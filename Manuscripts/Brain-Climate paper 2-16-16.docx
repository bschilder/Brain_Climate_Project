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0DC05D74"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w:t>
      </w:r>
      <w:r w:rsidR="00616D6C">
        <w:rPr>
          <w:rFonts w:ascii="Times New Roman" w:hAnsi="Times New Roman" w:cs="Times New Roman"/>
          <w:b/>
          <w:sz w:val="28"/>
          <w:szCs w:val="28"/>
        </w:rPr>
        <w:t xml:space="preserve">the evolutionary history of </w:t>
      </w:r>
      <w:r w:rsidR="00667F49">
        <w:rPr>
          <w:rFonts w:ascii="Times New Roman" w:hAnsi="Times New Roman" w:cs="Times New Roman"/>
          <w:b/>
          <w:sz w:val="28"/>
          <w:szCs w:val="28"/>
        </w:rPr>
        <w:t xml:space="preserve">brain size increase in </w:t>
      </w:r>
      <w:r>
        <w:rPr>
          <w:rFonts w:ascii="Times New Roman" w:hAnsi="Times New Roman" w:cs="Times New Roman"/>
          <w:b/>
          <w:sz w:val="28"/>
          <w:szCs w:val="28"/>
        </w:rPr>
        <w:t>some mammali</w:t>
      </w:r>
      <w:r w:rsidR="00801AC5">
        <w:rPr>
          <w:rFonts w:ascii="Times New Roman" w:hAnsi="Times New Roman" w:cs="Times New Roman"/>
          <w:b/>
          <w:sz w:val="28"/>
          <w:szCs w:val="28"/>
        </w:rPr>
        <w:t>an</w:t>
      </w:r>
      <w:r w:rsidR="00667F49">
        <w:rPr>
          <w:rFonts w:ascii="Times New Roman" w:hAnsi="Times New Roman" w:cs="Times New Roman"/>
          <w:b/>
          <w:sz w:val="28"/>
          <w:szCs w:val="28"/>
        </w:rPr>
        <w:t xml:space="preserve"> lineages</w:t>
      </w:r>
      <w:r w:rsidR="00616D6C">
        <w:rPr>
          <w:rFonts w:ascii="Times New Roman" w:hAnsi="Times New Roman" w:cs="Times New Roman"/>
          <w:b/>
          <w:sz w:val="28"/>
          <w:szCs w:val="28"/>
        </w:rPr>
        <w:t>,</w:t>
      </w:r>
      <w:r w:rsidR="00801AC5">
        <w:rPr>
          <w:rFonts w:ascii="Times New Roman" w:hAnsi="Times New Roman" w:cs="Times New Roman"/>
          <w:b/>
          <w:sz w:val="28"/>
          <w:szCs w:val="28"/>
        </w:rPr>
        <w:t xml:space="preserve">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38587B83"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proofErr w:type="gramStart"/>
      <w:r w:rsidR="005035CF">
        <w:rPr>
          <w:rFonts w:ascii="Times New Roman" w:hAnsi="Times New Roman" w:cs="Times New Roman"/>
          <w:vertAlign w:val="superscript"/>
        </w:rPr>
        <w:t>,3</w:t>
      </w:r>
      <w:proofErr w:type="gramEnd"/>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5035CF" w:rsidRDefault="00C5200D" w:rsidP="00A414D3">
      <w:pPr>
        <w:rPr>
          <w:rFonts w:ascii="Times New Roman" w:hAnsi="Times New Roman" w:cs="Times New Roman"/>
          <w:i/>
        </w:rPr>
      </w:pPr>
      <w:r w:rsidRPr="005035CF">
        <w:rPr>
          <w:rFonts w:ascii="Times New Roman" w:hAnsi="Times New Roman" w:cs="Times New Roman"/>
          <w:i/>
          <w:vertAlign w:val="superscript"/>
        </w:rPr>
        <w:t>1</w:t>
      </w:r>
      <w:r w:rsidR="005024D6" w:rsidRPr="005035CF">
        <w:rPr>
          <w:rFonts w:ascii="Times New Roman" w:hAnsi="Times New Roman" w:cs="Times New Roman"/>
          <w:i/>
        </w:rPr>
        <w:t>Department of Anthropology</w:t>
      </w:r>
      <w:r w:rsidR="00A414D3" w:rsidRPr="005035CF">
        <w:rPr>
          <w:rFonts w:ascii="Times New Roman" w:hAnsi="Times New Roman" w:cs="Times New Roman"/>
          <w:i/>
        </w:rPr>
        <w:t xml:space="preserve">, Center for Advanced Study of </w:t>
      </w:r>
      <w:r w:rsidRPr="005035CF">
        <w:rPr>
          <w:rFonts w:ascii="Times New Roman" w:hAnsi="Times New Roman" w:cs="Times New Roman"/>
          <w:i/>
        </w:rPr>
        <w:t>Human</w:t>
      </w:r>
      <w:r w:rsidR="00A414D3" w:rsidRPr="005035CF">
        <w:rPr>
          <w:rFonts w:ascii="Times New Roman" w:hAnsi="Times New Roman" w:cs="Times New Roman"/>
          <w:i/>
        </w:rPr>
        <w:t xml:space="preserve"> Paleobiology, </w:t>
      </w:r>
    </w:p>
    <w:p w14:paraId="37F066B8" w14:textId="3211C761" w:rsidR="00673927" w:rsidRPr="005035CF" w:rsidRDefault="0075029C" w:rsidP="005035CF">
      <w:pPr>
        <w:rPr>
          <w:rFonts w:ascii="Times New Roman" w:hAnsi="Times New Roman" w:cs="Times New Roman"/>
          <w:i/>
        </w:rPr>
      </w:pPr>
      <w:r w:rsidRPr="005035CF">
        <w:rPr>
          <w:rFonts w:ascii="Times New Roman" w:hAnsi="Times New Roman" w:cs="Times New Roman"/>
          <w:i/>
        </w:rPr>
        <w:t>The George Washington University</w:t>
      </w:r>
      <w:r w:rsidR="00A414D3" w:rsidRPr="005035CF">
        <w:rPr>
          <w:rFonts w:ascii="Times New Roman" w:hAnsi="Times New Roman" w:cs="Times New Roman"/>
          <w:i/>
        </w:rPr>
        <w:t>, USA</w:t>
      </w:r>
      <w:r w:rsidR="00673927" w:rsidRPr="005035CF">
        <w:rPr>
          <w:rFonts w:ascii="Times New Roman" w:hAnsi="Times New Roman" w:cs="Times New Roman"/>
          <w:i/>
        </w:rPr>
        <w:t xml:space="preserve"> </w:t>
      </w:r>
    </w:p>
    <w:p w14:paraId="554EE3BE" w14:textId="0FC015C8" w:rsidR="005035CF" w:rsidRPr="005035CF" w:rsidRDefault="005035CF" w:rsidP="005035CF">
      <w:pPr>
        <w:widowControl w:val="0"/>
        <w:autoSpaceDE w:val="0"/>
        <w:autoSpaceDN w:val="0"/>
        <w:adjustRightInd w:val="0"/>
        <w:rPr>
          <w:rFonts w:ascii="Times New Roman" w:eastAsia="Arial Unicode MS" w:hAnsi="Times New Roman" w:cs="Times New Roman"/>
          <w:i/>
          <w:color w:val="1A1A1A"/>
        </w:rPr>
      </w:pPr>
      <w:r w:rsidRPr="005035CF">
        <w:rPr>
          <w:rFonts w:ascii="Times New Roman" w:eastAsia="Arial Unicode MS" w:hAnsi="Times New Roman" w:cs="Times New Roman"/>
          <w:i/>
          <w:color w:val="1A1A1A"/>
          <w:vertAlign w:val="superscript"/>
        </w:rPr>
        <w:t>2</w:t>
      </w:r>
      <w:r w:rsidRPr="005035CF">
        <w:rPr>
          <w:rFonts w:ascii="Times New Roman" w:eastAsia="Arial Unicode MS" w:hAnsi="Times New Roman" w:cs="Times New Roman"/>
          <w:i/>
          <w:color w:val="1A1A1A"/>
        </w:rPr>
        <w:t xml:space="preserve">Departamento de </w:t>
      </w:r>
      <w:proofErr w:type="spellStart"/>
      <w:r w:rsidRPr="005035CF">
        <w:rPr>
          <w:rFonts w:ascii="Times New Roman" w:eastAsia="Arial Unicode MS" w:hAnsi="Times New Roman" w:cs="Times New Roman"/>
          <w:i/>
          <w:color w:val="1A1A1A"/>
        </w:rPr>
        <w:t>Antropología</w:t>
      </w:r>
      <w:proofErr w:type="spellEnd"/>
      <w:r w:rsidRPr="005035CF">
        <w:rPr>
          <w:rFonts w:ascii="Times New Roman" w:eastAsia="Arial Unicode MS" w:hAnsi="Times New Roman" w:cs="Times New Roman"/>
          <w:i/>
          <w:color w:val="1A1A1A"/>
        </w:rPr>
        <w:t>, Universidad de Chile, Santiago, Chile</w:t>
      </w:r>
    </w:p>
    <w:p w14:paraId="07AA81CC" w14:textId="048B968F" w:rsidR="0075029C" w:rsidRPr="005035CF" w:rsidRDefault="005035CF" w:rsidP="005035CF">
      <w:pPr>
        <w:rPr>
          <w:rFonts w:ascii="Times New Roman" w:hAnsi="Times New Roman" w:cs="Times New Roman"/>
          <w:i/>
        </w:rPr>
      </w:pPr>
      <w:r w:rsidRPr="005035CF">
        <w:rPr>
          <w:rFonts w:ascii="Times New Roman" w:eastAsia="Arial Unicode MS" w:hAnsi="Times New Roman" w:cs="Times New Roman"/>
          <w:i/>
          <w:color w:val="1A1A1A"/>
          <w:vertAlign w:val="superscript"/>
        </w:rPr>
        <w:t>3</w:t>
      </w:r>
      <w:r w:rsidRPr="005035CF">
        <w:rPr>
          <w:rFonts w:ascii="Times New Roman" w:eastAsia="Arial Unicode MS" w:hAnsi="Times New Roman" w:cs="Times New Roman"/>
          <w:i/>
          <w:color w:val="1A1A1A"/>
        </w:rPr>
        <w:t>Institute of Cognitive &amp; Evolutionary Anthropology, University of Oxford, UK</w:t>
      </w: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9"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116F5CB2" w:rsidR="00E62E16" w:rsidRPr="00862889" w:rsidRDefault="00CF2307" w:rsidP="0075029C">
      <w:pPr>
        <w:rPr>
          <w:rFonts w:ascii="Times New Roman" w:hAnsi="Times New Roman" w:cs="Times New Roman"/>
        </w:rPr>
      </w:pPr>
      <w:r>
        <w:rPr>
          <w:rFonts w:ascii="Times New Roman" w:hAnsi="Times New Roman" w:cs="Times New Roman"/>
          <w:i/>
        </w:rPr>
        <w:t>Key W</w:t>
      </w:r>
      <w:r w:rsidR="00E62E16" w:rsidRPr="00862889">
        <w:rPr>
          <w:rFonts w:ascii="Times New Roman" w:hAnsi="Times New Roman" w:cs="Times New Roman"/>
          <w:i/>
        </w:rPr>
        <w:t>ords</w:t>
      </w:r>
      <w:r w:rsidR="00E62E16" w:rsidRPr="00862889">
        <w:rPr>
          <w:rFonts w:ascii="Times New Roman" w:hAnsi="Times New Roman" w:cs="Times New Roman"/>
        </w:rPr>
        <w:t>:</w:t>
      </w:r>
      <w:r w:rsidR="00357F9B" w:rsidRPr="00862889">
        <w:rPr>
          <w:rFonts w:ascii="Times New Roman" w:hAnsi="Times New Roman" w:cs="Times New Roman"/>
        </w:rPr>
        <w:t xml:space="preserve">  </w:t>
      </w:r>
      <w:r w:rsidR="00E62E16" w:rsidRPr="00862889">
        <w:rPr>
          <w:rFonts w:ascii="Times New Roman" w:hAnsi="Times New Roman" w:cs="Times New Roman"/>
        </w:rPr>
        <w:t>Variability selection, brain evolut</w:t>
      </w:r>
      <w:r w:rsidR="007B3DFF">
        <w:rPr>
          <w:rFonts w:ascii="Times New Roman" w:hAnsi="Times New Roman" w:cs="Times New Roman"/>
        </w:rPr>
        <w:t>ion</w:t>
      </w:r>
      <w:r w:rsidR="00E62E16"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95608EE" w14:textId="3137172E" w:rsidR="00500E53" w:rsidRDefault="00E43AEF" w:rsidP="008D0DB5">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w:t>
      </w:r>
      <w:r w:rsidR="0039683A">
        <w:rPr>
          <w:rFonts w:ascii="Times New Roman" w:hAnsi="Times New Roman" w:cs="Times New Roman"/>
        </w:rPr>
        <w:t>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 xml:space="preserve">proposals </w:t>
      </w:r>
      <w:r w:rsidR="00620B1A">
        <w:rPr>
          <w:rFonts w:ascii="Times New Roman" w:hAnsi="Times New Roman" w:cs="Times New Roman"/>
        </w:rPr>
        <w:t xml:space="preserve">to explain the </w:t>
      </w:r>
      <w:r w:rsidR="00C3757C">
        <w:rPr>
          <w:rFonts w:ascii="Times New Roman" w:hAnsi="Times New Roman" w:cs="Times New Roman"/>
        </w:rPr>
        <w:t>underlying forces driving brain size increase</w:t>
      </w:r>
      <w:r w:rsidR="00F07232">
        <w:rPr>
          <w:rFonts w:ascii="Times New Roman" w:hAnsi="Times New Roman" w:cs="Times New Roman"/>
        </w:rPr>
        <w:t>, among them l</w:t>
      </w:r>
      <w:r w:rsidR="00C3757C">
        <w:rPr>
          <w:rFonts w:ascii="Times New Roman" w:hAnsi="Times New Roman" w:cs="Times New Roman"/>
        </w:rPr>
        <w:t>arge-scale changes in</w:t>
      </w:r>
      <w:r w:rsidR="003A2FE5">
        <w:rPr>
          <w:rFonts w:ascii="Times New Roman" w:hAnsi="Times New Roman" w:cs="Times New Roman"/>
        </w:rPr>
        <w:t xml:space="preserve"> climate.</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r w:rsidR="00F07232">
        <w:rPr>
          <w:rFonts w:ascii="Times New Roman" w:hAnsi="Times New Roman" w:cs="Times New Roman"/>
        </w:rPr>
        <w:t>t</w:t>
      </w:r>
      <w:r w:rsidR="00A6219F">
        <w:rPr>
          <w:rFonts w:ascii="Times New Roman" w:hAnsi="Times New Roman" w:cs="Times New Roman"/>
        </w:rPr>
        <w:t xml:space="preserve">rend, </w:t>
      </w:r>
      <w:r w:rsidR="00F07232">
        <w:rPr>
          <w:rFonts w:ascii="Times New Roman" w:hAnsi="Times New Roman" w:cs="Times New Roman"/>
        </w:rPr>
        <w:t>v</w:t>
      </w:r>
      <w:r w:rsidR="00A6219F">
        <w:rPr>
          <w:rFonts w:ascii="Times New Roman" w:hAnsi="Times New Roman" w:cs="Times New Roman"/>
        </w:rPr>
        <w:t xml:space="preserve">ariability, </w:t>
      </w:r>
      <w:r w:rsidR="00F07232">
        <w:rPr>
          <w:rFonts w:ascii="Times New Roman" w:hAnsi="Times New Roman" w:cs="Times New Roman"/>
        </w:rPr>
        <w:t>and r</w:t>
      </w:r>
      <w:r w:rsidR="00A6219F">
        <w:rPr>
          <w:rFonts w:ascii="Times New Roman" w:hAnsi="Times New Roman" w:cs="Times New Roman"/>
        </w:rPr>
        <w:t>ate</w:t>
      </w:r>
      <w:r w:rsidR="00EC3ACD">
        <w:rPr>
          <w:rFonts w:ascii="Times New Roman" w:hAnsi="Times New Roman" w:cs="Times New Roman"/>
        </w:rPr>
        <w:t xml:space="preserve">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w:t>
      </w:r>
      <w:r w:rsidR="00F07232">
        <w:rPr>
          <w:rFonts w:ascii="Times New Roman" w:hAnsi="Times New Roman" w:cs="Times New Roman"/>
        </w:rPr>
        <w:t>of</w:t>
      </w:r>
      <w:r w:rsidR="0044488D">
        <w:rPr>
          <w:rFonts w:ascii="Times New Roman" w:hAnsi="Times New Roman" w:cs="Times New Roman"/>
        </w:rPr>
        <w:t xml:space="preserve"> global cli</w:t>
      </w:r>
      <w:r w:rsidR="008D3FA0">
        <w:rPr>
          <w:rFonts w:ascii="Times New Roman" w:hAnsi="Times New Roman" w:cs="Times New Roman"/>
        </w:rPr>
        <w:t xml:space="preserve">matic </w:t>
      </w:r>
      <w:r w:rsidR="00F07232">
        <w:rPr>
          <w:rFonts w:ascii="Times New Roman" w:hAnsi="Times New Roman" w:cs="Times New Roman"/>
        </w:rPr>
        <w:t xml:space="preserve">influences </w:t>
      </w:r>
      <w:r w:rsidR="008D3FA0">
        <w:rPr>
          <w:rFonts w:ascii="Times New Roman" w:hAnsi="Times New Roman" w:cs="Times New Roman"/>
        </w:rPr>
        <w:t>o</w:t>
      </w:r>
      <w:r w:rsidR="00F07232">
        <w:rPr>
          <w:rFonts w:ascii="Times New Roman" w:hAnsi="Times New Roman" w:cs="Times New Roman"/>
        </w:rPr>
        <w:t>n</w:t>
      </w:r>
      <w:r w:rsidR="008D3FA0">
        <w:rPr>
          <w:rFonts w:ascii="Times New Roman" w:hAnsi="Times New Roman" w:cs="Times New Roman"/>
        </w:rPr>
        <w:t xml:space="preserve"> </w:t>
      </w:r>
      <w:r w:rsidR="00F07232">
        <w:rPr>
          <w:rFonts w:ascii="Times New Roman" w:hAnsi="Times New Roman" w:cs="Times New Roman"/>
        </w:rPr>
        <w:t>h</w:t>
      </w:r>
      <w:r w:rsidR="00B81E94">
        <w:rPr>
          <w:rFonts w:ascii="Times New Roman" w:hAnsi="Times New Roman" w:cs="Times New Roman"/>
        </w:rPr>
        <w:t>ominin</w:t>
      </w:r>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w:t>
      </w:r>
      <w:r w:rsidR="00F07232">
        <w:rPr>
          <w:rFonts w:ascii="Times New Roman" w:hAnsi="Times New Roman" w:cs="Times New Roman"/>
        </w:rPr>
        <w:t xml:space="preserve">finding </w:t>
      </w:r>
      <w:r w:rsidR="00160234">
        <w:rPr>
          <w:rFonts w:ascii="Times New Roman" w:hAnsi="Times New Roman" w:cs="Times New Roman"/>
        </w:rPr>
        <w:t xml:space="preserve">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Here we </w:t>
      </w:r>
      <w:r w:rsidR="00D1319B">
        <w:rPr>
          <w:rFonts w:ascii="Times New Roman" w:hAnsi="Times New Roman" w:cs="Times New Roman"/>
        </w:rPr>
        <w:t>investigated</w:t>
      </w:r>
      <w:r w:rsidR="001C6EDA">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F07232">
        <w:rPr>
          <w:rFonts w:ascii="Times New Roman" w:hAnsi="Times New Roman" w:cs="Times New Roman"/>
        </w:rPr>
        <w:t>trend</w:t>
      </w:r>
      <w:r w:rsidR="00A374BB">
        <w:rPr>
          <w:rFonts w:ascii="Times New Roman" w:hAnsi="Times New Roman" w:cs="Times New Roman"/>
        </w:rPr>
        <w:t xml:space="preserve">, </w:t>
      </w:r>
      <w:r w:rsidR="00F07232">
        <w:rPr>
          <w:rFonts w:ascii="Times New Roman" w:hAnsi="Times New Roman" w:cs="Times New Roman"/>
        </w:rPr>
        <w:t>v</w:t>
      </w:r>
      <w:r w:rsidR="00A374BB">
        <w:rPr>
          <w:rFonts w:ascii="Times New Roman" w:hAnsi="Times New Roman" w:cs="Times New Roman"/>
        </w:rPr>
        <w:t xml:space="preserve">ariability, and </w:t>
      </w:r>
      <w:r w:rsidR="00F07232">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B75EC8">
        <w:rPr>
          <w:rFonts w:ascii="Times New Roman" w:hAnsi="Times New Roman" w:cs="Times New Roman"/>
        </w:rPr>
        <w:t xml:space="preserve"> </w:t>
      </w:r>
      <w:r w:rsidR="003828E7">
        <w:rPr>
          <w:rFonts w:ascii="Times New Roman" w:hAnsi="Times New Roman" w:cs="Times New Roman"/>
        </w:rPr>
        <w:t xml:space="preserve">using a dataset </w:t>
      </w:r>
      <w:r w:rsidR="00D1319B">
        <w:rPr>
          <w:rFonts w:ascii="Times New Roman" w:hAnsi="Times New Roman" w:cs="Times New Roman"/>
        </w:rPr>
        <w:t xml:space="preserve">of </w:t>
      </w:r>
      <w:r w:rsidR="000E6F60">
        <w:rPr>
          <w:rFonts w:ascii="Times New Roman" w:hAnsi="Times New Roman" w:cs="Times New Roman"/>
        </w:rPr>
        <w:t>227</w:t>
      </w:r>
      <w:r w:rsidR="001C6EDA">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w:t>
      </w:r>
      <w:r w:rsidR="00555237">
        <w:rPr>
          <w:rFonts w:ascii="Times New Roman" w:hAnsi="Times New Roman" w:cs="Times New Roman"/>
        </w:rPr>
        <w:t>taxon</w:t>
      </w:r>
      <w:r w:rsidR="00F07232">
        <w:rPr>
          <w:rFonts w:ascii="Times New Roman" w:hAnsi="Times New Roman" w:cs="Times New Roman"/>
        </w:rPr>
        <w:t xml:space="preserve"> and</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reconstructed </w:t>
      </w:r>
      <w:r w:rsidR="00F07232">
        <w:rPr>
          <w:rFonts w:ascii="Times New Roman" w:hAnsi="Times New Roman" w:cs="Times New Roman"/>
        </w:rPr>
        <w:t xml:space="preserve">based on data </w:t>
      </w:r>
      <w:r w:rsidR="00D1319B">
        <w:rPr>
          <w:rFonts w:ascii="Times New Roman" w:hAnsi="Times New Roman" w:cs="Times New Roman"/>
        </w:rPr>
        <w:t xml:space="preserve">from extant </w:t>
      </w:r>
      <w:r w:rsidR="00F07232">
        <w:rPr>
          <w:rFonts w:ascii="Times New Roman" w:hAnsi="Times New Roman" w:cs="Times New Roman"/>
        </w:rPr>
        <w:t>taxa</w:t>
      </w:r>
      <w:r w:rsidR="00D1319B">
        <w:rPr>
          <w:rFonts w:ascii="Times New Roman" w:hAnsi="Times New Roman" w:cs="Times New Roman"/>
        </w:rPr>
        <w:t>.</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w:t>
      </w:r>
      <w:r w:rsidR="00F07232">
        <w:rPr>
          <w:rFonts w:ascii="Times New Roman" w:hAnsi="Times New Roman" w:cs="Times New Roman"/>
        </w:rPr>
        <w:t>particular lineages</w:t>
      </w:r>
      <w:r w:rsidR="0035464B">
        <w:rPr>
          <w:rFonts w:ascii="Times New Roman" w:hAnsi="Times New Roman" w:cs="Times New Roman"/>
        </w:rPr>
        <w:t xml:space="preserve">, </w:t>
      </w:r>
      <w:r w:rsidR="00F07232">
        <w:rPr>
          <w:rFonts w:ascii="Times New Roman" w:hAnsi="Times New Roman" w:cs="Times New Roman"/>
        </w:rPr>
        <w:t>h</w:t>
      </w:r>
      <w:r w:rsidR="001F73D7">
        <w:rPr>
          <w:rFonts w:ascii="Times New Roman" w:hAnsi="Times New Roman" w:cs="Times New Roman"/>
        </w:rPr>
        <w:t>o</w:t>
      </w:r>
      <w:bookmarkStart w:id="0" w:name="_GoBack"/>
      <w:bookmarkEnd w:id="0"/>
      <w:r w:rsidR="001F73D7">
        <w:rPr>
          <w:rFonts w:ascii="Times New Roman" w:hAnsi="Times New Roman" w:cs="Times New Roman"/>
        </w:rPr>
        <w:t xml:space="preserve">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w:t>
      </w:r>
      <w:r w:rsidR="00F07232">
        <w:rPr>
          <w:rFonts w:ascii="Times New Roman" w:hAnsi="Times New Roman" w:cs="Times New Roman"/>
        </w:rPr>
        <w:t>h</w:t>
      </w:r>
      <w:r w:rsidR="00722117">
        <w:rPr>
          <w:rFonts w:ascii="Times New Roman" w:hAnsi="Times New Roman" w:cs="Times New Roman"/>
        </w:rPr>
        <w:t>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F07232">
        <w:rPr>
          <w:rFonts w:ascii="Times New Roman" w:hAnsi="Times New Roman" w:cs="Times New Roman"/>
        </w:rPr>
        <w:t xml:space="preserve">to which </w:t>
      </w:r>
      <w:r w:rsidR="00AC3739">
        <w:rPr>
          <w:rFonts w:ascii="Times New Roman" w:hAnsi="Times New Roman" w:cs="Times New Roman"/>
        </w:rPr>
        <w:t>time ser</w:t>
      </w:r>
      <w:r w:rsidR="001F0FA8">
        <w:rPr>
          <w:rFonts w:ascii="Times New Roman" w:hAnsi="Times New Roman" w:cs="Times New Roman"/>
        </w:rPr>
        <w:t xml:space="preserve">ies data </w:t>
      </w:r>
      <w:r w:rsidR="00F07232">
        <w:rPr>
          <w:rFonts w:ascii="Times New Roman" w:hAnsi="Times New Roman" w:cs="Times New Roman"/>
        </w:rPr>
        <w:t>are</w:t>
      </w:r>
      <w:r w:rsidR="001F0FA8">
        <w:rPr>
          <w:rFonts w:ascii="Times New Roman" w:hAnsi="Times New Roman" w:cs="Times New Roman"/>
        </w:rPr>
        <w:t xml:space="preserve"> highly susceptible</w:t>
      </w:r>
      <w:r w:rsidR="0035464B">
        <w:rPr>
          <w:rFonts w:ascii="Times New Roman" w:hAnsi="Times New Roman" w:cs="Times New Roman"/>
        </w:rPr>
        <w:t>.</w:t>
      </w:r>
    </w:p>
    <w:p w14:paraId="0E83B0DE" w14:textId="6D24F203" w:rsidR="00CD7DF2" w:rsidRDefault="00CD7DF2" w:rsidP="008D0DB5">
      <w:pPr>
        <w:rPr>
          <w:rFonts w:ascii="Times New Roman" w:hAnsi="Times New Roman" w:cs="Times New Roman"/>
        </w:rPr>
      </w:pPr>
      <w:proofErr w:type="gramStart"/>
      <w:r w:rsidRPr="00CD7DF2">
        <w:rPr>
          <w:rFonts w:ascii="Times New Roman" w:hAnsi="Times New Roman" w:cs="Times New Roman"/>
          <w:highlight w:val="cyan"/>
        </w:rPr>
        <w:t>200 word</w:t>
      </w:r>
      <w:proofErr w:type="gramEnd"/>
      <w:r w:rsidRPr="00CD7DF2">
        <w:rPr>
          <w:rFonts w:ascii="Times New Roman" w:hAnsi="Times New Roman" w:cs="Times New Roman"/>
          <w:highlight w:val="cyan"/>
        </w:rPr>
        <w:t xml:space="preserve"> limit!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09E3C0B3" w14:textId="75521050" w:rsidR="0002233C" w:rsidRDefault="00064EA1" w:rsidP="0002233C">
      <w:pPr>
        <w:rPr>
          <w:rFonts w:ascii="Times New Roman" w:hAnsi="Times New Roman" w:cs="Times New Roman"/>
        </w:rPr>
      </w:pPr>
      <w:r>
        <w:rPr>
          <w:rFonts w:ascii="Times New Roman" w:hAnsi="Times New Roman" w:cs="Times New Roman"/>
        </w:rPr>
        <w:tab/>
      </w:r>
      <w:r w:rsidR="004437A6">
        <w:rPr>
          <w:rFonts w:ascii="Times New Roman" w:hAnsi="Times New Roman" w:cs="Times New Roman"/>
        </w:rPr>
        <w:t xml:space="preserve">Since the divergence of </w:t>
      </w:r>
      <w:r w:rsidR="00655A7B">
        <w:rPr>
          <w:rFonts w:ascii="Times New Roman" w:hAnsi="Times New Roman" w:cs="Times New Roman"/>
        </w:rPr>
        <w:t>h</w:t>
      </w:r>
      <w:r w:rsidR="00A41265">
        <w:rPr>
          <w:rFonts w:ascii="Times New Roman" w:hAnsi="Times New Roman" w:cs="Times New Roman"/>
        </w:rPr>
        <w:t>ominin</w:t>
      </w:r>
      <w:r w:rsidR="004437A6">
        <w:rPr>
          <w:rFonts w:ascii="Times New Roman" w:hAnsi="Times New Roman" w:cs="Times New Roman"/>
        </w:rPr>
        <w:t xml:space="preserve">s from </w:t>
      </w:r>
      <w:r w:rsidR="00493F72">
        <w:rPr>
          <w:rFonts w:ascii="Times New Roman" w:hAnsi="Times New Roman" w:cs="Times New Roman"/>
        </w:rPr>
        <w:t xml:space="preserve">the genus </w:t>
      </w:r>
      <w:r w:rsidR="00493F72" w:rsidRPr="00493F72">
        <w:rPr>
          <w:rFonts w:ascii="Times New Roman" w:hAnsi="Times New Roman" w:cs="Times New Roman"/>
          <w:i/>
        </w:rPr>
        <w:t>Pan</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sidR="004437A6">
        <w:rPr>
          <w:rFonts w:ascii="Times New Roman" w:hAnsi="Times New Roman" w:cs="Times New Roman"/>
        </w:rPr>
        <w:t xml:space="preserve">, our lineage has undergone a massive expansion in brain size, such that </w:t>
      </w:r>
      <w:r w:rsidR="00655A7B">
        <w:rPr>
          <w:rFonts w:ascii="Times New Roman" w:hAnsi="Times New Roman" w:cs="Times New Roman"/>
        </w:rPr>
        <w:t xml:space="preserve">modern </w:t>
      </w:r>
      <w:r w:rsidR="004437A6">
        <w:rPr>
          <w:rFonts w:ascii="Times New Roman" w:hAnsi="Times New Roman" w:cs="Times New Roman"/>
        </w:rPr>
        <w:t>humans have brains that are over three times</w:t>
      </w:r>
      <w:r w:rsidR="00CE1B6A">
        <w:rPr>
          <w:rFonts w:ascii="Times New Roman" w:hAnsi="Times New Roman" w:cs="Times New Roman"/>
        </w:rPr>
        <w:t xml:space="preserve"> larger than </w:t>
      </w:r>
      <w:r w:rsidR="004437A6">
        <w:rPr>
          <w:rFonts w:ascii="Times New Roman" w:hAnsi="Times New Roman" w:cs="Times New Roman"/>
        </w:rPr>
        <w:t xml:space="preserve">those of </w:t>
      </w:r>
      <w:r w:rsidR="00C02CF7">
        <w:rPr>
          <w:rFonts w:ascii="Times New Roman" w:hAnsi="Times New Roman" w:cs="Times New Roman"/>
        </w:rPr>
        <w:t>the other great apes</w:t>
      </w:r>
      <w:r w:rsidR="00C02CF7">
        <w:rPr>
          <w:rFonts w:ascii="Times New Roman" w:hAnsi="Times New Roman" w:cs="Times New Roman"/>
          <w:i/>
        </w:rPr>
        <w:t xml:space="preserve">, </w:t>
      </w:r>
      <w:r w:rsidR="00C02CF7">
        <w:rPr>
          <w:rFonts w:ascii="Times New Roman" w:hAnsi="Times New Roman" w:cs="Times New Roman"/>
        </w:rPr>
        <w:t>our closest extant relatives</w:t>
      </w:r>
      <w:r w:rsidR="00BC37DF">
        <w:rPr>
          <w:rFonts w:ascii="Times New Roman" w:hAnsi="Times New Roman" w:cs="Times New Roman"/>
        </w:rPr>
        <w:t xml:space="preserve"> </w:t>
      </w:r>
      <w:r w:rsidR="009D6D1A">
        <w:rPr>
          <w:rFonts w:ascii="Times New Roman" w:hAnsi="Times New Roman" w:cs="Times New Roman"/>
          <w:i/>
        </w:rPr>
        <w:fldChar w:fldCharType="begin"/>
      </w:r>
      <w:r w:rsidR="008C793A">
        <w:rPr>
          <w:rFonts w:ascii="Times New Roman" w:hAnsi="Times New Roman" w:cs="Times New Roman"/>
          <w:i/>
        </w:rPr>
        <w:instrText xml:space="preserve"> ADDIN PAPERS2_CITATIONS &lt;citation&gt;&lt;uuid&gt;C1E54D60-E256-4BFB-9702-830E7193D8BB&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citekey&gt;Klein:2009wo&lt;/citekey&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citekey&gt;Schwartz:2004uv&lt;/citekey&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AE11FB">
        <w:rPr>
          <w:rFonts w:ascii="Times New Roman" w:hAnsi="Times New Roman" w:cs="Times New Roman"/>
        </w:rPr>
        <w:t>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589FA308-2DB2-4CAB-817D-3D71EF5A18A6&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458264EA" w:rsidR="00582C3B" w:rsidRDefault="00A7063B" w:rsidP="009C1A90">
      <w:pPr>
        <w:ind w:firstLine="720"/>
        <w:rPr>
          <w:rFonts w:ascii="Times New Roman" w:hAnsi="Times New Roman" w:cs="Times New Roman"/>
        </w:rPr>
      </w:pPr>
      <w:r>
        <w:rPr>
          <w:rFonts w:ascii="Times New Roman" w:hAnsi="Times New Roman" w:cs="Times New Roman"/>
        </w:rPr>
        <w:t xml:space="preserve">While the precise </w:t>
      </w:r>
      <w:r w:rsidR="00655A7B">
        <w:rPr>
          <w:rFonts w:ascii="Times New Roman" w:hAnsi="Times New Roman" w:cs="Times New Roman"/>
        </w:rPr>
        <w:t xml:space="preserve">causes of evolutionary </w:t>
      </w:r>
      <w:r>
        <w:rPr>
          <w:rFonts w:ascii="Times New Roman" w:hAnsi="Times New Roman" w:cs="Times New Roman"/>
        </w:rPr>
        <w:t>brain</w:t>
      </w:r>
      <w:r w:rsidR="00655A7B">
        <w:rPr>
          <w:rFonts w:ascii="Times New Roman" w:hAnsi="Times New Roman" w:cs="Times New Roman"/>
        </w:rPr>
        <w:t xml:space="preserve"> enlargement</w:t>
      </w:r>
      <w:r w:rsidR="00697889">
        <w:rPr>
          <w:rFonts w:ascii="Times New Roman" w:hAnsi="Times New Roman" w:cs="Times New Roman"/>
        </w:rPr>
        <w:t xml:space="preserve"> remain unclear, many hypothese</w:t>
      </w:r>
      <w:r>
        <w:rPr>
          <w:rFonts w:ascii="Times New Roman" w:hAnsi="Times New Roman" w:cs="Times New Roman"/>
        </w:rPr>
        <w:t xml:space="preserve">s revolve around </w:t>
      </w:r>
      <w:r w:rsidR="000E69C4">
        <w:rPr>
          <w:rFonts w:ascii="Times New Roman" w:hAnsi="Times New Roman" w:cs="Times New Roman"/>
        </w:rPr>
        <w:t>enhanced cognitive</w:t>
      </w:r>
      <w:r w:rsidR="00B6694B">
        <w:rPr>
          <w:rFonts w:ascii="Times New Roman" w:hAnsi="Times New Roman" w:cs="Times New Roman"/>
        </w:rPr>
        <w:t xml:space="preserve"> </w:t>
      </w:r>
      <w:r w:rsidR="00655A7B">
        <w:rPr>
          <w:rFonts w:ascii="Times New Roman" w:hAnsi="Times New Roman" w:cs="Times New Roman"/>
        </w:rPr>
        <w:t xml:space="preserve">flexibility </w:t>
      </w:r>
      <w:r w:rsidR="007F223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31301F3E-7458-437C-B2E6-1555AB005201&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uuid&gt;3495A43A-CB05-4D31-A1B3-83776C009AF7&lt;/uuid&gt;&lt;volume&gt;5&lt;/volume&gt;&lt;doi&gt;10.1098/rspb.2006.3765&lt;/doi&gt;&lt;startpage&gt;130&lt;/startpage&gt;&lt;publication_date&gt;99200902231200000000222000&lt;/publication_date&gt;&lt;url&gt;http://rsbl.royalsocietypublishing.org/cgi/doi/10.1098/rsbl.2008.0621&lt;/url&gt;&lt;citekey&gt;Sol:2009gb&lt;/citekey&gt;&lt;type&gt;400&lt;/type&gt;&lt;title&gt;Revisiting the cognitive buffer hypothesis for the evolution of large brains&lt;/title&gt;&lt;number&gt;1&lt;/number&gt;&lt;subtype&gt;400&lt;/subtype&gt;&lt;endpage&gt;133&lt;/endpage&gt;&lt;bundle&gt;&lt;publication&gt;&lt;title&gt;Biology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uuid&gt;53B0B958-38AC-4D31-A5A7-EC49C16BD3F4&lt;/uuid&gt;&lt;volume&gt;1156&lt;/volume&gt;&lt;doi&gt;10.1111/j.1749-6632.2009.04421.x&lt;/doi&gt;&lt;startpage&gt;44&lt;/startpage&gt;&lt;publication_date&gt;99200903001200000000220000&lt;/publication_date&gt;&lt;url&gt;http://eutils.ncbi.nlm.nih.gov/entrez/eutils/elink.fcgi?dbfrom=pubmed&amp;amp;id=19338502&amp;amp;retmode=ref&amp;amp;cmd=prlinks&lt;/url&gt;&lt;citekey&gt;Krubitzer:2009fb&lt;/citekey&gt;&lt;type&gt;400&lt;/type&gt;&lt;title&gt;In search of a unifying theory of complex brain evolution.&lt;/title&gt;&lt;institution&gt;Center for Neuroscience and Department of Psychology, University of California-Davis, Davis, California 95618, USA. lakrubitzer@ucdavis.edu&lt;/institution&gt;&lt;subtype&gt;400&lt;/subtype&gt;&lt;endpage&gt;67&lt;/endpage&gt;&lt;bundle&gt;&lt;publication&gt;&lt;title&gt;Annals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B922EAB6-D37B-4D07-9D31-5E324BB81E3B&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citekey&gt;Broadhurst:1998wc&lt;/citekey&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uuid&gt;9FF0C61C-0D61-4296-8F79-BFD7EEE39A82&lt;/uuid&gt;&lt;volume&gt;74&lt;/volume&gt;&lt;doi&gt;10.1101/sqb.2009.74.019&lt;/doi&gt;&lt;startpage&gt;427&lt;/startpage&gt;&lt;publication_date&gt;99201006211200000000222000&lt;/publication_date&gt;&lt;url&gt;http://pubget.com/site/paper/19843593?institution=&lt;/url&gt;&lt;citekey&gt;Carmody:2010ki&lt;/citekey&gt;&lt;type&gt;400&lt;/type&gt;&lt;title&gt;Cooking and the Human Commitment to a High-quality Diet&lt;/title&gt;&lt;number&gt;0&lt;/number&gt;&lt;subtype&gt;400&lt;/subtype&gt;&lt;endpage&gt;434&lt;/endpage&gt;&lt;bundle&gt;&lt;publication&gt;&lt;title&gt;Cold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655A7B">
        <w:rPr>
          <w:rFonts w:ascii="Times New Roman" w:hAnsi="Times New Roman" w:cs="Times New Roman"/>
        </w:rPr>
        <w:t>navigation of</w:t>
      </w:r>
      <w:r w:rsidR="00B6694B">
        <w:rPr>
          <w:rFonts w:ascii="Times New Roman" w:hAnsi="Times New Roman" w:cs="Times New Roman"/>
        </w:rPr>
        <w:t xml:space="preserve">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F65BF77-D59D-45F4-96CA-5EE9B47F5670&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citekey&gt;Shultz:2007bj&lt;/citekey&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DC59C1D8-2117-4302-A211-D81F28A3B1F8&lt;/uuid&gt;&lt;volume&gt;6&lt;/volume&gt;&lt;doi&gt;10.1080/03014460902960289&lt;/doi&gt;&lt;startpage&gt;178&lt;/startpage&gt;&lt;publication_date&gt;99199800001200000000200000&lt;/publication_date&gt;&lt;url&gt;http://eutils.ncbi.nlm.nih.gov/entrez/eutils/elink.fcgi?dbfrom=pubmed&amp;amp;id=19575315&amp;amp;retmode=ref&amp;amp;cmd=prlinks&lt;/url&gt;&lt;citekey&gt;Dunbar:1998bi&lt;/citekey&gt;&lt;type&gt;400&lt;/type&gt;&lt;title&gt;The Social Brain Hypothesis&lt;/title&gt;&lt;number&gt;5&lt;/number&gt;&lt;subtype&gt;400&lt;/subtype&gt;&lt;endpage&gt;190&lt;/endpage&gt;&lt;bundle&gt;&lt;publication&gt;&lt;title&gt;Evolutionary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w:t>
      </w:r>
      <w:r w:rsidR="00655A7B">
        <w:rPr>
          <w:rFonts w:ascii="Times New Roman" w:hAnsi="Times New Roman" w:cs="Times New Roman"/>
        </w:rPr>
        <w:t>a cause</w:t>
      </w:r>
      <w:r w:rsidR="008F682D">
        <w:rPr>
          <w:rFonts w:ascii="Times New Roman" w:hAnsi="Times New Roman" w:cs="Times New Roman"/>
        </w:rPr>
        <w:t xml:space="preserve"> </w:t>
      </w:r>
      <w:r w:rsidR="00655A7B">
        <w:rPr>
          <w:rFonts w:ascii="Times New Roman" w:hAnsi="Times New Roman" w:cs="Times New Roman"/>
        </w:rPr>
        <w:t xml:space="preserve">of </w:t>
      </w:r>
      <w:r w:rsidR="008F682D">
        <w:rPr>
          <w:rFonts w:ascii="Times New Roman" w:hAnsi="Times New Roman" w:cs="Times New Roman"/>
        </w:rPr>
        <w:t>brain evolution.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03231965-0B38-4A08-939F-C7928549FA53&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5E08C497-B8D7-4833-BFDF-D2AEE1DF79C0&lt;/uuid&gt;&lt;volume&gt;311&lt;/volume&gt;&lt;doi&gt;10.1126/science.1116051&lt;/doi&gt;&lt;startpage&gt;476&lt;/startpage&gt;&lt;publication_date&gt;99200601271200000000222000&lt;/publication_date&gt;&lt;url&gt;http://www.sciencemag.org/cgi/doi/10.1126/science.1116051&lt;/url&gt;&lt;citekey&gt;Behrensmeyer:2006cp&lt;/citekey&gt;&lt;type&gt;400&lt;/type&gt;&lt;title&gt;ATMOSPHERE: Climate Change and Human Evolution&lt;/title&gt;&lt;number&gt;5760&lt;/number&gt;&lt;subtype&gt;400&lt;/subtype&gt;&lt;endpage&gt;478&lt;/endpage&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DFA536C-D0D9-458C-A6EB-E5D38615BFEA&lt;/uuid&gt;&lt;priority&gt;6&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1C6EAD10-9621-4018-8F23-436FAF88B940&lt;/uuid&gt;&lt;volume&gt;55&lt;/volume&gt;&lt;doi&gt;10.1086/674530&lt;/doi&gt;&lt;startpage&gt;59&lt;/startpage&gt;&lt;publication_date&gt;99201402001200000000220000&lt;/publication_date&gt;&lt;url&gt;http://www.jstor.org/stable/info/10.1086/674530&lt;/url&gt;&lt;citekey&gt;DominguezRodrigo:2014iu&lt;/citekey&gt;&lt;type&gt;400&lt;/type&gt;&lt;title&gt;Is the “Savanna Hypothesis” a Dead Concept for Explaining the Emergence of the Earliest Hominins?&lt;/title&gt;&lt;number&gt;1&lt;/number&gt;&lt;subtype&gt;400&lt;/subtype&gt;&lt;endpage&gt;81&lt;/endpage&gt;&lt;bundle&gt;&lt;publication&gt;&lt;publisher&gt;The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1DD9D38-1FCD-4D07-8B6A-374CE146130D&lt;/uuid&gt;&lt;priority&gt;7&lt;/priority&gt;&lt;publications&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C0B9B962-1DAD-4B71-BAD4-FA6FC7572566&lt;/uuid&gt;&lt;volume&gt;53&lt;/volume&gt;&lt;doi&gt;10.1016/j.jhevol.2006.12.009&lt;/doi&gt;&lt;startpage&gt;475&lt;/startpage&gt;&lt;publication_date&gt;99200711001200000000220000&lt;/publication_date&gt;&lt;url&gt;http://linkinghub.elsevier.com/retrieve/pii/S0047248407001522&lt;/url&gt;&lt;citekey&gt;Trauth:2007kt&lt;/citekey&gt;&lt;type&gt;400&lt;/type&gt;&lt;title&gt;High- and low-latitude forcing of Plio-Pleistocene East African climate and human evolution&lt;/title&gt;&lt;number&gt;5&lt;/number&gt;&lt;subtype&gt;400&lt;/subtype&gt;&lt;endpage&gt;486&lt;/endpage&gt;&lt;bundle&gt;&lt;publication&gt;&lt;publisher&gt;Elsevier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uuid&gt;2115FA80-6378-418F-B46C-0024F1DECC31&lt;/uuid&gt;&lt;volume&gt;29&lt;/volume&gt;&lt;doi&gt;10.1016/j.quascirev.2010.07.007&lt;/doi&gt;&lt;startpage&gt;2981&lt;/startpage&gt;&lt;publication_date&gt;99201011001200000000220000&lt;/publication_date&gt;&lt;url&gt;http://linkinghub.elsevier.com/retrieve/pii/S0277379110002581&lt;/url&gt;&lt;citekey&gt;Trauth:2010dq&lt;/citekey&gt;&lt;type&gt;400&lt;/type&gt;&lt;title&gt;Human evolution in a variable environment: the amplifier lakes of Eastern Africa&lt;/title&gt;&lt;number&gt;23-24&lt;/number&gt;&lt;subtype&gt;400&lt;/subtype&gt;&lt;endpage&gt;2988&lt;/endpage&gt;&lt;bundle&gt;&lt;publication&gt;&lt;publisher&gt;Elsevier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citekey&gt;Maslin:2014gs&lt;/citekey&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20B5E03F-8777-47C4-965C-7E66584B8F30&lt;/uuid&gt;&lt;volume&gt;42&lt;/volume&gt;&lt;doi&gt;10.1006/jhev.2001.0535&lt;/doi&gt;&lt;startpage&gt;475&lt;/startpage&gt;&lt;publication_date&gt;99200204001200000000220000&lt;/publication_date&gt;&lt;url&gt;http://linkinghub.elsevier.com/retrieve/pii/S0047248401905354&lt;/url&gt;&lt;citekey&gt;Bobe:2002ho&lt;/citekey&gt;&lt;type&gt;400&lt;/type&gt;&lt;title&gt;Faunal change, environmental variability and late Pliocene hominin evolution&lt;/title&gt;&lt;number&gt;4&lt;/number&gt;&lt;subtype&gt;400&lt;/subtype&gt;&lt;endpage&gt;497&lt;/endpage&gt;&lt;bundle&gt;&lt;publication&gt;&lt;publisher&gt;Elsevier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 xml:space="preserve">(Potts, 1996; 1998a; Bobe et al., 2002; </w:t>
      </w:r>
      <w:r w:rsidR="00D45F4E">
        <w:rPr>
          <w:rFonts w:ascii="Times New Roman" w:hAnsi="Times New Roman" w:cs="Times New Roman"/>
        </w:rPr>
        <w:lastRenderedPageBreak/>
        <w:t>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w:t>
      </w:r>
      <w:r w:rsidR="00655A7B">
        <w:rPr>
          <w:rFonts w:ascii="Times New Roman" w:hAnsi="Times New Roman" w:cs="Times New Roman"/>
        </w:rPr>
        <w:t>may influence</w:t>
      </w:r>
      <w:r w:rsidR="00A614A6">
        <w:rPr>
          <w:rFonts w:ascii="Times New Roman" w:hAnsi="Times New Roman" w:cs="Times New Roman"/>
        </w:rPr>
        <w:t xml:space="preserve"> some species to become more versatile and thus </w:t>
      </w:r>
      <w:r w:rsidR="00655A7B">
        <w:rPr>
          <w:rFonts w:ascii="Times New Roman" w:hAnsi="Times New Roman" w:cs="Times New Roman"/>
        </w:rPr>
        <w:t xml:space="preserve">to </w:t>
      </w:r>
      <w:r w:rsidR="00A614A6">
        <w:rPr>
          <w:rFonts w:ascii="Times New Roman" w:hAnsi="Times New Roman" w:cs="Times New Roman"/>
        </w:rPr>
        <w:t>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655A7B">
        <w:rPr>
          <w:rFonts w:ascii="Times New Roman" w:hAnsi="Times New Roman" w:cs="Times New Roman"/>
        </w:rPr>
        <w:t>h</w:t>
      </w:r>
      <w:r w:rsidR="00A41265">
        <w:rPr>
          <w:rFonts w:ascii="Times New Roman" w:hAnsi="Times New Roman" w:cs="Times New Roman"/>
        </w:rPr>
        <w:t>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brains capable of enhanced behavioral plasticity </w:t>
      </w:r>
      <w:r w:rsidR="00A614A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B79F263-9089-43A3-BE92-6DA8C3C2BF3D&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 xml:space="preserve">have </w:t>
      </w:r>
      <w:r w:rsidR="00655A7B">
        <w:rPr>
          <w:rFonts w:ascii="Times New Roman" w:hAnsi="Times New Roman" w:cs="Times New Roman"/>
        </w:rPr>
        <w:t xml:space="preserve">suggested </w:t>
      </w:r>
      <w:r w:rsidR="00E929C2">
        <w:rPr>
          <w:rFonts w:ascii="Times New Roman" w:hAnsi="Times New Roman" w:cs="Times New Roman"/>
        </w:rPr>
        <w:t>the</w:t>
      </w:r>
      <w:r w:rsidR="00DD1435">
        <w:rPr>
          <w:rFonts w:ascii="Times New Roman" w:hAnsi="Times New Roman" w:cs="Times New Roman"/>
        </w:rPr>
        <w:t xml:space="preserve"> rapidity at which climate change occurs </w:t>
      </w:r>
      <w:r w:rsidR="00655A7B">
        <w:rPr>
          <w:rFonts w:ascii="Times New Roman" w:hAnsi="Times New Roman" w:cs="Times New Roman"/>
        </w:rPr>
        <w:t xml:space="preserve">may be </w:t>
      </w:r>
      <w:r w:rsidR="00DD1435">
        <w:rPr>
          <w:rFonts w:ascii="Times New Roman" w:hAnsi="Times New Roman" w:cs="Times New Roman"/>
        </w:rPr>
        <w:t>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&lt;citation&gt;&lt;uuid&gt;7DBCDF2A-BC4C-4357-889C-CEDC5F6274F9&lt;/uuid&gt;&lt;priority&gt;9&lt;/priority&gt;&lt;publications&gt;&lt;publication&gt;&lt;publication_date&gt;99199500001200000000200000&lt;/publication_date&gt;&lt;title&gt;The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citekey&gt;Vrba:1993vj&lt;/citekey&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7977B46B"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environment at the level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1444D343-B922-40F6-9648-1D1C2652466D&lt;/uuid&gt;&lt;priority&gt;10&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citekey&gt;Maslin:2007jr&lt;/citekey&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33ABEE8D" w14:textId="70ACD264" w:rsidR="007E06FE" w:rsidRDefault="00064EA1" w:rsidP="008B704A">
      <w:pPr>
        <w:rPr>
          <w:rFonts w:ascii="Times New Roman" w:hAnsi="Times New Roman" w:cs="Times New Roman"/>
        </w:rPr>
      </w:pPr>
      <w:r>
        <w:rPr>
          <w:rFonts w:ascii="Times New Roman" w:hAnsi="Times New Roman"/>
        </w:rPr>
        <w:tab/>
      </w:r>
      <w:r w:rsidR="00093736">
        <w:rPr>
          <w:rFonts w:ascii="Times New Roman" w:hAnsi="Times New Roman"/>
        </w:rPr>
        <w:t xml:space="preserve">While there have been numerous </w:t>
      </w:r>
      <w:r w:rsidR="002E7CA4">
        <w:rPr>
          <w:rFonts w:ascii="Times New Roman" w:hAnsi="Times New Roman"/>
        </w:rPr>
        <w:t>claims</w:t>
      </w:r>
      <w:r w:rsidR="00093736">
        <w:rPr>
          <w:rFonts w:ascii="Times New Roman" w:hAnsi="Times New Roman"/>
        </w:rPr>
        <w:t xml:space="preserve"> of a relationship between </w:t>
      </w:r>
      <w:r>
        <w:rPr>
          <w:rFonts w:ascii="Times New Roman" w:hAnsi="Times New Roman"/>
        </w:rPr>
        <w:t>h</w:t>
      </w:r>
      <w:r w:rsidR="00A41265">
        <w:rPr>
          <w:rFonts w:ascii="Times New Roman" w:hAnsi="Times New Roman"/>
        </w:rPr>
        <w:t>ominin</w:t>
      </w:r>
      <w:r w:rsidR="00093736">
        <w:rPr>
          <w:rFonts w:ascii="Times New Roman" w:hAnsi="Times New Roman"/>
        </w:rPr>
        <w:t xml:space="preserve"> brain size and climate </w:t>
      </w:r>
      <w:r w:rsidR="006241DC">
        <w:rPr>
          <w:rFonts w:ascii="Times New Roman" w:hAnsi="Times New Roman"/>
        </w:rPr>
        <w:fldChar w:fldCharType="begin"/>
      </w:r>
      <w:r w:rsidR="008C793A">
        <w:rPr>
          <w:rFonts w:ascii="Times New Roman" w:hAnsi="Times New Roman"/>
        </w:rPr>
        <w:instrText xml:space="preserve"> ADDIN PAPERS2_CITATIONS &lt;citation&gt;&lt;uuid&gt;53257170-5008-4593-9402-03FA65AFD712&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citekey&gt;Shultz:2013ii&lt;/citekey&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8C793A">
        <w:rPr>
          <w:rFonts w:ascii="Times New Roman" w:hAnsi="Times New Roman"/>
        </w:rPr>
        <w:instrText xml:space="preserve"> ADDIN PAPERS2_CITATIONS &lt;citation&gt;&lt;uuid&gt;5967ADD0-D08D-4E49-A9A5-5A7E826F737B&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w:t>
      </w:r>
      <w:r>
        <w:rPr>
          <w:rFonts w:ascii="Times New Roman" w:hAnsi="Times New Roman"/>
        </w:rPr>
        <w:t>examined</w:t>
      </w:r>
      <w:r w:rsidR="00664943">
        <w:rPr>
          <w:rFonts w:ascii="Times New Roman" w:hAnsi="Times New Roman"/>
        </w:rPr>
        <w:t xml:space="preserve"> </w:t>
      </w:r>
      <w:r>
        <w:rPr>
          <w:rFonts w:ascii="Times New Roman" w:hAnsi="Times New Roman"/>
        </w:rPr>
        <w:t xml:space="preserve">the relationship between </w:t>
      </w:r>
      <w:r w:rsidR="00664943">
        <w:rPr>
          <w:rFonts w:ascii="Times New Roman" w:hAnsi="Times New Roman"/>
        </w:rPr>
        <w:t>brain</w:t>
      </w:r>
      <w:r>
        <w:rPr>
          <w:rFonts w:ascii="Times New Roman" w:hAnsi="Times New Roman"/>
        </w:rPr>
        <w:t xml:space="preserve"> evolution and </w:t>
      </w:r>
      <w:r w:rsidR="00664943">
        <w:rPr>
          <w:rFonts w:ascii="Times New Roman" w:hAnsi="Times New Roman"/>
        </w:rPr>
        <w:t>climate</w:t>
      </w:r>
      <w:r>
        <w:rPr>
          <w:rFonts w:ascii="Times New Roman" w:hAnsi="Times New Roman"/>
        </w:rPr>
        <w:t xml:space="preserve">, finding </w:t>
      </w:r>
      <w:r w:rsidR="00895789">
        <w:rPr>
          <w:rFonts w:ascii="Times New Roman" w:hAnsi="Times New Roman"/>
        </w:rPr>
        <w:t xml:space="preserve">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Pr>
          <w:rFonts w:ascii="Times New Roman" w:hAnsi="Times New Roman"/>
        </w:rPr>
        <w:t>h</w:t>
      </w:r>
      <w:r w:rsidR="00A41265">
        <w:rPr>
          <w:rFonts w:ascii="Times New Roman" w:hAnsi="Times New Roman"/>
        </w:rPr>
        <w:t>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w:t>
      </w:r>
      <w:r>
        <w:rPr>
          <w:rFonts w:ascii="Times New Roman" w:hAnsi="Times New Roman"/>
        </w:rPr>
        <w:t>a</w:t>
      </w:r>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8C793A">
        <w:rPr>
          <w:rFonts w:ascii="Times New Roman" w:hAnsi="Times New Roman"/>
        </w:rPr>
        <w:instrText xml:space="preserve"> ADDIN PAPERS2_CITATIONS &lt;citation&gt;&lt;uuid&gt;3BAEA2FD-D1EC-4788-B852-C2FEFF9A4602&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8C793A">
        <w:rPr>
          <w:rFonts w:ascii="Times New Roman" w:hAnsi="Times New Roman"/>
        </w:rPr>
        <w:instrText xml:space="preserve"> ADDIN PAPERS2_CITATIONS &lt;citation&gt;&lt;uuid&gt;1D0F23D1-D3A4-404B-9E4B-3C7D46FA226E&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r w:rsidR="00962C11">
        <w:rPr>
          <w:rFonts w:ascii="Times New Roman" w:hAnsi="Times New Roman"/>
        </w:rPr>
        <w:t>h</w:t>
      </w:r>
      <w:r w:rsidR="00A41265">
        <w:rPr>
          <w:rFonts w:ascii="Times New Roman" w:hAnsi="Times New Roman"/>
        </w:rPr>
        <w:t>ominin</w:t>
      </w:r>
      <w:r w:rsidR="007B49BC">
        <w:rPr>
          <w:rFonts w:ascii="Times New Roman" w:hAnsi="Times New Roman"/>
        </w:rPr>
        <w:t xml:space="preserve"> CC. </w:t>
      </w:r>
      <w:r w:rsidR="001E7CCC">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w:t>
      </w:r>
      <w:r w:rsidR="00962C11">
        <w:rPr>
          <w:rFonts w:ascii="Times New Roman" w:hAnsi="Times New Roman"/>
        </w:rPr>
        <w:t>no study to date has</w:t>
      </w:r>
      <w:r w:rsidR="00BB2367" w:rsidRPr="00862889">
        <w:rPr>
          <w:rFonts w:ascii="Times New Roman" w:hAnsi="Times New Roman"/>
        </w:rPr>
        <w:t xml:space="preserve"> included a sample </w:t>
      </w:r>
      <w:r w:rsidR="00BB2367">
        <w:rPr>
          <w:rFonts w:ascii="Times New Roman" w:hAnsi="Times New Roman"/>
        </w:rPr>
        <w:t xml:space="preserve">of </w:t>
      </w:r>
      <w:r w:rsidR="00BB2367" w:rsidRPr="00862889">
        <w:rPr>
          <w:rFonts w:ascii="Times New Roman" w:hAnsi="Times New Roman"/>
        </w:rPr>
        <w:t xml:space="preserve">other mammalian taxa to </w:t>
      </w:r>
      <w:r w:rsidR="00064015">
        <w:rPr>
          <w:rFonts w:ascii="Times New Roman" w:hAnsi="Times New Roman"/>
        </w:rPr>
        <w:t>determine whether</w:t>
      </w:r>
      <w:r w:rsidR="00BB2367" w:rsidRPr="00862889">
        <w:rPr>
          <w:rFonts w:ascii="Times New Roman" w:hAnsi="Times New Roman"/>
        </w:rPr>
        <w:t xml:space="preserve"> climate </w:t>
      </w:r>
      <w:r w:rsidR="00064015">
        <w:rPr>
          <w:rFonts w:ascii="Times New Roman" w:hAnsi="Times New Roman"/>
        </w:rPr>
        <w:t xml:space="preserve">variables are related to </w:t>
      </w:r>
      <w:r w:rsidR="00BB2367" w:rsidRPr="00862889">
        <w:rPr>
          <w:rFonts w:ascii="Times New Roman" w:hAnsi="Times New Roman"/>
        </w:rPr>
        <w:t>brain</w:t>
      </w:r>
      <w:r w:rsidR="00064015">
        <w:rPr>
          <w:rFonts w:ascii="Times New Roman" w:hAnsi="Times New Roman"/>
        </w:rPr>
        <w:t xml:space="preserve"> </w:t>
      </w:r>
      <w:r w:rsidR="00BB2367" w:rsidRPr="00862889">
        <w:rPr>
          <w:rFonts w:ascii="Times New Roman" w:hAnsi="Times New Roman"/>
        </w:rPr>
        <w:t>s</w:t>
      </w:r>
      <w:r w:rsidR="00064015">
        <w:rPr>
          <w:rFonts w:ascii="Times New Roman" w:hAnsi="Times New Roman"/>
        </w:rPr>
        <w:t>ize variation</w:t>
      </w:r>
      <w:r w:rsidR="00BB2367" w:rsidRPr="00862889">
        <w:rPr>
          <w:rFonts w:ascii="Times New Roman" w:hAnsi="Times New Roman"/>
        </w:rPr>
        <w:t xml:space="preserve"> as a general principle of mammalian evolution</w:t>
      </w:r>
      <w:r w:rsidR="00064015">
        <w:rPr>
          <w:rFonts w:ascii="Times New Roman" w:hAnsi="Times New Roman"/>
        </w:rPr>
        <w:t xml:space="preserve"> outside of h</w:t>
      </w:r>
      <w:r w:rsidR="00A41265">
        <w:rPr>
          <w:rFonts w:ascii="Times New Roman" w:hAnsi="Times New Roman"/>
        </w:rPr>
        <w:t>ominin</w:t>
      </w:r>
      <w:r w:rsidR="00BB2367">
        <w:rPr>
          <w:rFonts w:ascii="Times New Roman" w:hAnsi="Times New Roman"/>
        </w:rPr>
        <w:t>s</w:t>
      </w:r>
      <w:r w:rsidR="00BB2367" w:rsidRPr="00862889">
        <w:rPr>
          <w:rFonts w:ascii="Times New Roman" w:hAnsi="Times New Roman"/>
        </w:rPr>
        <w:t xml:space="preserve">. </w:t>
      </w:r>
      <w:r w:rsidR="00064015">
        <w:rPr>
          <w:rFonts w:ascii="Times New Roman" w:hAnsi="Times New Roman"/>
        </w:rPr>
        <w:t>The paleontological record demonstrates that b</w:t>
      </w:r>
      <w:r w:rsidR="00AA2B16">
        <w:rPr>
          <w:rFonts w:ascii="Times New Roman" w:hAnsi="Times New Roman"/>
        </w:rPr>
        <w:t xml:space="preserve">rain size </w:t>
      </w:r>
      <w:r w:rsidR="00064015">
        <w:rPr>
          <w:rFonts w:ascii="Times New Roman" w:hAnsi="Times New Roman"/>
        </w:rPr>
        <w:t xml:space="preserve">has </w:t>
      </w:r>
      <w:r w:rsidR="00AA2B16">
        <w:rPr>
          <w:rFonts w:ascii="Times New Roman" w:hAnsi="Times New Roman"/>
        </w:rPr>
        <w:t>increase</w:t>
      </w:r>
      <w:r w:rsidR="00064015">
        <w:rPr>
          <w:rFonts w:ascii="Times New Roman" w:hAnsi="Times New Roman"/>
        </w:rPr>
        <w:t>d</w:t>
      </w:r>
      <w:r w:rsidR="00AA2B16">
        <w:rPr>
          <w:rFonts w:ascii="Times New Roman" w:hAnsi="Times New Roman"/>
        </w:rPr>
        <w:t xml:space="preserve"> across many different taxa </w:t>
      </w:r>
      <w:r w:rsidR="00524054">
        <w:rPr>
          <w:rFonts w:ascii="Times New Roman" w:hAnsi="Times New Roman"/>
        </w:rPr>
        <w:fldChar w:fldCharType="begin"/>
      </w:r>
      <w:r w:rsidR="008C793A">
        <w:rPr>
          <w:rFonts w:ascii="Times New Roman" w:hAnsi="Times New Roman"/>
        </w:rPr>
        <w:instrText xml:space="preserve"> ADDIN PAPERS2_CITATIONS &lt;citation&gt;&lt;uuid&gt;EB8D7A57-9B9D-431C-B6F7-82E790AFB32D&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(Jerison,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 xml:space="preserve">but it remains to be </w:t>
      </w:r>
      <w:r w:rsidR="00064015">
        <w:rPr>
          <w:rFonts w:ascii="Times New Roman" w:hAnsi="Times New Roman"/>
        </w:rPr>
        <w:t xml:space="preserve">determined </w:t>
      </w:r>
      <w:r w:rsidR="00AA2B16">
        <w:rPr>
          <w:rFonts w:ascii="Times New Roman" w:hAnsi="Times New Roman"/>
        </w:rPr>
        <w:t>whether these increases relate to climatic</w:t>
      </w:r>
      <w:r w:rsidR="00524054">
        <w:rPr>
          <w:rFonts w:ascii="Times New Roman" w:hAnsi="Times New Roman"/>
        </w:rPr>
        <w:t xml:space="preserve"> shifts</w:t>
      </w:r>
      <w:r w:rsidR="00AA2B16">
        <w:rPr>
          <w:rFonts w:ascii="Times New Roman" w:hAnsi="Times New Roman"/>
        </w:rPr>
        <w:t>.</w:t>
      </w:r>
      <w:r w:rsidR="001E7CCC">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w:t>
      </w:r>
      <w:r w:rsidR="00064015">
        <w:rPr>
          <w:rFonts w:ascii="Times New Roman" w:hAnsi="Times New Roman"/>
        </w:rPr>
        <w:t>measure</w:t>
      </w:r>
      <w:r w:rsidR="008B704A">
        <w:rPr>
          <w:rFonts w:ascii="Times New Roman" w:hAnsi="Times New Roman"/>
        </w:rPr>
        <w:t>s</w:t>
      </w:r>
      <w:r w:rsidR="00064015">
        <w:rPr>
          <w:rFonts w:ascii="Times New Roman" w:hAnsi="Times New Roman"/>
        </w:rPr>
        <w:t xml:space="preserve"> of the </w:t>
      </w:r>
      <w:r w:rsidR="004F40FC">
        <w:rPr>
          <w:rFonts w:ascii="Times New Roman" w:hAnsi="Times New Roman"/>
        </w:rPr>
        <w:t xml:space="preserve">rate </w:t>
      </w:r>
      <w:r w:rsidR="00BB53C3">
        <w:rPr>
          <w:rFonts w:ascii="Times New Roman" w:hAnsi="Times New Roman"/>
        </w:rPr>
        <w:t xml:space="preserve">or speed </w:t>
      </w:r>
      <w:r w:rsidR="004F40FC">
        <w:rPr>
          <w:rFonts w:ascii="Times New Roman" w:hAnsi="Times New Roman"/>
        </w:rPr>
        <w:t>of climatic change as factor</w:t>
      </w:r>
      <w:r w:rsidR="00064015">
        <w:rPr>
          <w:rFonts w:ascii="Times New Roman" w:hAnsi="Times New Roman"/>
        </w:rPr>
        <w:t>s</w:t>
      </w:r>
      <w:r w:rsidR="004F40FC">
        <w:rPr>
          <w:rFonts w:ascii="Times New Roman" w:hAnsi="Times New Roman"/>
        </w:rPr>
        <w:t xml:space="preserve"> that </w:t>
      </w:r>
      <w:r w:rsidR="00064015">
        <w:rPr>
          <w:rFonts w:ascii="Times New Roman" w:hAnsi="Times New Roman"/>
        </w:rPr>
        <w:t xml:space="preserve">might also be associated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0A10D5">
        <w:rPr>
          <w:rFonts w:ascii="Times New Roman" w:hAnsi="Times New Roman"/>
        </w:rPr>
        <w:t>in</w:t>
      </w:r>
      <w:r w:rsidR="00534072">
        <w:rPr>
          <w:rFonts w:ascii="Times New Roman" w:hAnsi="Times New Roman"/>
        </w:rPr>
        <w:t xml:space="preserve">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0A10D5">
        <w:rPr>
          <w:rFonts w:ascii="Times New Roman" w:hAnsi="Times New Roman"/>
        </w:rPr>
        <w:t xml:space="preserve">have not been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0A10D5">
        <w:rPr>
          <w:rFonts w:ascii="Times New Roman" w:hAnsi="Times New Roman" w:cs="Times New Roman"/>
        </w:rPr>
        <w:t>prior investigations</w:t>
      </w:r>
      <w:r w:rsidR="007E06FE" w:rsidRPr="00534072">
        <w:rPr>
          <w:rFonts w:ascii="Times New Roman" w:hAnsi="Times New Roman" w:cs="Times New Roman"/>
        </w:rPr>
        <w:t>.</w:t>
      </w:r>
      <w:r w:rsidR="008F1964">
        <w:rPr>
          <w:rFonts w:ascii="Times New Roman" w:hAnsi="Times New Roman" w:cs="Times New Roman"/>
        </w:rPr>
        <w:t xml:space="preserve"> </w:t>
      </w:r>
      <w:r w:rsidR="008F1964" w:rsidRPr="008F1964">
        <w:rPr>
          <w:rFonts w:ascii="Times New Roman" w:hAnsi="Times New Roman" w:cs="Times New Roman"/>
          <w:highlight w:val="cyan"/>
        </w:rPr>
        <w:t>TAKE IT TO THE BRIDGE</w:t>
      </w:r>
    </w:p>
    <w:p w14:paraId="275DA4E9" w14:textId="3B57FA00" w:rsidR="0098153E" w:rsidRPr="00513E61" w:rsidRDefault="00774D79" w:rsidP="008F1964">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r w:rsidR="000A10D5">
        <w:rPr>
          <w:rFonts w:ascii="Times New Roman" w:eastAsia="Times New Roman" w:hAnsi="Times New Roman" w:cs="Times New Roman"/>
          <w:color w:val="333333"/>
          <w:shd w:val="clear" w:color="auto" w:fill="FFFFFF"/>
        </w:rPr>
        <w:t xml:space="preserve"> may</w:t>
      </w:r>
      <w:r w:rsidR="00540239">
        <w:rPr>
          <w:rFonts w:ascii="Times New Roman" w:eastAsia="Times New Roman" w:hAnsi="Times New Roman" w:cs="Times New Roman"/>
          <w:color w:val="333333"/>
          <w:shd w:val="clear" w:color="auto" w:fill="FFFFFF"/>
        </w:rPr>
        <w:t xml:space="preserve"> </w:t>
      </w:r>
      <w:r w:rsidR="005A4C01" w:rsidRPr="009D586B">
        <w:rPr>
          <w:rFonts w:ascii="Times New Roman" w:eastAsia="Times New Roman" w:hAnsi="Times New Roman" w:cs="Times New Roman"/>
          <w:color w:val="333333"/>
          <w:shd w:val="clear" w:color="auto" w:fill="FFFFFF"/>
        </w:rPr>
        <w:t xml:space="preserve">result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w:t>
      </w:r>
      <w:r w:rsidR="000A10D5">
        <w:rPr>
          <w:rFonts w:ascii="Times New Roman" w:eastAsia="Times New Roman" w:hAnsi="Times New Roman" w:cs="Times New Roman"/>
          <w:color w:val="333333"/>
          <w:shd w:val="clear" w:color="auto" w:fill="FFFFFF"/>
        </w:rPr>
        <w:t>-</w:t>
      </w:r>
      <w:r w:rsidR="00526D4D" w:rsidRPr="009D586B">
        <w:rPr>
          <w:rFonts w:ascii="Times New Roman" w:eastAsia="Times New Roman" w:hAnsi="Times New Roman" w:cs="Times New Roman"/>
          <w:color w:val="333333"/>
          <w:shd w:val="clear" w:color="auto" w:fill="FFFFFF"/>
        </w:rPr>
        <w:t>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59D13A85-C3DC-46DD-B063-A5518C5C7F67&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w:t>
      </w:r>
      <w:r w:rsidR="000A10D5">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984B44A5-2B85-4FB5-8A5E-1BE72C81B5E5&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cross-co</w:t>
      </w:r>
      <w:r w:rsidR="00A4375E">
        <w:rPr>
          <w:rFonts w:ascii="Times New Roman" w:eastAsia="Times New Roman" w:hAnsi="Times New Roman" w:cs="Times New Roman"/>
          <w:color w:val="333333"/>
          <w:shd w:val="clear" w:color="auto" w:fill="FFFFFF"/>
        </w:rPr>
        <w:t>rrelations.</w:t>
      </w:r>
      <w:r w:rsidR="008F1964">
        <w:rPr>
          <w:rFonts w:ascii="Times New Roman" w:eastAsia="Times New Roman" w:hAnsi="Times New Roman" w:cs="Times New Roman"/>
          <w:color w:val="333333"/>
          <w:shd w:val="clear" w:color="auto" w:fill="FFFFFF"/>
        </w:rPr>
        <w:t xml:space="preserve"> </w:t>
      </w:r>
      <w:proofErr w:type="spellStart"/>
      <w:r w:rsidR="001E54E0" w:rsidRPr="009D586B">
        <w:rPr>
          <w:rFonts w:ascii="Times New Roman" w:eastAsia="Times New Roman" w:hAnsi="Times New Roman" w:cs="Times New Roman"/>
          <w:color w:val="333333"/>
          <w:shd w:val="clear" w:color="auto" w:fill="FFFFFF"/>
        </w:rPr>
        <w:t>Alroy</w:t>
      </w:r>
      <w:proofErr w:type="spellEnd"/>
      <w:r w:rsidR="001E54E0" w:rsidRPr="009D586B">
        <w:rPr>
          <w:rFonts w:ascii="Times New Roman" w:eastAsia="Times New Roman" w:hAnsi="Times New Roman" w:cs="Times New Roman"/>
          <w:color w:val="333333"/>
          <w:shd w:val="clear" w:color="auto" w:fill="FFFFFF"/>
        </w:rPr>
        <w:t xml:space="preserve"> and colleagues </w:t>
      </w:r>
      <w:r w:rsidR="001E54E0"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2AD53071-2432-47D4-8033-C36B232A8EA9&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E54E0" w:rsidRPr="009D586B">
        <w:rPr>
          <w:rFonts w:ascii="Times New Roman" w:eastAsia="Times New Roman" w:hAnsi="Times New Roman" w:cs="Times New Roman"/>
          <w:color w:val="333333"/>
          <w:shd w:val="clear" w:color="auto" w:fill="FFFFFF"/>
        </w:rPr>
        <w:fldChar w:fldCharType="separate"/>
      </w:r>
      <w:r w:rsidR="001E54E0" w:rsidRPr="009D586B">
        <w:rPr>
          <w:rFonts w:ascii="Times New Roman" w:hAnsi="Times New Roman" w:cs="Times New Roman"/>
        </w:rPr>
        <w:t>(2000)</w:t>
      </w:r>
      <w:r w:rsidR="001E54E0" w:rsidRPr="009D586B">
        <w:rPr>
          <w:rFonts w:ascii="Times New Roman" w:eastAsia="Times New Roman" w:hAnsi="Times New Roman" w:cs="Times New Roman"/>
          <w:color w:val="333333"/>
          <w:shd w:val="clear" w:color="auto" w:fill="FFFFFF"/>
        </w:rPr>
        <w:fldChar w:fldCharType="end"/>
      </w:r>
      <w:r w:rsidR="001E54E0" w:rsidRPr="009D586B">
        <w:rPr>
          <w:rFonts w:ascii="Times New Roman" w:eastAsia="Times New Roman" w:hAnsi="Times New Roman" w:cs="Times New Roman"/>
          <w:color w:val="333333"/>
          <w:shd w:val="clear" w:color="auto" w:fill="FFFFFF"/>
        </w:rPr>
        <w:t xml:space="preserve"> discuss the pitfalls of failing to account for the </w:t>
      </w:r>
      <w:r w:rsidR="001E54E0" w:rsidRPr="009D586B">
        <w:rPr>
          <w:rFonts w:ascii="Times New Roman" w:eastAsia="Times New Roman" w:hAnsi="Times New Roman" w:cs="Times New Roman"/>
          <w:color w:val="333333"/>
          <w:shd w:val="clear" w:color="auto" w:fill="FFFFFF"/>
        </w:rPr>
        <w:lastRenderedPageBreak/>
        <w:t>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001E54E0" w:rsidRPr="009D586B">
        <w:rPr>
          <w:rFonts w:ascii="Times New Roman" w:eastAsia="Times New Roman" w:hAnsi="Times New Roman" w:cs="Times New Roman"/>
          <w:i/>
          <w:color w:val="333333"/>
          <w:shd w:val="clear" w:color="auto" w:fill="FFFFFF"/>
        </w:rPr>
        <w:t>blow-by-blow, interval-by-interval”</w:t>
      </w:r>
      <w:r w:rsidR="001E54E0" w:rsidRPr="009D586B">
        <w:rPr>
          <w:rFonts w:ascii="Times New Roman" w:eastAsia="Times New Roman" w:hAnsi="Times New Roman" w:cs="Times New Roman"/>
          <w:color w:val="333333"/>
          <w:shd w:val="clear" w:color="auto" w:fill="FFFFFF"/>
        </w:rPr>
        <w:t xml:space="preserve"> time points</w:t>
      </w:r>
      <w:r w:rsidR="001E54E0" w:rsidRPr="009D586B">
        <w:rPr>
          <w:rFonts w:ascii="Times New Roman" w:eastAsia="Times New Roman" w:hAnsi="Times New Roman" w:cs="Times New Roman"/>
          <w:i/>
          <w:color w:val="333333"/>
          <w:shd w:val="clear" w:color="auto" w:fill="FFFFFF"/>
        </w:rPr>
        <w:t>.</w:t>
      </w:r>
    </w:p>
    <w:p w14:paraId="1532AC0F" w14:textId="1F02CE03" w:rsidR="003B0233" w:rsidRDefault="000A10D5" w:rsidP="007E06FE">
      <w:pPr>
        <w:rPr>
          <w:rFonts w:ascii="Times New Roman" w:hAnsi="Times New Roman" w:cs="Times New Roman"/>
        </w:rPr>
      </w:pPr>
      <w:r>
        <w:rPr>
          <w:rFonts w:ascii="Times New Roman" w:hAnsi="Times New Roman" w:cs="Times New Roman"/>
        </w:rPr>
        <w:tab/>
      </w:r>
      <w:r w:rsidR="00A102D1" w:rsidRPr="00534072">
        <w:rPr>
          <w:rFonts w:ascii="Times New Roman" w:hAnsi="Times New Roman" w:cs="Times New Roman"/>
        </w:rPr>
        <w:t xml:space="preserve">The first </w:t>
      </w:r>
      <w:r w:rsidR="00243855">
        <w:rPr>
          <w:rFonts w:ascii="Times New Roman" w:hAnsi="Times New Roman" w:cs="Times New Roman"/>
        </w:rPr>
        <w:t>goal</w:t>
      </w:r>
      <w:r w:rsidR="00A102D1" w:rsidRPr="00534072">
        <w:rPr>
          <w:rFonts w:ascii="Times New Roman" w:hAnsi="Times New Roman" w:cs="Times New Roman"/>
        </w:rPr>
        <w:t xml:space="preserve"> of the present study </w:t>
      </w:r>
      <w:r w:rsidR="00AB717F">
        <w:rPr>
          <w:rFonts w:ascii="Times New Roman" w:hAnsi="Times New Roman" w:cs="Times New Roman"/>
        </w:rPr>
        <w:t>was</w:t>
      </w:r>
      <w:r w:rsidR="00A102D1" w:rsidRPr="00534072">
        <w:rPr>
          <w:rFonts w:ascii="Times New Roman" w:hAnsi="Times New Roman" w:cs="Times New Roman"/>
        </w:rPr>
        <w:t xml:space="preserve"> </w:t>
      </w:r>
      <w:r w:rsidR="00243855">
        <w:rPr>
          <w:rFonts w:ascii="Times New Roman" w:hAnsi="Times New Roman" w:cs="Times New Roman"/>
        </w:rPr>
        <w:t xml:space="preserve">to identify which mammalian </w:t>
      </w:r>
      <w:r w:rsidR="005A4520">
        <w:rPr>
          <w:rFonts w:ascii="Times New Roman" w:hAnsi="Times New Roman" w:cs="Times New Roman"/>
        </w:rPr>
        <w:t>taxa</w:t>
      </w:r>
      <w:r w:rsidR="00243855">
        <w:rPr>
          <w:rFonts w:ascii="Times New Roman" w:hAnsi="Times New Roman" w:cs="Times New Roman"/>
        </w:rPr>
        <w:t xml:space="preserve">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AD8E884-9793-473E-8EF8-8BC1BE806A9A&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citekey&gt;Ludwig:2000ia&lt;/citekey&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and the possibility that the earliest representative</w:t>
      </w:r>
      <w:r>
        <w:rPr>
          <w:rFonts w:ascii="Times New Roman" w:hAnsi="Times New Roman" w:cs="Times New Roman"/>
        </w:rPr>
        <w:t>s</w:t>
      </w:r>
      <w:r w:rsidR="00EC468E">
        <w:rPr>
          <w:rFonts w:ascii="Times New Roman" w:hAnsi="Times New Roman" w:cs="Times New Roman"/>
        </w:rPr>
        <w:t xml:space="preserve"> of </w:t>
      </w:r>
      <w:r>
        <w:rPr>
          <w:rFonts w:ascii="Times New Roman" w:hAnsi="Times New Roman" w:cs="Times New Roman"/>
        </w:rPr>
        <w:t xml:space="preserve">phylogenetic lineages </w:t>
      </w:r>
      <w:r w:rsidR="00EC468E">
        <w:rPr>
          <w:rFonts w:ascii="Times New Roman" w:hAnsi="Times New Roman" w:cs="Times New Roman"/>
        </w:rPr>
        <w:t>ha</w:t>
      </w:r>
      <w:r>
        <w:rPr>
          <w:rFonts w:ascii="Times New Roman" w:hAnsi="Times New Roman" w:cs="Times New Roman"/>
        </w:rPr>
        <w:t>ve</w:t>
      </w:r>
      <w:r w:rsidR="00EC468E">
        <w:rPr>
          <w:rFonts w:ascii="Times New Roman" w:hAnsi="Times New Roman" w:cs="Times New Roman"/>
        </w:rPr>
        <w:t xml:space="preserve">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thus affecting the ultimate</w:t>
      </w:r>
      <w:r>
        <w:rPr>
          <w:rFonts w:ascii="Times New Roman" w:hAnsi="Times New Roman" w:cs="Times New Roman"/>
        </w:rPr>
        <w:t xml:space="preserve"> estimate of </w:t>
      </w:r>
      <w:r w:rsidR="00871985">
        <w:rPr>
          <w:rFonts w:ascii="Times New Roman" w:hAnsi="Times New Roman" w:cs="Times New Roman"/>
        </w:rPr>
        <w:t xml:space="preserve">CC </w:t>
      </w:r>
      <w:r w:rsidR="00871985">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93E1C808-D7A0-4415-B6F4-E68EE926CCC9&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6B08BD33" w:rsidR="00243855" w:rsidRDefault="00F66B0F" w:rsidP="003B0233">
      <w:pPr>
        <w:ind w:firstLine="720"/>
        <w:rPr>
          <w:rFonts w:ascii="Times New Roman" w:hAnsi="Times New Roman" w:cs="Times New Roman"/>
        </w:rPr>
      </w:pPr>
      <w:r>
        <w:rPr>
          <w:rFonts w:ascii="Times New Roman" w:hAnsi="Times New Roman" w:cs="Times New Roman"/>
        </w:rPr>
        <w:t xml:space="preserve"> </w:t>
      </w:r>
      <w:r w:rsidR="000A10D5">
        <w:rPr>
          <w:rFonts w:ascii="Times New Roman" w:hAnsi="Times New Roman" w:cs="Times New Roman"/>
        </w:rPr>
        <w:t>We used a</w:t>
      </w:r>
      <w:r>
        <w:rPr>
          <w:rFonts w:ascii="Times New Roman" w:hAnsi="Times New Roman" w:cs="Times New Roman"/>
        </w:rPr>
        <w:t xml:space="preserve">ncestral state </w:t>
      </w:r>
      <w:r w:rsidR="001661CE">
        <w:rPr>
          <w:rFonts w:ascii="Times New Roman" w:hAnsi="Times New Roman" w:cs="Times New Roman"/>
        </w:rPr>
        <w:t>reconstruction</w:t>
      </w:r>
      <w:r w:rsidR="000A10D5">
        <w:rPr>
          <w:rFonts w:ascii="Times New Roman" w:hAnsi="Times New Roman" w:cs="Times New Roman"/>
        </w:rPr>
        <w:t xml:space="preserve"> as a complementary </w:t>
      </w:r>
      <w:r w:rsidR="00223005">
        <w:rPr>
          <w:rFonts w:ascii="Times New Roman" w:hAnsi="Times New Roman" w:cs="Times New Roman"/>
        </w:rPr>
        <w:t xml:space="preserve">method </w:t>
      </w:r>
      <w:r w:rsidR="00504DE5">
        <w:rPr>
          <w:rFonts w:ascii="Times New Roman" w:hAnsi="Times New Roman" w:cs="Times New Roman"/>
        </w:rPr>
        <w:t>to</w:t>
      </w:r>
      <w:r w:rsidR="00223005">
        <w:rPr>
          <w:rFonts w:ascii="Times New Roman" w:hAnsi="Times New Roman" w:cs="Times New Roman"/>
        </w:rPr>
        <w:t xml:space="preserve"> </w:t>
      </w:r>
      <w:r w:rsidR="00504DE5">
        <w:rPr>
          <w:rFonts w:ascii="Times New Roman" w:hAnsi="Times New Roman" w:cs="Times New Roman"/>
        </w:rPr>
        <w:t xml:space="preserve">computationally </w:t>
      </w:r>
      <w:r w:rsidR="00223005">
        <w:rPr>
          <w:rFonts w:ascii="Times New Roman" w:hAnsi="Times New Roman" w:cs="Times New Roman"/>
        </w:rPr>
        <w:t xml:space="preserve">infer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specimens</w:t>
      </w:r>
      <w:r>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w:t>
      </w:r>
      <w:r w:rsidR="00504DE5">
        <w:rPr>
          <w:rFonts w:ascii="Times New Roman" w:hAnsi="Times New Roman" w:cs="Times New Roman"/>
        </w:rPr>
        <w:t>confidence in results showing a</w:t>
      </w:r>
      <w:r w:rsidR="00AB717F">
        <w:rPr>
          <w:rFonts w:ascii="Times New Roman" w:hAnsi="Times New Roman" w:cs="Times New Roman"/>
        </w:rPr>
        <w:t xml:space="preserve"> </w:t>
      </w:r>
      <w:r w:rsidR="00082244">
        <w:rPr>
          <w:rFonts w:ascii="Times New Roman" w:hAnsi="Times New Roman" w:cs="Times New Roman"/>
        </w:rPr>
        <w:t>relationship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w:t>
      </w:r>
      <w:r w:rsidR="00504DE5">
        <w:rPr>
          <w:rFonts w:ascii="Times New Roman" w:hAnsi="Times New Roman" w:cs="Times New Roman"/>
        </w:rPr>
        <w:t>variables</w:t>
      </w:r>
      <w:r w:rsidR="00AB717F">
        <w:rPr>
          <w:rFonts w:ascii="Times New Roman" w:hAnsi="Times New Roman" w:cs="Times New Roman"/>
        </w:rPr>
        <w:t>.</w:t>
      </w:r>
      <w:r w:rsidR="00EC468E">
        <w:rPr>
          <w:rFonts w:ascii="Times New Roman" w:hAnsi="Times New Roman" w:cs="Times New Roman"/>
        </w:rPr>
        <w:t xml:space="preserve"> </w:t>
      </w:r>
    </w:p>
    <w:p w14:paraId="369ECD38" w14:textId="652BB8F0"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w:t>
      </w:r>
      <w:r w:rsidR="003F208C">
        <w:rPr>
          <w:rFonts w:ascii="Times New Roman" w:hAnsi="Times New Roman" w:cs="Times New Roman"/>
        </w:rPr>
        <w:t>influencing</w:t>
      </w:r>
      <w:r w:rsidR="00FB76D2">
        <w:rPr>
          <w:rFonts w:ascii="Times New Roman" w:hAnsi="Times New Roman" w:cs="Times New Roman"/>
        </w:rPr>
        <w:t xml:space="preserve">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w:t>
      </w:r>
      <w:r w:rsidR="003F208C">
        <w:rPr>
          <w:rFonts w:ascii="Times New Roman" w:hAnsi="Times New Roman" w:cs="Times New Roman"/>
        </w:rPr>
        <w:t xml:space="preserve">represent </w:t>
      </w:r>
      <w:r w:rsidR="00FE08D6">
        <w:rPr>
          <w:rFonts w:ascii="Times New Roman" w:hAnsi="Times New Roman" w:cs="Times New Roman"/>
        </w:rPr>
        <w:t>a different climatic hypothesis</w:t>
      </w:r>
      <w:r w:rsidR="00A102D1" w:rsidRPr="00534072">
        <w:rPr>
          <w:rFonts w:ascii="Times New Roman" w:hAnsi="Times New Roman" w:cs="Times New Roman"/>
        </w:rPr>
        <w:t>:</w:t>
      </w:r>
    </w:p>
    <w:p w14:paraId="6F5F4718" w14:textId="0F1B5692"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21E32357-97AB-4AE3-8141-38353C411E98&lt;/uuid&gt;&lt;priority&gt;0&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5D76BA">
        <w:rPr>
          <w:rFonts w:ascii="Times New Roman" w:hAnsi="Times New Roman" w:cs="Times New Roman"/>
        </w:rPr>
        <w:t>.</w:t>
      </w:r>
    </w:p>
    <w:p w14:paraId="67F5C0A0" w14:textId="342CF9B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D76569E-F758-4F2A-9C42-2B9F1EBCEF07&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D860CE">
        <w:rPr>
          <w:rFonts w:ascii="Times New Roman" w:hAnsi="Times New Roman" w:cs="Times New Roman"/>
        </w:rPr>
        <w:t>.</w:t>
      </w:r>
    </w:p>
    <w:p w14:paraId="18393AE6" w14:textId="658DD28C"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w:t>
      </w:r>
      <w:r w:rsidR="00D860CE">
        <w:rPr>
          <w:rFonts w:ascii="Times New Roman" w:hAnsi="Times New Roman" w:cs="Times New Roman"/>
        </w:rPr>
        <w:lastRenderedPageBreak/>
        <w:t xml:space="preserve">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w:t>
      </w:r>
      <w:r w:rsidR="003F208C">
        <w:rPr>
          <w:rFonts w:ascii="Times New Roman" w:hAnsi="Times New Roman" w:cs="Times New Roman"/>
        </w:rPr>
        <w:t xml:space="preserve">time </w:t>
      </w:r>
      <w:r w:rsidR="00324214">
        <w:rPr>
          <w:rFonts w:ascii="Times New Roman" w:hAnsi="Times New Roman" w:cs="Times New Roman"/>
        </w:rPr>
        <w:t>interval</w:t>
      </w:r>
      <w:r w:rsidR="007F3734">
        <w:rPr>
          <w:rFonts w:ascii="Times New Roman" w:hAnsi="Times New Roman" w:cs="Times New Roman"/>
        </w:rPr>
        <w:t>.</w:t>
      </w:r>
    </w:p>
    <w:p w14:paraId="37C52F51" w14:textId="2E4F9B61" w:rsidR="00B21E67" w:rsidRDefault="00AA1EE3" w:rsidP="00AA1EE3">
      <w:pPr>
        <w:rPr>
          <w:rFonts w:ascii="Times New Roman" w:hAnsi="Times New Roman" w:cs="Times New Roman"/>
        </w:rPr>
      </w:pPr>
      <w:r>
        <w:rPr>
          <w:rFonts w:ascii="Times New Roman" w:hAnsi="Times New Roman" w:cs="Times New Roman"/>
        </w:rPr>
        <w:t xml:space="preserve">The third goal of this study was </w:t>
      </w:r>
      <w:r w:rsidR="003A66B2">
        <w:rPr>
          <w:rFonts w:ascii="Times New Roman" w:hAnsi="Times New Roman" w:cs="Times New Roman"/>
        </w:rPr>
        <w:t xml:space="preserve">to </w:t>
      </w:r>
      <w:r w:rsidR="00B1265F">
        <w:rPr>
          <w:rFonts w:ascii="Times New Roman" w:hAnsi="Times New Roman" w:cs="Times New Roman"/>
        </w:rPr>
        <w:t xml:space="preserve">assess </w:t>
      </w:r>
      <w:r w:rsidR="00733938">
        <w:rPr>
          <w:rFonts w:ascii="Times New Roman" w:hAnsi="Times New Roman" w:cs="Times New Roman"/>
        </w:rPr>
        <w:t>whether</w:t>
      </w:r>
      <w:r>
        <w:rPr>
          <w:rFonts w:ascii="Times New Roman" w:hAnsi="Times New Roman" w:cs="Times New Roman"/>
        </w:rPr>
        <w:t xml:space="preserve"> </w:t>
      </w:r>
      <w:r w:rsidR="000F4D45">
        <w:rPr>
          <w:rFonts w:ascii="Times New Roman" w:hAnsi="Times New Roman" w:cs="Times New Roman"/>
        </w:rPr>
        <w:t>correct</w:t>
      </w:r>
      <w:r w:rsidR="00B1265F">
        <w:rPr>
          <w:rFonts w:ascii="Times New Roman" w:hAnsi="Times New Roman" w:cs="Times New Roman"/>
        </w:rPr>
        <w:t>ing</w:t>
      </w:r>
      <w:r w:rsidR="00733938">
        <w:rPr>
          <w:rFonts w:ascii="Times New Roman" w:hAnsi="Times New Roman" w:cs="Times New Roman"/>
        </w:rPr>
        <w:t xml:space="preserve"> for temporal autocorrelation </w:t>
      </w:r>
      <w:r w:rsidR="00553F49">
        <w:rPr>
          <w:rFonts w:ascii="Times New Roman" w:hAnsi="Times New Roman" w:cs="Times New Roman"/>
        </w:rPr>
        <w:t xml:space="preserve">has any effects on the </w:t>
      </w:r>
      <w:r w:rsidR="0015012D">
        <w:rPr>
          <w:rFonts w:ascii="Times New Roman" w:hAnsi="Times New Roman" w:cs="Times New Roman"/>
        </w:rPr>
        <w:t>relationship between CC and global climate</w:t>
      </w:r>
      <w:r w:rsidR="00301E78">
        <w:rPr>
          <w:rFonts w:ascii="Times New Roman" w:hAnsi="Times New Roman" w:cs="Times New Roman"/>
        </w:rPr>
        <w:t>.</w:t>
      </w:r>
    </w:p>
    <w:p w14:paraId="488BC486" w14:textId="3B0904F7" w:rsidR="00D0621A" w:rsidRPr="00862889" w:rsidRDefault="00D0621A">
      <w:pPr>
        <w:rPr>
          <w:rFonts w:ascii="Times New Roman" w:hAnsi="Times New Roman" w:cs="Times New Roman"/>
        </w:rPr>
      </w:pPr>
      <w:r>
        <w:rPr>
          <w:rFonts w:ascii="Times New Roman" w:hAnsi="Times New Roman" w:cs="Times New Roman"/>
        </w:rPr>
        <w:tab/>
      </w:r>
      <w:r w:rsidR="00006CF5">
        <w:rPr>
          <w:rFonts w:ascii="Times New Roman" w:hAnsi="Times New Roman" w:cs="Times New Roman"/>
        </w:rPr>
        <w:t xml:space="preserve">Each </w:t>
      </w:r>
      <w:r w:rsidR="005A4520">
        <w:rPr>
          <w:rFonts w:ascii="Times New Roman" w:hAnsi="Times New Roman" w:cs="Times New Roman"/>
        </w:rPr>
        <w:t>taxon</w:t>
      </w:r>
      <w:r w:rsidR="00006CF5">
        <w:rPr>
          <w:rFonts w:ascii="Times New Roman" w:hAnsi="Times New Roman" w:cs="Times New Roman"/>
        </w:rPr>
        <w:t xml:space="preserve"> has </w:t>
      </w:r>
      <w:r w:rsidR="00AF4BB7">
        <w:rPr>
          <w:rFonts w:ascii="Times New Roman" w:hAnsi="Times New Roman" w:cs="Times New Roman"/>
        </w:rPr>
        <w:t>its</w:t>
      </w:r>
      <w:r w:rsidR="00006CF5">
        <w:rPr>
          <w:rFonts w:ascii="Times New Roman" w:hAnsi="Times New Roman" w:cs="Times New Roman"/>
        </w:rPr>
        <w:t xml:space="preserve"> own evolutionary history, </w:t>
      </w:r>
      <w:r w:rsidR="00AC0A6E">
        <w:rPr>
          <w:rFonts w:ascii="Times New Roman" w:hAnsi="Times New Roman" w:cs="Times New Roman"/>
        </w:rPr>
        <w:t xml:space="preserve">array of </w:t>
      </w:r>
      <w:r w:rsidR="00006CF5">
        <w:rPr>
          <w:rFonts w:ascii="Times New Roman" w:hAnsi="Times New Roman" w:cs="Times New Roman"/>
        </w:rPr>
        <w:t xml:space="preserve">ecological niches, and </w:t>
      </w:r>
      <w:r w:rsidR="00AC0A6E">
        <w:rPr>
          <w:rFonts w:ascii="Times New Roman" w:hAnsi="Times New Roman" w:cs="Times New Roman"/>
        </w:rPr>
        <w:t>distribution</w:t>
      </w:r>
      <w:r w:rsidR="00973289">
        <w:rPr>
          <w:rFonts w:ascii="Times New Roman" w:hAnsi="Times New Roman" w:cs="Times New Roman"/>
        </w:rPr>
        <w:t xml:space="preserve"> acros</w:t>
      </w:r>
      <w:r w:rsidR="007C2303">
        <w:rPr>
          <w:rFonts w:ascii="Times New Roman" w:hAnsi="Times New Roman" w:cs="Times New Roman"/>
        </w:rPr>
        <w:t>s</w:t>
      </w:r>
      <w:r w:rsidR="00973289">
        <w:rPr>
          <w:rFonts w:ascii="Times New Roman" w:hAnsi="Times New Roman" w:cs="Times New Roman"/>
        </w:rPr>
        <w:t xml:space="preserve"> </w:t>
      </w:r>
      <w:r w:rsidR="004F08F0">
        <w:rPr>
          <w:rFonts w:ascii="Times New Roman" w:hAnsi="Times New Roman" w:cs="Times New Roman"/>
        </w:rPr>
        <w:t>habitats</w:t>
      </w:r>
      <w:r w:rsidR="00CF7AEA">
        <w:rPr>
          <w:rFonts w:ascii="Times New Roman" w:hAnsi="Times New Roman" w:cs="Times New Roman"/>
        </w:rPr>
        <w:t>,</w:t>
      </w:r>
      <w:r w:rsidR="007C2036">
        <w:rPr>
          <w:rFonts w:ascii="Times New Roman" w:hAnsi="Times New Roman" w:cs="Times New Roman"/>
        </w:rPr>
        <w:t xml:space="preserve"> which can influence how they respond to a given environmental pressure</w:t>
      </w:r>
      <w:r w:rsidR="004F08F0">
        <w:rPr>
          <w:rFonts w:ascii="Times New Roman" w:hAnsi="Times New Roman" w:cs="Times New Roman"/>
        </w:rPr>
        <w:t xml:space="preserve">. Thus </w:t>
      </w:r>
      <w:r w:rsidR="00657B3C">
        <w:rPr>
          <w:rFonts w:ascii="Times New Roman" w:hAnsi="Times New Roman" w:cs="Times New Roman"/>
        </w:rPr>
        <w:t>we predicted</w:t>
      </w:r>
      <w:r w:rsidR="00006CF5">
        <w:rPr>
          <w:rFonts w:ascii="Times New Roman" w:hAnsi="Times New Roman" w:cs="Times New Roman"/>
        </w:rPr>
        <w:t xml:space="preserve"> that </w:t>
      </w:r>
      <w:r w:rsidR="004F08F0">
        <w:rPr>
          <w:rFonts w:ascii="Times New Roman" w:hAnsi="Times New Roman" w:cs="Times New Roman"/>
        </w:rPr>
        <w:t xml:space="preserve">each </w:t>
      </w:r>
      <w:r w:rsidR="005A4520">
        <w:rPr>
          <w:rFonts w:ascii="Times New Roman" w:hAnsi="Times New Roman" w:cs="Times New Roman"/>
        </w:rPr>
        <w:t>taxon</w:t>
      </w:r>
      <w:r w:rsidR="00006CF5">
        <w:rPr>
          <w:rFonts w:ascii="Times New Roman" w:hAnsi="Times New Roman" w:cs="Times New Roman"/>
        </w:rPr>
        <w:t xml:space="preserve"> </w:t>
      </w:r>
      <w:proofErr w:type="gramStart"/>
      <w:r w:rsidR="00F22D3B">
        <w:rPr>
          <w:rFonts w:ascii="Times New Roman" w:hAnsi="Times New Roman" w:cs="Times New Roman"/>
        </w:rPr>
        <w:t>may</w:t>
      </w:r>
      <w:proofErr w:type="gramEnd"/>
      <w:r w:rsidR="00F22D3B">
        <w:rPr>
          <w:rFonts w:ascii="Times New Roman" w:hAnsi="Times New Roman" w:cs="Times New Roman"/>
        </w:rPr>
        <w:t xml:space="preserve"> </w:t>
      </w:r>
      <w:r w:rsidR="00006CF5">
        <w:rPr>
          <w:rFonts w:ascii="Times New Roman" w:hAnsi="Times New Roman" w:cs="Times New Roman"/>
        </w:rPr>
        <w:t>be differentially affected by</w:t>
      </w:r>
      <w:r w:rsidR="00CF7AEA">
        <w:rPr>
          <w:rFonts w:ascii="Times New Roman" w:hAnsi="Times New Roman" w:cs="Times New Roman"/>
        </w:rPr>
        <w:t xml:space="preserve"> </w:t>
      </w:r>
      <w:r w:rsidR="00B4557B">
        <w:rPr>
          <w:rFonts w:ascii="Times New Roman" w:hAnsi="Times New Roman" w:cs="Times New Roman"/>
        </w:rPr>
        <w:t>various</w:t>
      </w:r>
      <w:r w:rsidR="00CF7AEA">
        <w:rPr>
          <w:rFonts w:ascii="Times New Roman" w:hAnsi="Times New Roman" w:cs="Times New Roman"/>
        </w:rPr>
        <w:t xml:space="preserve"> aspects of</w:t>
      </w:r>
      <w:r w:rsidR="00006CF5">
        <w:rPr>
          <w:rFonts w:ascii="Times New Roman" w:hAnsi="Times New Roman" w:cs="Times New Roman"/>
        </w:rPr>
        <w:t xml:space="preserve"> global climatic shifts</w:t>
      </w:r>
      <w:r w:rsidR="00973879">
        <w:rPr>
          <w:rFonts w:ascii="Times New Roman" w:hAnsi="Times New Roman" w:cs="Times New Roman"/>
        </w:rPr>
        <w:t xml:space="preserve"> </w:t>
      </w:r>
      <w:r w:rsidR="00021841">
        <w:rPr>
          <w:rFonts w:ascii="Times New Roman" w:hAnsi="Times New Roman" w:cs="Times New Roman"/>
        </w:rPr>
        <w:t xml:space="preserve">over time </w:t>
      </w:r>
      <w:r w:rsidR="00973879">
        <w:rPr>
          <w:rFonts w:ascii="Times New Roman" w:hAnsi="Times New Roman" w:cs="Times New Roman"/>
        </w:rPr>
        <w:t>(</w:t>
      </w:r>
      <w:r w:rsidR="00CE20E7">
        <w:rPr>
          <w:rFonts w:ascii="Times New Roman" w:hAnsi="Times New Roman" w:cs="Times New Roman"/>
        </w:rPr>
        <w:t xml:space="preserve">i.e. </w:t>
      </w:r>
      <w:r w:rsidR="00973879">
        <w:rPr>
          <w:rFonts w:ascii="Times New Roman" w:hAnsi="Times New Roman" w:cs="Times New Roman"/>
        </w:rPr>
        <w:t>trend, variability, rate)</w:t>
      </w:r>
      <w:r w:rsidR="00006CF5">
        <w:rPr>
          <w:rFonts w:ascii="Times New Roman" w:hAnsi="Times New Roman" w:cs="Times New Roman"/>
        </w:rPr>
        <w:t>, if at all.</w:t>
      </w:r>
    </w:p>
    <w:p w14:paraId="127C92C7" w14:textId="77777777" w:rsidR="00BA125A" w:rsidRPr="00862889" w:rsidRDefault="00BA125A" w:rsidP="00C93B97">
      <w:pPr>
        <w:rPr>
          <w:rFonts w:ascii="Times New Roman" w:hAnsi="Times New Roman" w:cs="Times New Roman"/>
        </w:rPr>
      </w:pPr>
    </w:p>
    <w:p w14:paraId="7AE23B2A" w14:textId="4DECBAFA" w:rsidR="00B21E67" w:rsidRPr="00862889" w:rsidRDefault="009168D7" w:rsidP="00BA125A">
      <w:pPr>
        <w:rPr>
          <w:rFonts w:ascii="Times New Roman" w:hAnsi="Times New Roman" w:cs="Times New Roman"/>
          <w:b/>
        </w:rPr>
      </w:pPr>
      <w:r>
        <w:rPr>
          <w:rFonts w:ascii="Times New Roman" w:hAnsi="Times New Roman" w:cs="Times New Roman"/>
          <w:b/>
        </w:rPr>
        <w:t>MATERIALS</w:t>
      </w:r>
      <w:r w:rsidR="00003A3B">
        <w:rPr>
          <w:rFonts w:ascii="Times New Roman" w:hAnsi="Times New Roman" w:cs="Times New Roman"/>
          <w:b/>
        </w:rPr>
        <w:t xml:space="preserve"> AND METHODS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3C69394D"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0E6F60">
        <w:rPr>
          <w:rFonts w:ascii="Times New Roman" w:hAnsi="Times New Roman" w:cs="Times New Roman"/>
        </w:rPr>
        <w:t>227</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sidR="005A4520">
        <w:rPr>
          <w:rFonts w:ascii="Times New Roman" w:hAnsi="Times New Roman" w:cs="Times New Roman"/>
        </w:rPr>
        <w:t>taxa</w:t>
      </w:r>
      <w:r w:rsidRPr="00862889">
        <w:rPr>
          <w:rFonts w:ascii="Times New Roman" w:hAnsi="Times New Roman" w:cs="Times New Roman"/>
        </w:rPr>
        <w:t xml:space="preserve">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B23F65">
        <w:rPr>
          <w:rFonts w:ascii="Times New Roman" w:hAnsi="Times New Roman" w:cs="Times New Roman"/>
        </w:rPr>
        <w:t>h</w:t>
      </w:r>
      <w:r w:rsidR="00A41265">
        <w:rPr>
          <w:rFonts w:ascii="Times New Roman" w:hAnsi="Times New Roman" w:cs="Times New Roman"/>
        </w:rPr>
        <w:t>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E2F88F6-A5E9-4C4C-9DC7-B2EBF7F477E0&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FD08B1">
        <w:rPr>
          <w:rFonts w:ascii="Times New Roman" w:hAnsi="Times New Roman" w:cs="Times New Roman"/>
        </w:rPr>
        <w:t>h</w:t>
      </w:r>
      <w:r w:rsidR="00A41265">
        <w:rPr>
          <w:rFonts w:ascii="Times New Roman" w:hAnsi="Times New Roman" w:cs="Times New Roman"/>
        </w:rPr>
        <w:t>ominin</w:t>
      </w:r>
      <w:r w:rsidR="00C613F5" w:rsidRPr="00862889">
        <w:rPr>
          <w:rFonts w:ascii="Times New Roman" w:hAnsi="Times New Roman" w:cs="Times New Roman"/>
        </w:rPr>
        <w:t xml:space="preserve"> sample, CC and </w:t>
      </w:r>
      <w:r w:rsidR="00FD08B1">
        <w:rPr>
          <w:rFonts w:ascii="Times New Roman" w:hAnsi="Times New Roman" w:cs="Times New Roman"/>
        </w:rPr>
        <w:t xml:space="preserve">date (in </w:t>
      </w:r>
      <w:r w:rsidR="00D07500">
        <w:rPr>
          <w:rFonts w:ascii="Times New Roman" w:hAnsi="Times New Roman" w:cs="Times New Roman"/>
        </w:rPr>
        <w:t>Ma</w:t>
      </w:r>
      <w:r w:rsidR="00FD08B1">
        <w:rPr>
          <w:rFonts w:ascii="Times New Roman" w:hAnsi="Times New Roman" w:cs="Times New Roman"/>
        </w:rPr>
        <w:t>)</w:t>
      </w:r>
      <w:r w:rsidR="00415849">
        <w:rPr>
          <w:rFonts w:ascii="Times New Roman" w:hAnsi="Times New Roman" w:cs="Times New Roman"/>
        </w:rPr>
        <w:t xml:space="preserve"> for 189</w:t>
      </w:r>
      <w:r w:rsidR="004223BC">
        <w:rPr>
          <w:rFonts w:ascii="Times New Roman" w:hAnsi="Times New Roman" w:cs="Times New Roman"/>
        </w:rPr>
        <w:t xml:space="preserve"> individual specimens </w:t>
      </w:r>
      <w:r w:rsidR="00415849">
        <w:rPr>
          <w:rFonts w:ascii="Times New Roman" w:hAnsi="Times New Roman" w:cs="Times New Roman"/>
        </w:rPr>
        <w:t>were extracted from</w:t>
      </w:r>
      <w:r w:rsidR="00C613F5" w:rsidRPr="00862889">
        <w:rPr>
          <w:rFonts w:ascii="Times New Roman" w:hAnsi="Times New Roman" w:cs="Times New Roman"/>
        </w:rPr>
        <w:t xml:space="preserve"> Shultz, Nelson, &amp; Dunbar </w:t>
      </w:r>
      <w:r w:rsidR="00C613F5"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2517042-AD7A-40E0-A743-4CB04FAE8082&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415849">
        <w:rPr>
          <w:rFonts w:ascii="Times New Roman" w:hAnsi="Times New Roman" w:cs="Times New Roman"/>
        </w:rPr>
        <w:t xml:space="preserve">,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75D6D660-B6EF-4C6C-A7AB-DCAE065B476B&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415849">
        <w:rPr>
          <w:rFonts w:ascii="Times New Roman" w:hAnsi="Times New Roman" w:cs="Times New Roman"/>
        </w:rPr>
        <w:t xml:space="preserve">, and Berger </w:t>
      </w:r>
      <w:r w:rsidR="00D150AB">
        <w:rPr>
          <w:rFonts w:ascii="Times New Roman" w:hAnsi="Times New Roman" w:cs="Times New Roman"/>
        </w:rPr>
        <w:t xml:space="preserve">et al. </w:t>
      </w:r>
      <w:r w:rsidR="00D150AB">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D7E897B-44DB-453E-9BD0-42262B47F3DE&lt;/uuid&gt;&lt;priority&gt;0&lt;/priority&gt;&lt;publications&gt;&lt;publication&gt;&lt;uuid&gt;3C107155-95D1-4D2F-94F6-9BCF05C3AFAF&lt;/uuid&gt;&lt;volume&gt;328&lt;/volume&gt;&lt;doi&gt;10.1126/science.1184944&lt;/doi&gt;&lt;startpage&gt;195&lt;/startpage&gt;&lt;publication_date&gt;99201004091200000000222000&lt;/publication_date&gt;&lt;url&gt;http://www.sciencemag.org/cgi/doi/10.1126/science.1184944&lt;/url&gt;&lt;type&gt;400&lt;/type&gt;&lt;title&gt;Australopithecus sediba: a new species of Homo-like australopith from South Africa.&lt;/title&gt;&lt;publisher&gt;American Association for the Advancement of Science&lt;/publisher&gt;&lt;institution&gt;Institute for Human Evolution, University of the Witwatersrand, Private Bag 3, Wits 2050, South Africa. profleeberger@yahoo.com&lt;/institution&gt;&lt;number&gt;5975&lt;/number&gt;&lt;subtype&gt;400&lt;/subtype&gt;&lt;endpage&gt;204&lt;/endpage&gt;&lt;bundle&gt;&lt;publication&gt;&lt;title&gt;Science&lt;/title&gt;&lt;type&gt;-100&lt;/type&gt;&lt;subtype&gt;-100&lt;/subtype&gt;&lt;uuid&gt;8E97A13A-F8DE-467E-88CF-00434DA3F570&lt;/uuid&gt;&lt;/publication&gt;&lt;/bundle&gt;&lt;authors&gt;&lt;author&gt;&lt;firstName&gt;Lee&lt;/firstName&gt;&lt;middleNames&gt;R&lt;/middleNames&gt;&lt;lastName&gt;Berger&lt;/lastName&gt;&lt;/author&gt;&lt;author&gt;&lt;lastName&gt;Ruiter&lt;/lastName&gt;&lt;nonDroppingParticle&gt;de&lt;/nonDroppingParticle&gt;&lt;firstName&gt;Darryl&lt;/firstName&gt;&lt;middleNames&gt;J&lt;/middleNames&gt;&lt;/author&gt;&lt;author&gt;&lt;firstName&gt;Steven&lt;/firstName&gt;&lt;middleNames&gt;E&lt;/middleNames&gt;&lt;lastName&gt;Churchill&lt;/lastName&gt;&lt;/author&gt;&lt;author&gt;&lt;firstName&gt;Peter&lt;/firstName&gt;&lt;lastName&gt;Schmid&lt;/lastName&gt;&lt;/author&gt;&lt;author&gt;&lt;firstName&gt;Kristian&lt;/firstName&gt;&lt;middleNames&gt;J&lt;/middleNames&gt;&lt;lastName&gt;Carlson&lt;/lastName&gt;&lt;/author&gt;&lt;author&gt;&lt;firstName&gt;Paul&lt;/firstName&gt;&lt;middleNames&gt;H G M&lt;/middleNames&gt;&lt;lastName&gt;Dirks&lt;/lastName&gt;&lt;/author&gt;&lt;author&gt;&lt;firstName&gt;Job&lt;/firstName&gt;&lt;middleNames&gt;M&lt;/middleNames&gt;&lt;lastName&gt;Kibii&lt;/lastName&gt;&lt;/author&gt;&lt;/authors&gt;&lt;/publication&gt;&lt;/publications&gt;&lt;cites&gt;&lt;cite&gt;&lt;suppress&gt;A&lt;/suppress&gt;&lt;/cite&gt;&lt;/cites&gt;&lt;/citation&gt;</w:instrText>
      </w:r>
      <w:r w:rsidR="00D150AB">
        <w:rPr>
          <w:rFonts w:ascii="Times New Roman" w:hAnsi="Times New Roman" w:cs="Times New Roman"/>
        </w:rPr>
        <w:fldChar w:fldCharType="separate"/>
      </w:r>
      <w:r w:rsidR="008C793A">
        <w:rPr>
          <w:rFonts w:ascii="Times New Roman" w:hAnsi="Times New Roman" w:cs="Times New Roman"/>
        </w:rPr>
        <w:t>(2010)</w:t>
      </w:r>
      <w:r w:rsidR="00D150AB">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0E6F60">
        <w:rPr>
          <w:rFonts w:ascii="Times New Roman" w:hAnsi="Times New Roman" w:cs="Times New Roman"/>
        </w:rPr>
        <w:t>9</w:t>
      </w:r>
      <w:r w:rsidR="00C17444">
        <w:rPr>
          <w:rFonts w:ascii="Times New Roman" w:hAnsi="Times New Roman" w:cs="Times New Roman"/>
        </w:rPr>
        <w:t xml:space="preserve"> </w:t>
      </w:r>
      <w:r w:rsidR="00BD66FE">
        <w:rPr>
          <w:rFonts w:ascii="Times New Roman" w:hAnsi="Times New Roman" w:cs="Times New Roman"/>
        </w:rPr>
        <w:t xml:space="preserve">different </w:t>
      </w:r>
      <w:r w:rsidR="00FD08B1">
        <w:rPr>
          <w:rFonts w:ascii="Times New Roman" w:hAnsi="Times New Roman" w:cs="Times New Roman"/>
        </w:rPr>
        <w:t>h</w:t>
      </w:r>
      <w:r w:rsidR="00A41265">
        <w:rPr>
          <w:rFonts w:ascii="Times New Roman" w:hAnsi="Times New Roman" w:cs="Times New Roman"/>
        </w:rPr>
        <w:t>ominin</w:t>
      </w:r>
      <w:r w:rsidR="00BD66FE">
        <w:rPr>
          <w:rFonts w:ascii="Times New Roman" w:hAnsi="Times New Roman" w:cs="Times New Roman"/>
        </w:rPr>
        <w:t xml:space="preserve"> species including:</w:t>
      </w:r>
      <w:r w:rsidR="00060990" w:rsidRPr="00060990">
        <w:rPr>
          <w:rFonts w:ascii="Times New Roman" w:hAnsi="Times New Roman" w:cs="Times New Roman"/>
          <w:i/>
        </w:rPr>
        <w:t xml:space="preserve"> </w:t>
      </w:r>
      <w:r w:rsidR="00060990" w:rsidRPr="00151F35">
        <w:rPr>
          <w:rFonts w:ascii="Times New Roman" w:hAnsi="Times New Roman" w:cs="Times New Roman"/>
          <w:i/>
        </w:rPr>
        <w:t>Ardipithecus ramidus</w:t>
      </w:r>
      <w:r w:rsidR="00060990">
        <w:rPr>
          <w:rFonts w:ascii="Times New Roman" w:hAnsi="Times New Roman" w:cs="Times New Roman"/>
        </w:rPr>
        <w:t xml:space="preserve"> (n=1),</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A960EA" w:rsidRPr="00A960EA">
        <w:rPr>
          <w:rFonts w:ascii="Times New Roman" w:hAnsi="Times New Roman" w:cs="Times New Roman"/>
          <w:i/>
        </w:rPr>
        <w:t>Australopithecus sediba</w:t>
      </w:r>
      <w:r w:rsidR="00A960EA">
        <w:rPr>
          <w:rFonts w:ascii="Times New Roman" w:hAnsi="Times New Roman" w:cs="Times New Roman"/>
        </w:rPr>
        <w:t xml:space="preserve"> (n=1), </w:t>
      </w:r>
      <w:r w:rsidR="00201BF9" w:rsidRPr="00201BF9">
        <w:rPr>
          <w:rFonts w:ascii="Times New Roman" w:hAnsi="Times New Roman" w:cs="Times New Roman"/>
          <w:i/>
        </w:rPr>
        <w:t>Kenyanthropus platyops</w:t>
      </w:r>
      <w:r w:rsidR="00201BF9">
        <w:rPr>
          <w:rFonts w:ascii="Times New Roman" w:hAnsi="Times New Roman" w:cs="Times New Roman"/>
        </w:rPr>
        <w:t xml:space="preserve"> (n=1),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6A4E84" w:rsidRPr="006A4E84">
        <w:rPr>
          <w:rFonts w:ascii="Times New Roman" w:hAnsi="Times New Roman" w:cs="Times New Roman"/>
          <w:i/>
        </w:rPr>
        <w:t>Homo floresiensis</w:t>
      </w:r>
      <w:r w:rsidR="006A4E84">
        <w:rPr>
          <w:rFonts w:ascii="Times New Roman" w:hAnsi="Times New Roman" w:cs="Times New Roman"/>
        </w:rPr>
        <w:t xml:space="preserve"> (n=1), </w:t>
      </w:r>
      <w:r w:rsidR="00415849" w:rsidRPr="00415849">
        <w:rPr>
          <w:rFonts w:ascii="Times New Roman" w:hAnsi="Times New Roman" w:cs="Times New Roman"/>
          <w:i/>
        </w:rPr>
        <w:t>Homo antecessor</w:t>
      </w:r>
      <w:r w:rsidR="00415849">
        <w:rPr>
          <w:rFonts w:ascii="Times New Roman" w:hAnsi="Times New Roman" w:cs="Times New Roman"/>
        </w:rPr>
        <w:t xml:space="preserve"> (n=3),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Pr>
          <w:rFonts w:ascii="Times New Roman" w:hAnsi="Times New Roman" w:cs="Times New Roman"/>
        </w:rPr>
        <w:t xml:space="preserve">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8B4591">
        <w:rPr>
          <w:rFonts w:ascii="Times New Roman" w:hAnsi="Times New Roman" w:cs="Times New Roman"/>
        </w:rPr>
        <w:t>6</w:t>
      </w:r>
      <w:r w:rsidR="000C477D">
        <w:rPr>
          <w:rFonts w:ascii="Times New Roman" w:hAnsi="Times New Roman" w:cs="Times New Roman"/>
        </w:rPr>
        <w:t>)</w:t>
      </w:r>
      <w:r w:rsidR="00415849">
        <w:rPr>
          <w:rFonts w:ascii="Times New Roman" w:hAnsi="Times New Roman" w:cs="Times New Roman"/>
        </w:rPr>
        <w:t xml:space="preserve">, and </w:t>
      </w:r>
      <w:r w:rsidR="00415849" w:rsidRPr="00415849">
        <w:rPr>
          <w:rFonts w:ascii="Times New Roman" w:hAnsi="Times New Roman" w:cs="Times New Roman"/>
          <w:i/>
        </w:rPr>
        <w:t>Paranthropus robustus</w:t>
      </w:r>
      <w:r w:rsidR="00415849">
        <w:rPr>
          <w:rFonts w:ascii="Times New Roman" w:hAnsi="Times New Roman" w:cs="Times New Roman"/>
        </w:rPr>
        <w:t xml:space="preserve"> (</w:t>
      </w:r>
      <w:r w:rsidR="00201BF9">
        <w:rPr>
          <w:rFonts w:ascii="Times New Roman" w:hAnsi="Times New Roman" w:cs="Times New Roman"/>
        </w:rPr>
        <w:t>n=3)</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3419B001"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w:t>
      </w:r>
      <w:r w:rsidR="00FD08B1">
        <w:rPr>
          <w:rFonts w:ascii="Times New Roman" w:hAnsi="Times New Roman" w:cs="Times New Roman"/>
        </w:rPr>
        <w:t>We assume that a</w:t>
      </w:r>
      <w:r w:rsidRPr="00862889">
        <w:rPr>
          <w:rFonts w:ascii="Times New Roman" w:hAnsi="Times New Roman" w:cs="Times New Roman"/>
        </w:rPr>
        <w:t xml:space="preserve">ny error associated with these measures was equally distributed across all </w:t>
      </w:r>
      <w:r w:rsidR="005A4520">
        <w:rPr>
          <w:rFonts w:ascii="Times New Roman" w:hAnsi="Times New Roman" w:cs="Times New Roman"/>
        </w:rPr>
        <w:t>taxa</w:t>
      </w:r>
      <w:r w:rsidRPr="00862889">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D6A82153-215C-4F56-A78D-18D801691ECE&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0D335DB2"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w:t>
      </w:r>
      <w:r w:rsidR="00FD08B1">
        <w:rPr>
          <w:rFonts w:ascii="Times New Roman" w:hAnsi="Times New Roman" w:cs="Times New Roman"/>
        </w:rPr>
        <w:t>b</w:t>
      </w:r>
      <w:r w:rsidRPr="00862889">
        <w:rPr>
          <w:rFonts w:ascii="Times New Roman" w:hAnsi="Times New Roman" w:cs="Times New Roman"/>
        </w:rPr>
        <w:t xml:space="preserve">ody </w:t>
      </w:r>
      <w:r w:rsidR="00FD08B1">
        <w:rPr>
          <w:rFonts w:ascii="Times New Roman" w:hAnsi="Times New Roman" w:cs="Times New Roman"/>
        </w:rPr>
        <w:t>s</w:t>
      </w:r>
      <w:r w:rsidRPr="00862889">
        <w:rPr>
          <w:rFonts w:ascii="Times New Roman" w:hAnsi="Times New Roman" w:cs="Times New Roman"/>
        </w:rPr>
        <w:t xml:space="preserve">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7793777-8072-4B6E-858E-17109DCB2F4F&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citekey&gt;Martin:1984uw&lt;/citekey&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uuid&gt;979E7AAC-8D78-4A03-A239-8ABC1AD82F2F&lt;/uuid&gt;&lt;volume&gt;293&lt;/volume&gt;&lt;doi&gt;10.1038/293057a0&lt;/doi&gt;&lt;startpage&gt;57&lt;/startpage&gt;&lt;publication_date&gt;99198109031200000000222000&lt;/publication_date&gt;&lt;url&gt;http://eutils.ncbi.nlm.nih.gov/entrez/eutils/elink.fcgi?dbfrom=pubmed&amp;amp;id=7266659&amp;amp;retmode=ref&amp;amp;cmd=prlinks&lt;/url&gt;&lt;citekey&gt;Martin:1981bx&lt;/citekey&gt;&lt;type&gt;400&lt;/type&gt;&lt;title&gt;Relative brain size and basal metabolic rate in terrestrial vertebrates.&lt;/title&gt;&lt;number&gt;5827&lt;/number&gt;&lt;subtype&gt;400&lt;/subtype&gt;&lt;endpage&gt;60&lt;/endpage&gt;&lt;bundle&gt;&lt;publication&gt;&lt;publisher&gt;Nature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w:t>
      </w:r>
      <w:r w:rsidR="00FD08B1">
        <w:rPr>
          <w:rFonts w:ascii="Times New Roman" w:hAnsi="Times New Roman" w:cs="Times New Roman"/>
        </w:rPr>
        <w:t>worthwhile</w:t>
      </w:r>
      <w:r>
        <w:rPr>
          <w:rFonts w:ascii="Times New Roman" w:hAnsi="Times New Roman" w:cs="Times New Roman"/>
        </w:rPr>
        <w:t xml:space="preserve">, </w:t>
      </w:r>
      <w:r w:rsidR="00A6629A">
        <w:rPr>
          <w:rFonts w:ascii="Times New Roman" w:hAnsi="Times New Roman" w:cs="Times New Roman"/>
        </w:rPr>
        <w:t xml:space="preserve"> </w:t>
      </w:r>
      <w:r w:rsidR="00FD08B1">
        <w:rPr>
          <w:rFonts w:ascii="Times New Roman" w:hAnsi="Times New Roman" w:cs="Times New Roman"/>
        </w:rPr>
        <w:t xml:space="preserve">reliable </w:t>
      </w:r>
      <w:r w:rsidR="00A6629A">
        <w:rPr>
          <w:rFonts w:ascii="Times New Roman" w:hAnsi="Times New Roman" w:cs="Times New Roman"/>
        </w:rPr>
        <w:t xml:space="preserve">estimates of body mass in fossil taxa are </w:t>
      </w:r>
      <w:r w:rsidR="00FD08B1">
        <w:rPr>
          <w:rFonts w:ascii="Times New Roman" w:hAnsi="Times New Roman" w:cs="Times New Roman"/>
        </w:rPr>
        <w:t>relatively sparse</w:t>
      </w:r>
      <w:r w:rsidR="00A6629A">
        <w:rPr>
          <w:rFonts w:ascii="Times New Roman" w:hAnsi="Times New Roman" w:cs="Times New Roman"/>
        </w:rPr>
        <w:t xml:space="preserve">. In the Shultz  &amp; Dunbar dataset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4173C6E6-4FEC-40C4-8C57-ADC49BE81D6B&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C8B66AD-DF6B-44CD-899F-FDD951F59D3F&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citekey&gt;Elliott:2014hs&lt;/citekey&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reliable estimators of </w:t>
      </w:r>
      <w:r w:rsidR="00FD08B1">
        <w:rPr>
          <w:rFonts w:ascii="Times New Roman" w:hAnsi="Times New Roman" w:cs="Times New Roman"/>
        </w:rPr>
        <w:t>h</w:t>
      </w:r>
      <w:r w:rsidR="00A6629A">
        <w:rPr>
          <w:rFonts w:ascii="Times New Roman" w:hAnsi="Times New Roman" w:cs="Times New Roman"/>
        </w:rPr>
        <w:t>ominin body mass</w:t>
      </w:r>
      <w:r w:rsidR="00FD08B1">
        <w:rPr>
          <w:rFonts w:ascii="Times New Roman" w:hAnsi="Times New Roman" w:cs="Times New Roman"/>
        </w:rPr>
        <w:t>,</w:t>
      </w:r>
      <w:r w:rsidR="00A6629A">
        <w:rPr>
          <w:rFonts w:ascii="Times New Roman" w:hAnsi="Times New Roman" w:cs="Times New Roman"/>
        </w:rPr>
        <w:t xml:space="preserve"> as previously suggested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9499944E-0CFB-4B08-8EA0-36A55F6DEBB8&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citekey&gt;Aiello:1994jh&lt;/citekey&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xml:space="preserve">. This issue is further compounded when comparing specimens across multiple mammalian </w:t>
      </w:r>
      <w:r w:rsidR="005A4520">
        <w:rPr>
          <w:rFonts w:ascii="Times New Roman" w:hAnsi="Times New Roman" w:cs="Times New Roman"/>
        </w:rPr>
        <w:t>taxa</w:t>
      </w:r>
      <w:r w:rsidR="00A6629A">
        <w:rPr>
          <w:rFonts w:ascii="Times New Roman" w:hAnsi="Times New Roman" w:cs="Times New Roman"/>
        </w:rPr>
        <w:t xml:space="preserve">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sidR="00FD08B1">
        <w:rPr>
          <w:rFonts w:ascii="Times New Roman" w:hAnsi="Times New Roman" w:cs="Times New Roman"/>
        </w:rPr>
        <w:t xml:space="preserve">total </w:t>
      </w:r>
      <w:r>
        <w:rPr>
          <w:rFonts w:ascii="Times New Roman" w:hAnsi="Times New Roman" w:cs="Times New Roman"/>
        </w:rPr>
        <w:t xml:space="preserve">CC </w:t>
      </w:r>
      <w:r w:rsidR="00ED2791">
        <w:rPr>
          <w:rFonts w:ascii="Times New Roman" w:hAnsi="Times New Roman" w:cs="Times New Roman"/>
        </w:rPr>
        <w:t xml:space="preserve">is </w:t>
      </w:r>
      <w:r w:rsidR="008C5C33">
        <w:rPr>
          <w:rFonts w:ascii="Times New Roman" w:hAnsi="Times New Roman" w:cs="Times New Roman"/>
        </w:rPr>
        <w:t xml:space="preserve">the </w:t>
      </w:r>
      <w:r>
        <w:rPr>
          <w:rFonts w:ascii="Times New Roman" w:hAnsi="Times New Roman" w:cs="Times New Roman"/>
        </w:rPr>
        <w:t xml:space="preserve">best predictor </w:t>
      </w:r>
      <w:r w:rsidR="00FD08B1">
        <w:rPr>
          <w:rFonts w:ascii="Times New Roman" w:hAnsi="Times New Roman" w:cs="Times New Roman"/>
        </w:rPr>
        <w:t xml:space="preserve">than EQ </w:t>
      </w:r>
      <w:r w:rsidR="002524F7">
        <w:rPr>
          <w:rFonts w:ascii="Times New Roman" w:hAnsi="Times New Roman" w:cs="Times New Roman"/>
        </w:rPr>
        <w:t xml:space="preserve">of </w:t>
      </w:r>
      <w:r w:rsidR="00FD08B1">
        <w:rPr>
          <w:rFonts w:ascii="Times New Roman" w:hAnsi="Times New Roman" w:cs="Times New Roman"/>
        </w:rPr>
        <w:t xml:space="preserve">measures of </w:t>
      </w:r>
      <w:r>
        <w:rPr>
          <w:rFonts w:ascii="Times New Roman" w:hAnsi="Times New Roman" w:cs="Times New Roman"/>
        </w:rPr>
        <w:t xml:space="preserve">intelligence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E00D2F01-8905-4F0F-BE74-3FDCE41DB90A&lt;/uuid&gt;&lt;priority&gt;0&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BE5D9A5-0EF0-4D49-B172-34092B864809&lt;/uuid&gt;&lt;priority&gt;12&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F41066D" w14:textId="2F4C9425" w:rsidR="002A6C54" w:rsidRDefault="004A672D" w:rsidP="00625A3E">
      <w:pPr>
        <w:rPr>
          <w:rFonts w:ascii="Times New Roman" w:hAnsi="Times New Roman" w:cs="Times New Roman"/>
        </w:rPr>
      </w:pPr>
      <w:r>
        <w:rPr>
          <w:rFonts w:ascii="Times New Roman" w:hAnsi="Times New Roman" w:cs="Times New Roman"/>
        </w:rPr>
        <w:lastRenderedPageBreak/>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0809AB3-365F-4E44-BBA9-0DAAB8707A85&lt;/uuid&gt;&lt;priority&gt;0&lt;/priority&gt;&lt;publications&gt;&lt;publication&gt;&lt;uuid&gt;E2B61468-E9D0-40B0-A7AB-1BFC6D07B049&lt;/uuid&gt;&lt;volume&gt;20&lt;/volume&gt;&lt;startpage&gt;289&lt;/startpage&gt;&lt;publication_date&gt;99200401221200000000222000&lt;/publication_date&gt;&lt;url&gt;http://eutils.ncbi.nlm.nih.gov/entrez/eutils/elink.fcgi?dbfrom=pubmed&amp;amp;id=14734327&amp;amp;retmode=ref&amp;amp;cmd=prlinks&lt;/url&gt;&lt;citekey&gt;Paradis:2004ws&lt;/citekey&gt;&lt;type&gt;400&lt;/type&gt;&lt;title&gt;APE: Analyses of Phylogenetics and Evolution in R language.&lt;/title&gt;&lt;institution&gt;Laboratoire de Paléontologie, Paléobiologie and Phylogénie, Institut des Sciences de l'Evolution, Université Montpellier II, F-34095 Montpellier cédex 05, France. paradis@isem.univ-montp2.fr&lt;/institution&gt;&lt;number&gt;2&lt;/number&gt;&lt;subtype&gt;400&lt;/subtype&gt;&lt;endpage&gt;290&lt;/endpage&gt;&lt;bundle&gt;&lt;publication&gt;&lt;title&gt;Bioinformatics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&lt;citation&gt;&lt;uuid&gt;8FB4D05A-3017-4C13-832B-BF7A062067C7&lt;/uuid&gt;&lt;priority&gt;0&lt;/priority&gt;&lt;publications&gt;&lt;publication&gt;&lt;title&gt;R: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w:t>
      </w:r>
      <w:r w:rsidR="002A6C54">
        <w:rPr>
          <w:rFonts w:ascii="Times New Roman" w:hAnsi="Times New Roman" w:cs="Times New Roman"/>
        </w:rPr>
        <w:t xml:space="preserve">In our model, we used a Restricted Maximum Likelihood (REML) estimation method that assumes species diverge according to Brownian motion and takes into account branch length. Despite these assumptions, it has proven capable of reliably generating reconstructions of biological measurements (e.g. brain size) that can be </w:t>
      </w:r>
      <w:proofErr w:type="gramStart"/>
      <w:r w:rsidR="002A6C54">
        <w:rPr>
          <w:rFonts w:ascii="Times New Roman" w:hAnsi="Times New Roman" w:cs="Times New Roman"/>
        </w:rPr>
        <w:t>cross-validated</w:t>
      </w:r>
      <w:proofErr w:type="gramEnd"/>
      <w:r w:rsidR="002A6C54">
        <w:rPr>
          <w:rFonts w:ascii="Times New Roman" w:hAnsi="Times New Roman" w:cs="Times New Roman"/>
        </w:rPr>
        <w:t xml:space="preserve"> with the fossil record.  Previous investigations have utilized this method to reconstruct the brain size of Primates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F0522BC-3FA2-4F9B-8B53-1AFB4E4BE757&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2010; Boddy et al., 2012)</w:t>
      </w:r>
      <w:r w:rsidR="002A6C54">
        <w:rPr>
          <w:rFonts w:ascii="Times New Roman" w:hAnsi="Times New Roman" w:cs="Times New Roman"/>
        </w:rPr>
        <w:fldChar w:fldCharType="end"/>
      </w:r>
      <w:r w:rsidR="002A6C54">
        <w:rPr>
          <w:rFonts w:ascii="Times New Roman" w:hAnsi="Times New Roman" w:cs="Times New Roman"/>
        </w:rPr>
        <w:t xml:space="preserve">, Carnivora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BDF3908A-63AD-475B-A1CD-F914F14ED798&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(Finarelli and Flynn, 2007)</w:t>
      </w:r>
      <w:r w:rsidR="002A6C54">
        <w:rPr>
          <w:rFonts w:ascii="Times New Roman" w:hAnsi="Times New Roman" w:cs="Times New Roman"/>
        </w:rPr>
        <w:fldChar w:fldCharType="end"/>
      </w:r>
      <w:r w:rsidR="002A6C54">
        <w:rPr>
          <w:rFonts w:ascii="Times New Roman" w:hAnsi="Times New Roman" w:cs="Times New Roman"/>
        </w:rPr>
        <w:t xml:space="preserve">, Cetacea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F377949-ED89-48D3-81F9-86A756FAD364&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2013)</w:t>
      </w:r>
      <w:r w:rsidR="002A6C54">
        <w:rPr>
          <w:rFonts w:ascii="Times New Roman" w:hAnsi="Times New Roman" w:cs="Times New Roman"/>
        </w:rPr>
        <w:fldChar w:fldCharType="end"/>
      </w:r>
      <w:r w:rsidR="002A6C54">
        <w:rPr>
          <w:rFonts w:ascii="Times New Roman" w:hAnsi="Times New Roman" w:cs="Times New Roman"/>
        </w:rPr>
        <w:t xml:space="preserve"> and other mammalian taxa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A6E6C6D-5726-491C-AC48-9469C271C26D&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(Boddy et al., 2012)</w:t>
      </w:r>
      <w:r w:rsidR="002A6C54">
        <w:rPr>
          <w:rFonts w:ascii="Times New Roman" w:hAnsi="Times New Roman" w:cs="Times New Roman"/>
        </w:rPr>
        <w:fldChar w:fldCharType="end"/>
      </w:r>
      <w:r w:rsidR="002A6C54">
        <w:rPr>
          <w:rFonts w:ascii="Times New Roman" w:hAnsi="Times New Roman" w:cs="Times New Roman"/>
        </w:rPr>
        <w:t>.</w:t>
      </w:r>
    </w:p>
    <w:p w14:paraId="6B66F949" w14:textId="73476DE0" w:rsidR="00D928D4" w:rsidRPr="00A607F5" w:rsidRDefault="001B75DF" w:rsidP="002A6C54">
      <w:pPr>
        <w:ind w:firstLine="720"/>
        <w:rPr>
          <w:rFonts w:ascii="Times New Roman" w:hAnsi="Times New Roman" w:cs="Times New Roman"/>
        </w:rPr>
      </w:pPr>
      <w:r>
        <w:rPr>
          <w:rFonts w:ascii="Times New Roman" w:hAnsi="Times New Roman" w:cs="Times New Roman"/>
        </w:rPr>
        <w:t xml:space="preserve">Extant CCs </w:t>
      </w:r>
      <w:r w:rsidR="004A672D">
        <w:rPr>
          <w:rFonts w:ascii="Times New Roman" w:hAnsi="Times New Roman" w:cs="Times New Roman"/>
        </w:rPr>
        <w:t xml:space="preserve">tip data for Artiodactlya </w:t>
      </w:r>
      <w:r w:rsidR="000C477D">
        <w:rPr>
          <w:rFonts w:ascii="Times New Roman" w:hAnsi="Times New Roman" w:cs="Times New Roman"/>
        </w:rPr>
        <w:t>(</w:t>
      </w:r>
      <w:r w:rsidR="004A672D">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sidR="004A672D">
        <w:rPr>
          <w:rFonts w:ascii="Times New Roman" w:hAnsi="Times New Roman" w:cs="Times New Roman"/>
        </w:rPr>
        <w:t xml:space="preserve"> </w:t>
      </w:r>
      <w:r w:rsidR="000C477D">
        <w:rPr>
          <w:rFonts w:ascii="Times New Roman" w:hAnsi="Times New Roman" w:cs="Times New Roman"/>
        </w:rPr>
        <w:t>(</w:t>
      </w:r>
      <w:r w:rsidR="004A672D">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8F1964">
        <w:rPr>
          <w:rFonts w:ascii="Times New Roman" w:hAnsi="Times New Roman" w:cs="Times New Roman"/>
        </w:rPr>
        <w:t>were</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w:t>
      </w:r>
      <w:r w:rsidR="00EC1C6C" w:rsidRPr="00F25788">
        <w:rPr>
          <w:rFonts w:ascii="Times New Roman" w:hAnsi="Times New Roman" w:cs="Times New Roman"/>
        </w:rPr>
        <w:t xml:space="preserve">dataset </w:t>
      </w:r>
      <w:r w:rsidR="00EC1C6C" w:rsidRPr="00F25788">
        <w:rPr>
          <w:rFonts w:ascii="Times New Roman" w:hAnsi="Times New Roman" w:cs="Times New Roman"/>
        </w:rPr>
        <w:fldChar w:fldCharType="begin"/>
      </w:r>
      <w:r w:rsidR="008C793A" w:rsidRPr="00F25788">
        <w:rPr>
          <w:rFonts w:ascii="Times New Roman" w:hAnsi="Times New Roman" w:cs="Times New Roman"/>
        </w:rPr>
        <w:instrText xml:space="preserve"> ADDIN PAPERS2_CITATIONS &lt;citation&gt;&lt;uuid&gt;5889A8C6-41BD-470D-A1A7-8CE3678471BF&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F25788">
        <w:rPr>
          <w:rFonts w:ascii="Times New Roman" w:hAnsi="Times New Roman" w:cs="Times New Roman"/>
        </w:rPr>
        <w:fldChar w:fldCharType="separate"/>
      </w:r>
      <w:r w:rsidR="00D45F4E" w:rsidRPr="00F25788">
        <w:rPr>
          <w:rFonts w:ascii="Times New Roman" w:hAnsi="Times New Roman" w:cs="Times New Roman"/>
        </w:rPr>
        <w:t>(2010)</w:t>
      </w:r>
      <w:r w:rsidR="00EC1C6C" w:rsidRPr="00F25788">
        <w:rPr>
          <w:rFonts w:ascii="Times New Roman" w:hAnsi="Times New Roman" w:cs="Times New Roman"/>
        </w:rPr>
        <w:fldChar w:fldCharType="end"/>
      </w:r>
      <w:r w:rsidR="007A2A72" w:rsidRPr="00F25788">
        <w:rPr>
          <w:rFonts w:ascii="Times New Roman" w:hAnsi="Times New Roman" w:cs="Times New Roman"/>
        </w:rPr>
        <w:t xml:space="preserve"> while Primate data</w:t>
      </w:r>
      <w:r w:rsidR="00EC1C6C" w:rsidRPr="00F25788">
        <w:rPr>
          <w:rFonts w:ascii="Times New Roman" w:hAnsi="Times New Roman" w:cs="Times New Roman"/>
        </w:rPr>
        <w:t xml:space="preserve"> </w:t>
      </w:r>
      <w:r w:rsidR="000C477D" w:rsidRPr="00F25788">
        <w:rPr>
          <w:rFonts w:ascii="Times New Roman" w:hAnsi="Times New Roman" w:cs="Times New Roman"/>
        </w:rPr>
        <w:t>(</w:t>
      </w:r>
      <w:r w:rsidR="00EC1C6C" w:rsidRPr="00F25788">
        <w:rPr>
          <w:rFonts w:ascii="Times New Roman" w:hAnsi="Times New Roman" w:cs="Times New Roman"/>
        </w:rPr>
        <w:t>n=76</w:t>
      </w:r>
      <w:r w:rsidR="000C477D" w:rsidRPr="00F25788">
        <w:rPr>
          <w:rFonts w:ascii="Times New Roman" w:hAnsi="Times New Roman" w:cs="Times New Roman"/>
        </w:rPr>
        <w:t>)</w:t>
      </w:r>
      <w:r w:rsidR="00EC1C6C" w:rsidRPr="00F25788">
        <w:rPr>
          <w:rFonts w:ascii="Times New Roman" w:hAnsi="Times New Roman" w:cs="Times New Roman"/>
        </w:rPr>
        <w:t xml:space="preserve"> </w:t>
      </w:r>
      <w:r w:rsidR="008F1964" w:rsidRPr="00F25788">
        <w:rPr>
          <w:rFonts w:ascii="Times New Roman" w:hAnsi="Times New Roman" w:cs="Times New Roman"/>
        </w:rPr>
        <w:t>were</w:t>
      </w:r>
      <w:r w:rsidR="004A672D" w:rsidRPr="00F25788">
        <w:rPr>
          <w:rFonts w:ascii="Times New Roman" w:hAnsi="Times New Roman" w:cs="Times New Roman"/>
        </w:rPr>
        <w:t xml:space="preserve"> taken from </w:t>
      </w:r>
      <w:r w:rsidR="00EC1C6C" w:rsidRPr="00F25788">
        <w:rPr>
          <w:rFonts w:ascii="Times New Roman" w:hAnsi="Times New Roman" w:cs="Times New Roman"/>
        </w:rPr>
        <w:t xml:space="preserve">the </w:t>
      </w:r>
      <w:proofErr w:type="spellStart"/>
      <w:r w:rsidR="00EC1C6C" w:rsidRPr="00F25788">
        <w:rPr>
          <w:rFonts w:ascii="Times New Roman" w:hAnsi="Times New Roman" w:cs="Times New Roman"/>
        </w:rPr>
        <w:t>Boddy</w:t>
      </w:r>
      <w:proofErr w:type="spellEnd"/>
      <w:r w:rsidR="00EC1C6C" w:rsidRPr="00F25788">
        <w:rPr>
          <w:rFonts w:ascii="Times New Roman" w:hAnsi="Times New Roman" w:cs="Times New Roman"/>
        </w:rPr>
        <w:t xml:space="preserve"> et al. dataset </w:t>
      </w:r>
      <w:r w:rsidR="00EC1C6C" w:rsidRPr="00F25788">
        <w:rPr>
          <w:rFonts w:ascii="Times New Roman" w:hAnsi="Times New Roman" w:cs="Times New Roman"/>
        </w:rPr>
        <w:fldChar w:fldCharType="begin"/>
      </w:r>
      <w:r w:rsidR="008C793A" w:rsidRPr="00F25788">
        <w:rPr>
          <w:rFonts w:ascii="Times New Roman" w:hAnsi="Times New Roman" w:cs="Times New Roman"/>
        </w:rPr>
        <w:instrText xml:space="preserve"> ADDIN PAPERS2_CITATIONS &lt;citation&gt;&lt;uuid&gt;9339F91F-BA80-45FF-8C20-C2982243EA15&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sidRPr="00F25788">
        <w:rPr>
          <w:rFonts w:ascii="Times New Roman" w:hAnsi="Times New Roman" w:cs="Times New Roman"/>
        </w:rPr>
        <w:fldChar w:fldCharType="separate"/>
      </w:r>
      <w:r w:rsidR="00D45F4E" w:rsidRPr="00F25788">
        <w:rPr>
          <w:rFonts w:ascii="Times New Roman" w:hAnsi="Times New Roman" w:cs="Times New Roman"/>
        </w:rPr>
        <w:t>(2012)</w:t>
      </w:r>
      <w:r w:rsidR="00EC1C6C" w:rsidRPr="00F25788">
        <w:rPr>
          <w:rFonts w:ascii="Times New Roman" w:hAnsi="Times New Roman" w:cs="Times New Roman"/>
        </w:rPr>
        <w:fldChar w:fldCharType="end"/>
      </w:r>
      <w:r w:rsidR="00EC1C6C" w:rsidRPr="00B63F2C">
        <w:rPr>
          <w:rFonts w:ascii="Times New Roman" w:hAnsi="Times New Roman" w:cs="Times New Roman"/>
          <w:highlight w:val="cyan"/>
        </w:rPr>
        <w:t>.</w:t>
      </w:r>
      <w:r w:rsidR="007A2A72" w:rsidRPr="00B63F2C">
        <w:rPr>
          <w:rFonts w:ascii="Times New Roman" w:hAnsi="Times New Roman" w:cs="Times New Roman"/>
          <w:highlight w:val="cyan"/>
        </w:rPr>
        <w:t xml:space="preserve"> </w:t>
      </w:r>
      <w:r w:rsidR="008C172D" w:rsidRPr="00B63F2C">
        <w:rPr>
          <w:rFonts w:ascii="Times New Roman" w:hAnsi="Times New Roman" w:cs="Times New Roman"/>
          <w:highlight w:val="cyan"/>
        </w:rPr>
        <w:t>The authors acknowledge that Cetacea and Artiodactyla represent the mon</w:t>
      </w:r>
      <w:r w:rsidR="008C172D" w:rsidRPr="00F25788">
        <w:rPr>
          <w:rFonts w:ascii="Times New Roman" w:hAnsi="Times New Roman" w:cs="Times New Roman"/>
          <w:highlight w:val="cyan"/>
        </w:rPr>
        <w:t xml:space="preserve">ophyletic clade known as </w:t>
      </w:r>
      <w:proofErr w:type="spellStart"/>
      <w:r w:rsidR="008C172D" w:rsidRPr="00F25788">
        <w:rPr>
          <w:rFonts w:ascii="Times New Roman" w:hAnsi="Times New Roman" w:cs="Times New Roman"/>
          <w:highlight w:val="cyan"/>
        </w:rPr>
        <w:t>Cetartiodactyla</w:t>
      </w:r>
      <w:proofErr w:type="spellEnd"/>
      <w:r w:rsidR="008C172D" w:rsidRPr="00F25788">
        <w:rPr>
          <w:rFonts w:ascii="Times New Roman" w:hAnsi="Times New Roman" w:cs="Times New Roman"/>
          <w:highlight w:val="cyan"/>
        </w:rPr>
        <w:t>. However for the purposes of this study the</w:t>
      </w:r>
      <w:r w:rsidR="00F25788">
        <w:rPr>
          <w:rFonts w:ascii="Times New Roman" w:hAnsi="Times New Roman" w:cs="Times New Roman"/>
          <w:highlight w:val="cyan"/>
        </w:rPr>
        <w:t xml:space="preserve"> clade is subdivided due to their </w:t>
      </w:r>
      <w:r w:rsidR="008C172D" w:rsidRPr="00F25788">
        <w:rPr>
          <w:rFonts w:ascii="Times New Roman" w:hAnsi="Times New Roman" w:cs="Times New Roman"/>
          <w:highlight w:val="cyan"/>
        </w:rPr>
        <w:t xml:space="preserve">drastically different </w:t>
      </w:r>
      <w:r w:rsidR="00F25788">
        <w:rPr>
          <w:rFonts w:ascii="Times New Roman" w:hAnsi="Times New Roman" w:cs="Times New Roman"/>
          <w:highlight w:val="cyan"/>
        </w:rPr>
        <w:t>ecologies</w:t>
      </w:r>
      <w:r w:rsidR="00D27FAC" w:rsidRPr="00F25788">
        <w:rPr>
          <w:rFonts w:ascii="Times New Roman" w:hAnsi="Times New Roman" w:cs="Times New Roman"/>
          <w:highlight w:val="cyan"/>
        </w:rPr>
        <w:t xml:space="preserve">, which are likely to be </w:t>
      </w:r>
      <w:r w:rsidR="00A94998" w:rsidRPr="00F25788">
        <w:rPr>
          <w:rFonts w:ascii="Times New Roman" w:hAnsi="Times New Roman" w:cs="Times New Roman"/>
          <w:highlight w:val="cyan"/>
        </w:rPr>
        <w:t>differently</w:t>
      </w:r>
      <w:r w:rsidR="00F25788">
        <w:rPr>
          <w:rFonts w:ascii="Times New Roman" w:hAnsi="Times New Roman" w:cs="Times New Roman"/>
          <w:highlight w:val="cyan"/>
        </w:rPr>
        <w:t xml:space="preserve"> affected by global climatic</w:t>
      </w:r>
      <w:r w:rsidR="00D27FAC" w:rsidRPr="00F25788">
        <w:rPr>
          <w:rFonts w:ascii="Times New Roman" w:hAnsi="Times New Roman" w:cs="Times New Roman"/>
          <w:highlight w:val="cyan"/>
        </w:rPr>
        <w:t xml:space="preserve"> changes.</w:t>
      </w:r>
      <w:r w:rsidR="008C172D">
        <w:rPr>
          <w:rFonts w:ascii="Times New Roman" w:hAnsi="Times New Roman" w:cs="Times New Roman"/>
        </w:rPr>
        <w:t xml:space="preserve"> </w:t>
      </w:r>
      <w:r w:rsidR="007A2A72">
        <w:rPr>
          <w:rFonts w:ascii="Times New Roman" w:hAnsi="Times New Roman" w:cs="Times New Roman"/>
        </w:rPr>
        <w:t xml:space="preserve">Tree data </w:t>
      </w:r>
      <w:r w:rsidR="008F1964">
        <w:rPr>
          <w:rFonts w:ascii="Times New Roman" w:hAnsi="Times New Roman" w:cs="Times New Roman"/>
        </w:rPr>
        <w:t>were</w:t>
      </w:r>
      <w:r w:rsidR="007A2A72">
        <w:rPr>
          <w:rFonts w:ascii="Times New Roman" w:hAnsi="Times New Roman" w:cs="Times New Roman"/>
        </w:rPr>
        <w:t xml:space="preserve"> </w:t>
      </w:r>
      <w:r w:rsidR="002133F1">
        <w:rPr>
          <w:rFonts w:ascii="Times New Roman" w:hAnsi="Times New Roman" w:cs="Times New Roman"/>
        </w:rPr>
        <w:t>derived</w:t>
      </w:r>
      <w:r w:rsidR="007A2A72">
        <w:rPr>
          <w:rFonts w:ascii="Times New Roman" w:hAnsi="Times New Roman" w:cs="Times New Roman"/>
        </w:rPr>
        <w:t xml:space="preserve"> from the </w:t>
      </w:r>
      <w:proofErr w:type="spellStart"/>
      <w:r w:rsidR="007A2A72">
        <w:rPr>
          <w:rFonts w:ascii="Times New Roman" w:hAnsi="Times New Roman" w:cs="Times New Roman"/>
        </w:rPr>
        <w:t>Bininda-Emonds</w:t>
      </w:r>
      <w:proofErr w:type="spellEnd"/>
      <w:r w:rsidR="007A2A72">
        <w:rPr>
          <w:rFonts w:ascii="Times New Roman" w:hAnsi="Times New Roman" w:cs="Times New Roman"/>
        </w:rPr>
        <w:t xml:space="preserve"> et al. </w:t>
      </w:r>
      <w:r w:rsidR="007A2A7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EE616DD5-A389-4BD4-9733-3592F98D37DF&lt;/uuid&gt;&lt;priority&gt;0&lt;/priority&gt;&lt;publications&gt;&lt;publication&gt;&lt;uuid&gt;C3EB2487-11FF-42A6-A077-891A306F3794&lt;/uuid&gt;&lt;volume&gt;446&lt;/volume&gt;&lt;doi&gt;10.1038/nature05634&lt;/doi&gt;&lt;startpage&gt;507&lt;/startpage&gt;&lt;publication_date&gt;99200703291200000000222000&lt;/publication_date&gt;&lt;url&gt;http://www.nature.com/doifinder/10.1038/nature05634&lt;/url&gt;&lt;citekey&gt;BinindaEmonds:2007bk&lt;/citekey&gt;&lt;type&gt;400&lt;/type&gt;&lt;title&gt;The delayed rise of present-day mammals&lt;/title&gt;&lt;number&gt;7135&lt;/number&gt;&lt;subtype&gt;400&lt;/subtype&gt;&lt;endpage&gt;512&lt;/endpage&gt;&lt;bundle&gt;&lt;publication&gt;&lt;publisher&gt;Nature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sidR="007A2A72">
        <w:rPr>
          <w:rFonts w:ascii="Times New Roman" w:hAnsi="Times New Roman" w:cs="Times New Roman"/>
        </w:rPr>
        <w:fldChar w:fldCharType="separate"/>
      </w:r>
      <w:r w:rsidR="00D45F4E">
        <w:rPr>
          <w:rFonts w:ascii="Times New Roman" w:hAnsi="Times New Roman" w:cs="Times New Roman"/>
        </w:rPr>
        <w:t>(2007)</w:t>
      </w:r>
      <w:r w:rsidR="007A2A72">
        <w:rPr>
          <w:rFonts w:ascii="Times New Roman" w:hAnsi="Times New Roman" w:cs="Times New Roman"/>
        </w:rPr>
        <w:fldChar w:fldCharType="end"/>
      </w:r>
      <w:r w:rsidR="007A2A72">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r w:rsidR="00D928D4">
        <w:rPr>
          <w:rFonts w:ascii="Times New Roman" w:hAnsi="Times New Roman" w:cs="Times New Roman"/>
        </w:rPr>
        <w:t xml:space="preserve">The REML produced </w:t>
      </w:r>
      <w:r w:rsidR="00981251">
        <w:rPr>
          <w:rFonts w:ascii="Times New Roman" w:hAnsi="Times New Roman" w:cs="Times New Roman"/>
        </w:rPr>
        <w:t>298</w:t>
      </w:r>
      <w:r w:rsidR="00D928D4">
        <w:rPr>
          <w:rFonts w:ascii="Times New Roman" w:hAnsi="Times New Roman" w:cs="Times New Roman"/>
        </w:rPr>
        <w:t xml:space="preserve"> total ancestral CCs with the following distribution by </w:t>
      </w:r>
      <w:r w:rsidR="005A4520">
        <w:rPr>
          <w:rFonts w:ascii="Times New Roman" w:hAnsi="Times New Roman" w:cs="Times New Roman"/>
        </w:rPr>
        <w:t>taxon</w:t>
      </w:r>
      <w:r w:rsidR="00D928D4">
        <w:rPr>
          <w:rFonts w:ascii="Times New Roman" w:hAnsi="Times New Roman" w:cs="Times New Roman"/>
        </w:rPr>
        <w:t xml:space="preserve">: Artiodactlya </w:t>
      </w:r>
      <w:r w:rsidR="000C477D">
        <w:rPr>
          <w:rFonts w:ascii="Times New Roman" w:hAnsi="Times New Roman" w:cs="Times New Roman"/>
        </w:rPr>
        <w:t>(</w:t>
      </w:r>
      <w:r w:rsidR="00D928D4">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sidR="00D928D4">
        <w:rPr>
          <w:rFonts w:ascii="Times New Roman" w:hAnsi="Times New Roman" w:cs="Times New Roman"/>
        </w:rPr>
        <w:t xml:space="preserve">, </w:t>
      </w:r>
      <w:r w:rsidR="00703937">
        <w:rPr>
          <w:rFonts w:ascii="Times New Roman" w:hAnsi="Times New Roman" w:cs="Times New Roman"/>
        </w:rPr>
        <w:t>Carnivora</w:t>
      </w:r>
      <w:r w:rsidR="00D928D4">
        <w:rPr>
          <w:rFonts w:ascii="Times New Roman" w:hAnsi="Times New Roman" w:cs="Times New Roman"/>
        </w:rPr>
        <w:t xml:space="preserve"> </w:t>
      </w:r>
      <w:r w:rsidR="000C477D">
        <w:rPr>
          <w:rFonts w:ascii="Times New Roman" w:hAnsi="Times New Roman" w:cs="Times New Roman"/>
        </w:rPr>
        <w:t>(</w:t>
      </w:r>
      <w:r w:rsidR="00D928D4">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sidR="00D928D4">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sidR="00D928D4">
        <w:rPr>
          <w:rFonts w:ascii="Times New Roman" w:hAnsi="Times New Roman" w:cs="Times New Roman"/>
        </w:rPr>
        <w:t xml:space="preserve">Perissodactyla </w:t>
      </w:r>
      <w:r w:rsidR="000C477D">
        <w:rPr>
          <w:rFonts w:ascii="Times New Roman" w:hAnsi="Times New Roman" w:cs="Times New Roman"/>
        </w:rPr>
        <w:t>(</w:t>
      </w:r>
      <w:r w:rsidR="00D928D4">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sidR="00D928D4">
        <w:rPr>
          <w:rFonts w:ascii="Times New Roman" w:hAnsi="Times New Roman" w:cs="Times New Roman"/>
        </w:rPr>
        <w:t xml:space="preserve">, Primates </w:t>
      </w:r>
      <w:r w:rsidR="000C477D">
        <w:rPr>
          <w:rFonts w:ascii="Times New Roman" w:hAnsi="Times New Roman" w:cs="Times New Roman"/>
        </w:rPr>
        <w:t>(</w:t>
      </w:r>
      <w:r w:rsidR="00D928D4">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sidR="00D928D4">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451A6417"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C7CB911-42C1-4973-AA81-7BC47A4CD02F&lt;/uuid&gt;&lt;priority&gt;15&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w:t>
      </w:r>
      <w:r w:rsidR="00F85943">
        <w:rPr>
          <w:rFonts w:ascii="Times New Roman" w:hAnsi="Times New Roman" w:cs="Times New Roman"/>
        </w:rPr>
        <w:t>e</w:t>
      </w:r>
      <w:r w:rsidR="003A72F9">
        <w:rPr>
          <w:rFonts w:ascii="Times New Roman" w:hAnsi="Times New Roman" w:cs="Times New Roman"/>
        </w:rPr>
        <w:t>s</w:t>
      </w:r>
      <w:r w:rsidR="00F85943">
        <w:rPr>
          <w:rFonts w:ascii="Times New Roman" w:hAnsi="Times New Roman" w:cs="Times New Roman"/>
        </w:rPr>
        <w:t>e</w:t>
      </w:r>
      <w:r w:rsidR="003A72F9">
        <w:rPr>
          <w:rFonts w:ascii="Times New Roman" w:hAnsi="Times New Roman" w:cs="Times New Roman"/>
        </w:rPr>
        <w:t xml:space="preserve"> data w</w:t>
      </w:r>
      <w:r w:rsidR="00F85943">
        <w:rPr>
          <w:rFonts w:ascii="Times New Roman" w:hAnsi="Times New Roman" w:cs="Times New Roman"/>
        </w:rPr>
        <w:t>ere</w:t>
      </w:r>
      <w:r w:rsidR="003A72F9">
        <w:rPr>
          <w:rFonts w:ascii="Times New Roman" w:hAnsi="Times New Roman" w:cs="Times New Roman"/>
        </w:rPr>
        <w:t xml:space="preserve">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25264987"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w:t>
      </w:r>
      <w:r w:rsidR="00F85943">
        <w:rPr>
          <w:rFonts w:ascii="Times New Roman" w:hAnsi="Times New Roman" w:cs="Times New Roman"/>
        </w:rPr>
        <w:t>CC</w:t>
      </w:r>
      <w:r w:rsidR="00C41041" w:rsidRPr="00862889">
        <w:rPr>
          <w:rFonts w:ascii="Times New Roman" w:hAnsi="Times New Roman" w:cs="Times New Roman"/>
        </w:rPr>
        <w:t xml:space="preserve">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CEE75963-E804-4442-91BD-BABAEC610DA8&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w:t>
      </w:r>
      <w:r w:rsidR="00F85943">
        <w:rPr>
          <w:rFonts w:ascii="Times New Roman" w:hAnsi="Times New Roman" w:cs="Times New Roman"/>
        </w:rPr>
        <w:t>a</w:t>
      </w:r>
      <w:r w:rsidRPr="00862889">
        <w:rPr>
          <w:rFonts w:ascii="Times New Roman" w:hAnsi="Times New Roman" w:cs="Times New Roman"/>
        </w:rPr>
        <w:t xml:space="preserve">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0C0C2B6-7FC4-4A8D-9FB8-4F6177F9A27E&lt;/uuid&gt;&lt;priority&gt;18&lt;/priority&gt;&lt;publications&gt;&lt;publication&gt;&lt;uuid&gt;B04EF6C2-A3D0-4325-836A-10A3FD1FA7A9&lt;/uuid&gt;&lt;volume&gt;26&lt;/volume&gt;&lt;startpage&gt;275&lt;/startpage&gt;&lt;publication_date&gt;99199400001200000000200000&lt;/publication_date&gt;&lt;url&gt;http://www.sciencedirect.com/science/article/pii/S0047248484710177&lt;/url&gt;&lt;citekey&gt;Foley:1994wd&lt;/citekey&gt;&lt;type&gt;400&lt;/type&gt;&lt;title&gt;Speciation, extinction and climatic change in hominid evolution&lt;/title&gt;&lt;publisher&gt;Elsevier&lt;/publisher&gt;&lt;number&gt;4&lt;/number&gt;&lt;subtype&gt;400&lt;/subtype&gt;&lt;endpage&gt;289&lt;/endpage&gt;&lt;bundle&gt;&lt;publication&gt;&lt;publisher&gt;Elsevier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34BC77FA" w14:textId="4D2C0B7D" w:rsidR="004D4055" w:rsidRPr="004D4055" w:rsidRDefault="0051556E" w:rsidP="004D4055">
      <w:pPr>
        <w:rPr>
          <w:rFonts w:ascii="Times New Roman" w:hAnsi="Times New Roman" w:cs="Times New Roman"/>
          <w:b/>
          <w:i/>
        </w:rPr>
      </w:pPr>
      <w:r>
        <w:rPr>
          <w:rFonts w:ascii="Times New Roman" w:hAnsi="Times New Roman" w:cs="Times New Roman"/>
          <w:b/>
        </w:rPr>
        <w:t xml:space="preserve">Analyses of </w:t>
      </w:r>
      <w:r w:rsidR="00096084">
        <w:rPr>
          <w:rFonts w:ascii="Times New Roman" w:hAnsi="Times New Roman" w:cs="Times New Roman"/>
          <w:b/>
          <w:i/>
        </w:rPr>
        <w:t xml:space="preserve">CC </w:t>
      </w:r>
      <w:r w:rsidR="009F496B">
        <w:rPr>
          <w:rFonts w:ascii="Times New Roman" w:hAnsi="Times New Roman" w:cs="Times New Roman"/>
          <w:b/>
          <w:i/>
        </w:rPr>
        <w:t>vs.</w:t>
      </w:r>
      <w:r w:rsidR="00096084">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426A727B" w:rsidR="004D4055" w:rsidRDefault="003E7449" w:rsidP="004D4055">
      <w:pPr>
        <w:rPr>
          <w:rFonts w:ascii="Times New Roman" w:hAnsi="Times New Roman" w:cs="Times New Roman"/>
        </w:rPr>
      </w:pPr>
      <w:r>
        <w:rPr>
          <w:rFonts w:ascii="Times New Roman" w:hAnsi="Times New Roman" w:cs="Times New Roman"/>
        </w:rPr>
        <w:t xml:space="preserve">First, </w:t>
      </w:r>
      <w:r w:rsidR="00AF5ED2">
        <w:rPr>
          <w:rFonts w:ascii="Times New Roman" w:hAnsi="Times New Roman" w:cs="Times New Roman"/>
        </w:rPr>
        <w:t>Ordinary L</w:t>
      </w:r>
      <w:r w:rsidR="002D32FE">
        <w:rPr>
          <w:rFonts w:ascii="Times New Roman" w:hAnsi="Times New Roman" w:cs="Times New Roman"/>
        </w:rPr>
        <w:t xml:space="preserve">east </w:t>
      </w:r>
      <w:r w:rsidR="00AF5ED2">
        <w:rPr>
          <w:rFonts w:ascii="Times New Roman" w:hAnsi="Times New Roman" w:cs="Times New Roman"/>
        </w:rPr>
        <w:t>S</w:t>
      </w:r>
      <w:r w:rsidR="002D32FE">
        <w:rPr>
          <w:rFonts w:ascii="Times New Roman" w:hAnsi="Times New Roman" w:cs="Times New Roman"/>
        </w:rPr>
        <w:t xml:space="preserve">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&lt;citation&gt;&lt;uuid&gt;3ACC1903-2244-4771-A925-9713C03AE771&lt;/uuid&gt;&lt;priority&gt;0&lt;/priority&gt;&lt;publications&gt;&lt;publication&gt;&lt;title&gt;R: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w:t>
      </w:r>
      <w:r w:rsidR="005A4520">
        <w:rPr>
          <w:rFonts w:ascii="Times New Roman" w:hAnsi="Times New Roman" w:cs="Times New Roman"/>
        </w:rPr>
        <w:t>taxa</w:t>
      </w:r>
      <w:r w:rsidR="004C42EA">
        <w:rPr>
          <w:rFonts w:ascii="Times New Roman" w:hAnsi="Times New Roman" w:cs="Times New Roman"/>
        </w:rPr>
        <w:t xml:space="preserve"> </w:t>
      </w:r>
      <w:r w:rsidR="006C2DAA">
        <w:rPr>
          <w:rFonts w:ascii="Times New Roman" w:hAnsi="Times New Roman" w:cs="Times New Roman"/>
        </w:rPr>
        <w:t xml:space="preserve">grouped together and then divided into five separate </w:t>
      </w:r>
      <w:r w:rsidR="005A4520">
        <w:rPr>
          <w:rFonts w:ascii="Times New Roman" w:hAnsi="Times New Roman" w:cs="Times New Roman"/>
        </w:rPr>
        <w:t>taxa</w:t>
      </w:r>
      <w:r w:rsidR="00E01182">
        <w:rPr>
          <w:rFonts w:ascii="Times New Roman" w:hAnsi="Times New Roman" w:cs="Times New Roman"/>
        </w:rPr>
        <w:t xml:space="preserve"> to elucidate the relative contribution of each </w:t>
      </w:r>
      <w:r w:rsidR="005A4520">
        <w:rPr>
          <w:rFonts w:ascii="Times New Roman" w:hAnsi="Times New Roman" w:cs="Times New Roman"/>
        </w:rPr>
        <w:t>taxon</w:t>
      </w:r>
      <w:r w:rsidR="00E01182">
        <w:rPr>
          <w:rFonts w:ascii="Times New Roman" w:hAnsi="Times New Roman" w:cs="Times New Roman"/>
        </w:rPr>
        <w:t xml:space="preserve"> to any potential overall mammalian patterns</w:t>
      </w:r>
      <w:r w:rsidR="006C2DAA">
        <w:rPr>
          <w:rFonts w:ascii="Times New Roman" w:hAnsi="Times New Roman" w:cs="Times New Roman"/>
        </w:rPr>
        <w:t>. These analyses were repeated separately for the fossil and ancestral</w:t>
      </w:r>
      <w:r w:rsidR="0051556E">
        <w:rPr>
          <w:rFonts w:ascii="Times New Roman" w:hAnsi="Times New Roman" w:cs="Times New Roman"/>
        </w:rPr>
        <w:t xml:space="preserve"> reco</w:t>
      </w:r>
      <w:r w:rsidR="007D12A9">
        <w:rPr>
          <w:rFonts w:ascii="Times New Roman" w:hAnsi="Times New Roman" w:cs="Times New Roman"/>
        </w:rPr>
        <w:t>n</w:t>
      </w:r>
      <w:r w:rsidR="0051556E">
        <w:rPr>
          <w:rFonts w:ascii="Times New Roman" w:hAnsi="Times New Roman" w:cs="Times New Roman"/>
        </w:rPr>
        <w:t>struction</w:t>
      </w:r>
      <w:r w:rsidR="006C2DAA">
        <w:rPr>
          <w:rFonts w:ascii="Times New Roman" w:hAnsi="Times New Roman" w:cs="Times New Roman"/>
        </w:rPr>
        <w:t xml:space="preserve"> CC datasets.</w:t>
      </w:r>
    </w:p>
    <w:p w14:paraId="57B3807E" w14:textId="77777777" w:rsidR="003E7449" w:rsidRDefault="003E7449" w:rsidP="004D4055">
      <w:pPr>
        <w:rPr>
          <w:rFonts w:ascii="Times New Roman" w:hAnsi="Times New Roman" w:cs="Times New Roman"/>
        </w:rPr>
      </w:pPr>
    </w:p>
    <w:p w14:paraId="0DC87D1B" w14:textId="33E84219" w:rsidR="003E7449" w:rsidRPr="006C2DAA" w:rsidRDefault="0051556E" w:rsidP="004D4055">
      <w:pPr>
        <w:rPr>
          <w:rFonts w:ascii="Times New Roman" w:hAnsi="Times New Roman" w:cs="Times New Roman"/>
          <w:b/>
          <w:i/>
        </w:rPr>
      </w:pPr>
      <w:r>
        <w:rPr>
          <w:rFonts w:ascii="Times New Roman" w:hAnsi="Times New Roman" w:cs="Times New Roman"/>
          <w:b/>
          <w:i/>
        </w:rPr>
        <w:t xml:space="preserve">Analyses of </w:t>
      </w:r>
      <w:r w:rsidR="00E15061">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26CC65FA" w14:textId="5E8AD604" w:rsidR="00513E61"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&lt;citation&gt;&lt;uuid&gt;66D2D137-10AC-4A4F-9009-054A6432447C&lt;/uuid&gt;&lt;priority&gt;0&lt;/priority&gt;&lt;publications&gt;&lt;publication&gt;&lt;title&gt;R: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51556E">
        <w:rPr>
          <w:rFonts w:ascii="Times New Roman" w:hAnsi="Times New Roman" w:cs="Times New Roman"/>
        </w:rPr>
        <w:t>was</w:t>
      </w:r>
      <w:r w:rsidR="002E5182">
        <w:rPr>
          <w:rFonts w:ascii="Times New Roman" w:hAnsi="Times New Roman" w:cs="Times New Roman"/>
        </w:rPr>
        <w:t xml:space="preserve">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w:t>
      </w:r>
      <w:r w:rsidR="00F651B1">
        <w:rPr>
          <w:rFonts w:ascii="Times New Roman" w:hAnsi="Times New Roman" w:cs="Times New Roman"/>
        </w:rPr>
        <w:t xml:space="preserve"> reco</w:t>
      </w:r>
      <w:r w:rsidR="007D12A9">
        <w:rPr>
          <w:rFonts w:ascii="Times New Roman" w:hAnsi="Times New Roman" w:cs="Times New Roman"/>
        </w:rPr>
        <w:t>n</w:t>
      </w:r>
      <w:r w:rsidR="00F651B1">
        <w:rPr>
          <w:rFonts w:ascii="Times New Roman" w:hAnsi="Times New Roman" w:cs="Times New Roman"/>
        </w:rPr>
        <w:t>struction</w:t>
      </w:r>
      <w:r w:rsidR="005736F6">
        <w:rPr>
          <w:rFonts w:ascii="Times New Roman" w:hAnsi="Times New Roman" w:cs="Times New Roman"/>
        </w:rPr>
        <w:t xml:space="preserve"> CC datasets</w:t>
      </w:r>
      <w:r w:rsidR="00A75876">
        <w:rPr>
          <w:rFonts w:ascii="Times New Roman" w:hAnsi="Times New Roman" w:cs="Times New Roman"/>
        </w:rPr>
        <w:t xml:space="preserve"> (s</w:t>
      </w:r>
      <w:r w:rsidR="00A75876" w:rsidRPr="00A75876">
        <w:rPr>
          <w:rFonts w:ascii="Times New Roman" w:hAnsi="Times New Roman" w:cs="Times New Roman"/>
        </w:rPr>
        <w:t>ource code provided in SI</w:t>
      </w:r>
      <w:r w:rsidR="00A75876">
        <w:rPr>
          <w:rFonts w:ascii="Times New Roman" w:hAnsi="Times New Roman" w:cs="Times New Roman"/>
        </w:rPr>
        <w:t>).</w:t>
      </w:r>
      <w:r w:rsidR="00E34A3F">
        <w:rPr>
          <w:rFonts w:ascii="Times New Roman" w:hAnsi="Times New Roman" w:cs="Times New Roman"/>
        </w:rPr>
        <w:tab/>
      </w:r>
    </w:p>
    <w:p w14:paraId="631E91CE" w14:textId="70547811" w:rsidR="00513E61" w:rsidRDefault="00513E61" w:rsidP="00513E61">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There are several well-established methods that can statistically account for temporal auto-correlation</w:t>
      </w:r>
      <w:r>
        <w:rPr>
          <w:rFonts w:ascii="Times New Roman" w:eastAsia="Times New Roman" w:hAnsi="Times New Roman" w:cs="Times New Roman"/>
          <w:color w:val="333333"/>
          <w:shd w:val="clear" w:color="auto" w:fill="FFFFFF"/>
        </w:rPr>
        <w:t xml:space="preserve"> </w:t>
      </w:r>
      <w:r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14D2DC0F-B571-48C0-8A89-D11E14C891B2&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(Chatfield, 2013)</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The goal of these</w:t>
      </w:r>
      <w:r w:rsidRPr="009D586B">
        <w:rPr>
          <w:rFonts w:ascii="Times New Roman" w:eastAsia="Times New Roman" w:hAnsi="Times New Roman" w:cs="Times New Roman"/>
          <w:color w:val="333333"/>
          <w:shd w:val="clear" w:color="auto" w:fill="FFFFFF"/>
        </w:rPr>
        <w:t xml:space="preserve"> methods</w:t>
      </w:r>
      <w:r>
        <w:rPr>
          <w:rFonts w:ascii="Times New Roman" w:eastAsia="Times New Roman" w:hAnsi="Times New Roman" w:cs="Times New Roman"/>
          <w:color w:val="333333"/>
          <w:shd w:val="clear" w:color="auto" w:fill="FFFFFF"/>
        </w:rPr>
        <w:t xml:space="preserve"> is to</w:t>
      </w:r>
      <w:r w:rsidRPr="009D586B">
        <w:rPr>
          <w:rFonts w:ascii="Times New Roman" w:eastAsia="Times New Roman" w:hAnsi="Times New Roman" w:cs="Times New Roman"/>
          <w:color w:val="333333"/>
          <w:shd w:val="clear" w:color="auto" w:fill="FFFFFF"/>
        </w:rPr>
        <w:t xml:space="preserve"> convert the non-stationary (trended) time series into a stationary (detrended) time series, or a time series that does not show a directional trend over time. The effect of detrending a previous trended dataset is illustrated in Figure X. A commonly used method is to calculate the first differences of the original time series</w:t>
      </w:r>
      <w:r w:rsidR="00A27491">
        <w:rPr>
          <w:rFonts w:ascii="Times New Roman" w:eastAsia="Times New Roman" w:hAnsi="Times New Roman" w:cs="Times New Roman"/>
          <w:color w:val="333333"/>
          <w:shd w:val="clear" w:color="auto" w:fill="FFFFFF"/>
        </w:rPr>
        <w:t xml:space="preserve"> </w:t>
      </w:r>
      <w:r w:rsidR="00A2749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408D63F9-09E4-4316-B6B5-918090BB8F4F&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A27491">
        <w:rPr>
          <w:rFonts w:ascii="Times New Roman" w:hAnsi="Times New Roman" w:cs="Times New Roman"/>
        </w:rPr>
        <w:fldChar w:fldCharType="separate"/>
      </w:r>
      <w:r w:rsidR="00A27491">
        <w:rPr>
          <w:rFonts w:ascii="Times New Roman" w:hAnsi="Times New Roman" w:cs="Times New Roman"/>
        </w:rPr>
        <w:t>(Alroy et al., 2000)</w:t>
      </w:r>
      <w:r w:rsidR="00A27491">
        <w:rPr>
          <w:rFonts w:ascii="Times New Roman" w:hAnsi="Times New Roman" w:cs="Times New Roman"/>
        </w:rPr>
        <w:fldChar w:fldCharType="end"/>
      </w:r>
      <w:r w:rsidRPr="009D586B">
        <w:rPr>
          <w:rFonts w:ascii="Times New Roman" w:eastAsia="Times New Roman" w:hAnsi="Times New Roman" w:cs="Times New Roman"/>
          <w:color w:val="333333"/>
          <w:shd w:val="clear" w:color="auto" w:fill="FFFFFF"/>
        </w:rPr>
        <w:t xml:space="preserve">. The corrected (detrended) time series are computed as the following: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=yt−yt−1, where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is calculated. Note that the detrended time series of first differences will be of length n−1 where n is the length of the original pre-detrended time series. Thus, in the new detrended time series each point reflects the difference between adjacent time bins (</w:t>
      </w:r>
      <w:r w:rsidR="00A27491" w:rsidRPr="00A27491">
        <w:rPr>
          <w:rFonts w:ascii="Times New Roman" w:eastAsia="Times New Roman" w:hAnsi="Times New Roman" w:cs="Times New Roman"/>
          <w:color w:val="333333"/>
          <w:shd w:val="clear" w:color="auto" w:fill="FFFFFF"/>
        </w:rPr>
        <w:t>Figure X</w:t>
      </w:r>
      <w:r w:rsidRPr="009D586B">
        <w:rPr>
          <w:rFonts w:ascii="Times New Roman" w:eastAsia="Times New Roman" w:hAnsi="Times New Roman" w:cs="Times New Roman"/>
          <w:color w:val="333333"/>
          <w:shd w:val="clear" w:color="auto" w:fill="FFFFFF"/>
        </w:rPr>
        <w:t xml:space="preserve">). The resulting </w:t>
      </w:r>
      <w:r>
        <w:rPr>
          <w:rFonts w:ascii="Times New Roman" w:eastAsia="Times New Roman" w:hAnsi="Times New Roman" w:cs="Times New Roman"/>
          <w:color w:val="333333"/>
          <w:shd w:val="clear" w:color="auto" w:fill="FFFFFF"/>
        </w:rPr>
        <w:t>detrended</w:t>
      </w:r>
      <w:r w:rsidRPr="009D586B">
        <w:rPr>
          <w:rFonts w:ascii="Times New Roman" w:eastAsia="Times New Roman" w:hAnsi="Times New Roman" w:cs="Times New Roman"/>
          <w:color w:val="333333"/>
          <w:shd w:val="clear" w:color="auto" w:fill="FFFFFF"/>
        </w:rPr>
        <w:t xml:space="preserve"> time</w:t>
      </w:r>
      <w:r>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detrended time series.</w:t>
      </w:r>
      <w:r>
        <w:rPr>
          <w:rFonts w:ascii="Times New Roman" w:eastAsia="Times New Roman" w:hAnsi="Times New Roman" w:cs="Times New Roman"/>
          <w:color w:val="333333"/>
          <w:shd w:val="clear" w:color="auto" w:fill="FFFFFF"/>
        </w:rPr>
        <w:t xml:space="preserve"> By employing this methodology </w:t>
      </w:r>
      <w:r w:rsidR="00A27491">
        <w:rPr>
          <w:rFonts w:ascii="Times New Roman" w:eastAsia="Times New Roman" w:hAnsi="Times New Roman" w:cs="Times New Roman"/>
          <w:color w:val="333333"/>
          <w:shd w:val="clear" w:color="auto" w:fill="FFFFFF"/>
        </w:rPr>
        <w:t>one</w:t>
      </w:r>
      <w:r>
        <w:rPr>
          <w:rFonts w:ascii="Times New Roman" w:eastAsia="Times New Roman" w:hAnsi="Times New Roman" w:cs="Times New Roman"/>
          <w:color w:val="333333"/>
          <w:shd w:val="clear" w:color="auto" w:fill="FFFFFF"/>
        </w:rPr>
        <w:t xml:space="preserve"> can be much more confident that </w:t>
      </w:r>
      <w:r w:rsidR="00A27491">
        <w:rPr>
          <w:rFonts w:ascii="Times New Roman" w:eastAsia="Times New Roman" w:hAnsi="Times New Roman" w:cs="Times New Roman"/>
          <w:color w:val="333333"/>
          <w:shd w:val="clear" w:color="auto" w:fill="FFFFFF"/>
        </w:rPr>
        <w:t>any observed</w:t>
      </w:r>
      <w:r>
        <w:rPr>
          <w:rFonts w:ascii="Times New Roman" w:eastAsia="Times New Roman" w:hAnsi="Times New Roman" w:cs="Times New Roman"/>
          <w:color w:val="333333"/>
          <w:shd w:val="clear" w:color="auto" w:fill="FFFFFF"/>
        </w:rPr>
        <w:t xml:space="preserve"> cross-correlations are meaningful relationships and not merely misleading coincidences.</w:t>
      </w:r>
    </w:p>
    <w:p w14:paraId="5B7F408D" w14:textId="06FCA425" w:rsidR="009168D7" w:rsidRPr="00862889" w:rsidRDefault="00513E61" w:rsidP="00A27491">
      <w:pPr>
        <w:ind w:firstLine="720"/>
        <w:rPr>
          <w:rFonts w:ascii="Times New Roman" w:hAnsi="Times New Roman" w:cs="Times New Roman"/>
        </w:rPr>
      </w:pPr>
      <w:r>
        <w:rPr>
          <w:rFonts w:ascii="Times New Roman" w:hAnsi="Times New Roman" w:cs="Times New Roman"/>
        </w:rPr>
        <w:t>To account for temporal autocorrelation</w:t>
      </w:r>
      <w:r w:rsidR="00A27491">
        <w:rPr>
          <w:rFonts w:ascii="Times New Roman" w:hAnsi="Times New Roman" w:cs="Times New Roman"/>
        </w:rPr>
        <w:t xml:space="preserve"> in our study,</w:t>
      </w:r>
      <w:r>
        <w:rPr>
          <w:rFonts w:ascii="Times New Roman" w:hAnsi="Times New Roman" w:cs="Times New Roman"/>
        </w:rPr>
        <w:t xml:space="preserve"> we</w:t>
      </w:r>
      <w:r w:rsidR="004915C9">
        <w:rPr>
          <w:rFonts w:ascii="Times New Roman" w:hAnsi="Times New Roman" w:cs="Times New Roman"/>
        </w:rPr>
        <w:t xml:space="preserve"> used the aforementioned methodology to detrend </w:t>
      </w:r>
      <w:r>
        <w:rPr>
          <w:rFonts w:ascii="Times New Roman" w:hAnsi="Times New Roman" w:cs="Times New Roman"/>
        </w:rPr>
        <w:t xml:space="preserve">both the CC data and the oxygen isotope data by calculating the magnitude of difference between any two adjacent data points in time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612D9864-D510-4BED-B675-BB4B15F4AF79&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(Alroy et al., 2000)</w:t>
      </w:r>
      <w:r>
        <w:rPr>
          <w:rFonts w:ascii="Times New Roman" w:hAnsi="Times New Roman" w:cs="Times New Roman"/>
        </w:rPr>
        <w:fldChar w:fldCharType="end"/>
      </w:r>
      <w:r>
        <w:rPr>
          <w:rFonts w:ascii="Times New Roman" w:hAnsi="Times New Roman" w:cs="Times New Roman"/>
        </w:rPr>
        <w:t>.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w:t>
      </w: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7B783680" w14:textId="4DFB80D0" w:rsidR="004C42EA"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sidR="005A4520">
        <w:rPr>
          <w:rFonts w:ascii="Times New Roman" w:hAnsi="Times New Roman" w:cs="Times New Roman"/>
        </w:rPr>
        <w:t>taxa</w:t>
      </w:r>
      <w:r>
        <w:rPr>
          <w:rFonts w:ascii="Times New Roman" w:hAnsi="Times New Roman" w:cs="Times New Roman"/>
        </w:rPr>
        <w:t xml:space="preserve"> were </w:t>
      </w:r>
      <w:proofErr w:type="gramStart"/>
      <w:r>
        <w:rPr>
          <w:rFonts w:ascii="Times New Roman" w:hAnsi="Times New Roman" w:cs="Times New Roman"/>
        </w:rPr>
        <w:t>analyzed</w:t>
      </w:r>
      <w:proofErr w:type="gramEnd"/>
      <w:r>
        <w:rPr>
          <w:rFonts w:ascii="Times New Roman" w:hAnsi="Times New Roman" w:cs="Times New Roman"/>
        </w:rPr>
        <w:t xml:space="preserve">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 xml:space="preserve">significant trend of increasing CC as time approached the present </w:t>
      </w:r>
      <w:r w:rsidR="00DC35D8">
        <w:rPr>
          <w:rFonts w:ascii="Times New Roman" w:hAnsi="Times New Roman" w:cs="Times New Roman"/>
        </w:rPr>
        <w:lastRenderedPageBreak/>
        <w:t>(</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 xml:space="preserve">When separated by </w:t>
      </w:r>
      <w:r w:rsidR="005A4520">
        <w:rPr>
          <w:rFonts w:ascii="Times New Roman" w:hAnsi="Times New Roman" w:cs="Times New Roman"/>
        </w:rPr>
        <w:t>taxon</w:t>
      </w:r>
      <w:r w:rsidR="00EF23A3">
        <w:rPr>
          <w:rFonts w:ascii="Times New Roman" w:hAnsi="Times New Roman" w:cs="Times New Roman"/>
        </w:rPr>
        <w:t>, most</w:t>
      </w:r>
      <w:r w:rsidR="00967BB2">
        <w:rPr>
          <w:rFonts w:ascii="Times New Roman" w:hAnsi="Times New Roman" w:cs="Times New Roman"/>
        </w:rPr>
        <w:t xml:space="preserve"> mammalian </w:t>
      </w:r>
      <w:r w:rsidR="005A4520">
        <w:rPr>
          <w:rFonts w:ascii="Times New Roman" w:hAnsi="Times New Roman" w:cs="Times New Roman"/>
        </w:rPr>
        <w:t>taxa</w:t>
      </w:r>
      <w:r w:rsidR="00967BB2">
        <w:rPr>
          <w:rFonts w:ascii="Times New Roman" w:hAnsi="Times New Roman" w:cs="Times New Roman"/>
        </w:rPr>
        <w:t xml:space="preserve">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r w:rsidR="00F939F3">
        <w:rPr>
          <w:rFonts w:ascii="Times New Roman" w:hAnsi="Times New Roman" w:cs="Times New Roman"/>
        </w:rPr>
        <w:t>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 xml:space="preserve">other mammalian </w:t>
      </w:r>
      <w:r w:rsidR="005A4520">
        <w:rPr>
          <w:rFonts w:ascii="Times New Roman" w:hAnsi="Times New Roman" w:cs="Times New Roman"/>
        </w:rPr>
        <w:t>taxa</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ins w:id="1" w:author="Chet Sherwood" w:date="2015-12-23T11:55:00Z">
        <w:r w:rsidR="003130A1">
          <w:rPr>
            <w:rFonts w:ascii="Times New Roman" w:hAnsi="Times New Roman" w:cs="Times New Roman"/>
          </w:rPr>
          <w:t xml:space="preserve"> </w:t>
        </w:r>
      </w:ins>
      <w:r w:rsidR="00DC35D8">
        <w:rPr>
          <w:rFonts w:ascii="Times New Roman" w:hAnsi="Times New Roman" w:cs="Times New Roman"/>
        </w:rPr>
        <w:t xml:space="preserve">Results are </w:t>
      </w:r>
      <w:r w:rsidR="007F116F">
        <w:rPr>
          <w:rFonts w:ascii="Times New Roman" w:hAnsi="Times New Roman" w:cs="Times New Roman"/>
        </w:rPr>
        <w:t xml:space="preserve">shown </w:t>
      </w:r>
      <w:r w:rsidR="00DC35D8">
        <w:rPr>
          <w:rFonts w:ascii="Times New Roman" w:hAnsi="Times New Roman" w:cs="Times New Roman"/>
        </w:rPr>
        <w:t>in table X</w:t>
      </w:r>
      <w:r w:rsidR="002E48AA">
        <w:rPr>
          <w:rFonts w:ascii="Times New Roman" w:hAnsi="Times New Roman" w:cs="Times New Roman"/>
        </w:rPr>
        <w:t xml:space="preserve"> and Figure X</w:t>
      </w:r>
      <w:r w:rsidR="00DC35D8">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2B2F41B" w14:textId="33B28C2B" w:rsidR="00610A1B" w:rsidRDefault="00BC538A" w:rsidP="00625A3E">
      <w:pPr>
        <w:ind w:firstLine="720"/>
        <w:rPr>
          <w:rFonts w:ascii="Times New Roman" w:hAnsi="Times New Roman" w:cs="Times New Roman"/>
        </w:rPr>
      </w:pPr>
      <w:r>
        <w:rPr>
          <w:rFonts w:ascii="Times New Roman" w:hAnsi="Times New Roman" w:cs="Times New Roman"/>
        </w:rPr>
        <w:t xml:space="preserve">Using the ancestral </w:t>
      </w:r>
      <w:r w:rsidR="007F116F">
        <w:rPr>
          <w:rFonts w:ascii="Times New Roman" w:hAnsi="Times New Roman" w:cs="Times New Roman"/>
        </w:rPr>
        <w:t xml:space="preserve">reconstruction </w:t>
      </w:r>
      <w:r>
        <w:rPr>
          <w:rFonts w:ascii="Times New Roman" w:hAnsi="Times New Roman" w:cs="Times New Roman"/>
        </w:rPr>
        <w:t xml:space="preserve">CC dataset, when all </w:t>
      </w:r>
      <w:r w:rsidR="005A4520">
        <w:rPr>
          <w:rFonts w:ascii="Times New Roman" w:hAnsi="Times New Roman" w:cs="Times New Roman"/>
        </w:rPr>
        <w:t>taxa</w:t>
      </w:r>
      <w:r>
        <w:rPr>
          <w:rFonts w:ascii="Times New Roman" w:hAnsi="Times New Roman" w:cs="Times New Roman"/>
        </w:rPr>
        <w:t xml:space="preserve">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w:t>
      </w:r>
      <w:r w:rsidR="005A4520">
        <w:rPr>
          <w:rFonts w:ascii="Times New Roman" w:hAnsi="Times New Roman" w:cs="Times New Roman"/>
        </w:rPr>
        <w:t>taxa</w:t>
      </w:r>
      <w:r>
        <w:rPr>
          <w:rFonts w:ascii="Times New Roman" w:hAnsi="Times New Roman" w:cs="Times New Roman"/>
        </w:rPr>
        <w:t xml:space="preserve">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382F78">
        <w:rPr>
          <w:rFonts w:ascii="Times New Roman" w:hAnsi="Times New Roman" w:cs="Times New Roman"/>
        </w:rPr>
        <w:t>,</w:t>
      </w:r>
      <w:r w:rsidR="00FD4695">
        <w:rPr>
          <w:rFonts w:ascii="Times New Roman" w:hAnsi="Times New Roman" w:cs="Times New Roman"/>
        </w:rPr>
        <w:t xml:space="preserve"> which showed an increase in CC as time </w:t>
      </w:r>
      <w:r w:rsidR="007F116F">
        <w:rPr>
          <w:rFonts w:ascii="Times New Roman" w:hAnsi="Times New Roman" w:cs="Times New Roman"/>
        </w:rPr>
        <w:t>approached</w:t>
      </w:r>
      <w:r w:rsidR="00FD4695">
        <w:rPr>
          <w:rFonts w:ascii="Times New Roman" w:hAnsi="Times New Roman" w:cs="Times New Roman"/>
        </w:rPr>
        <w:t xml:space="preserve">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5D221B">
        <w:rPr>
          <w:rFonts w:ascii="Times New Roman" w:hAnsi="Times New Roman" w:cs="Times New Roman"/>
        </w:rPr>
        <w:t>h</w:t>
      </w:r>
      <w:r w:rsidR="00A41265">
        <w:rPr>
          <w:rFonts w:ascii="Times New Roman" w:hAnsi="Times New Roman" w:cs="Times New Roman"/>
        </w:rPr>
        <w:t>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r w:rsidR="005D221B">
        <w:rPr>
          <w:rFonts w:ascii="Times New Roman" w:hAnsi="Times New Roman" w:cs="Times New Roman"/>
        </w:rPr>
        <w:t xml:space="preserve"> </w:t>
      </w:r>
      <w:r w:rsidR="009A594A">
        <w:rPr>
          <w:rFonts w:ascii="Times New Roman" w:hAnsi="Times New Roman" w:cs="Times New Roman"/>
        </w:rPr>
        <w:t xml:space="preserve">Results are </w:t>
      </w:r>
      <w:r w:rsidR="007F116F">
        <w:rPr>
          <w:rFonts w:ascii="Times New Roman" w:hAnsi="Times New Roman" w:cs="Times New Roman"/>
        </w:rPr>
        <w:t xml:space="preserve">shown </w:t>
      </w:r>
      <w:r w:rsidR="009A594A">
        <w:rPr>
          <w:rFonts w:ascii="Times New Roman" w:hAnsi="Times New Roman" w:cs="Times New Roman"/>
        </w:rPr>
        <w:t>in T</w:t>
      </w:r>
      <w:r w:rsidR="00610A1B">
        <w:rPr>
          <w:rFonts w:ascii="Times New Roman" w:hAnsi="Times New Roman" w:cs="Times New Roman"/>
        </w:rPr>
        <w:t>able X and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4AE681F0"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5D221B">
        <w:rPr>
          <w:rFonts w:ascii="Times New Roman" w:hAnsi="Times New Roman" w:cs="Times New Roman"/>
        </w:rPr>
        <w:t xml:space="preserve">non-detrended data of </w:t>
      </w:r>
      <w:r w:rsidR="00C97285">
        <w:rPr>
          <w:rFonts w:ascii="Times New Roman" w:hAnsi="Times New Roman" w:cs="Times New Roman"/>
        </w:rPr>
        <w:t>fo</w:t>
      </w:r>
      <w:r w:rsidR="001807F8">
        <w:rPr>
          <w:rFonts w:ascii="Times New Roman" w:hAnsi="Times New Roman" w:cs="Times New Roman"/>
        </w:rPr>
        <w:t xml:space="preserve">ssil CC from all </w:t>
      </w:r>
      <w:r w:rsidR="005A4520">
        <w:rPr>
          <w:rFonts w:ascii="Times New Roman" w:hAnsi="Times New Roman" w:cs="Times New Roman"/>
        </w:rPr>
        <w:t>taxa</w:t>
      </w:r>
      <w:r w:rsidR="001807F8">
        <w:rPr>
          <w:rFonts w:ascii="Times New Roman" w:hAnsi="Times New Roman" w:cs="Times New Roman"/>
        </w:rPr>
        <w:t xml:space="preserve">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into </w:t>
      </w:r>
      <w:r w:rsidR="005D221B">
        <w:rPr>
          <w:rFonts w:ascii="Times New Roman" w:hAnsi="Times New Roman" w:cs="Times New Roman"/>
        </w:rPr>
        <w:t xml:space="preserve">separate </w:t>
      </w:r>
      <w:r w:rsidR="005A4520">
        <w:rPr>
          <w:rFonts w:ascii="Times New Roman" w:hAnsi="Times New Roman" w:cs="Times New Roman"/>
        </w:rPr>
        <w:t>taxa</w:t>
      </w:r>
      <w:r w:rsidR="00F261BB">
        <w:rPr>
          <w:rFonts w:ascii="Times New Roman" w:hAnsi="Times New Roman" w:cs="Times New Roman"/>
        </w:rPr>
        <w:t xml:space="preserve">,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r w:rsidR="002D70EA">
        <w:rPr>
          <w:rFonts w:ascii="Times New Roman" w:hAnsi="Times New Roman" w:cs="Times New Roman"/>
        </w:rPr>
        <w:t>Cetacea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5D221B">
        <w:rPr>
          <w:rFonts w:ascii="Times New Roman" w:hAnsi="Times New Roman" w:cs="Times New Roman"/>
        </w:rPr>
        <w:t>h</w:t>
      </w:r>
      <w:r w:rsidR="00A41265">
        <w:rPr>
          <w:rFonts w:ascii="Times New Roman" w:hAnsi="Times New Roman" w:cs="Times New Roman"/>
        </w:rPr>
        <w:t>ominin</w:t>
      </w:r>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r w:rsidR="002A0D8E">
        <w:rPr>
          <w:rFonts w:ascii="Times New Roman" w:hAnsi="Times New Roman" w:cs="Times New Roman"/>
        </w:rPr>
        <w:t>In order to explore the effect of increased sample size on the results, th</w:t>
      </w:r>
      <w:r w:rsidR="005D221B">
        <w:rPr>
          <w:rFonts w:ascii="Times New Roman" w:hAnsi="Times New Roman" w:cs="Times New Roman"/>
        </w:rPr>
        <w:t>e</w:t>
      </w:r>
      <w:r w:rsidR="002A0D8E">
        <w:rPr>
          <w:rFonts w:ascii="Times New Roman" w:hAnsi="Times New Roman" w:cs="Times New Roman"/>
        </w:rPr>
        <w:t>s</w:t>
      </w:r>
      <w:r w:rsidR="005D221B">
        <w:rPr>
          <w:rFonts w:ascii="Times New Roman" w:hAnsi="Times New Roman" w:cs="Times New Roman"/>
        </w:rPr>
        <w:t>e</w:t>
      </w:r>
      <w:r w:rsidR="002A0D8E">
        <w:rPr>
          <w:rFonts w:ascii="Times New Roman" w:hAnsi="Times New Roman" w:cs="Times New Roman"/>
        </w:rPr>
        <w:t xml:space="preserve"> data w</w:t>
      </w:r>
      <w:r w:rsidR="005D221B">
        <w:rPr>
          <w:rFonts w:ascii="Times New Roman" w:hAnsi="Times New Roman" w:cs="Times New Roman"/>
        </w:rPr>
        <w:t>ere</w:t>
      </w:r>
      <w:r w:rsidR="002A0D8E">
        <w:rPr>
          <w:rFonts w:ascii="Times New Roman" w:hAnsi="Times New Roman" w:cs="Times New Roman"/>
        </w:rPr>
        <w:t xml:space="preserve"> re-analyzed with the </w:t>
      </w:r>
      <w:r w:rsidR="005D221B">
        <w:rPr>
          <w:rFonts w:ascii="Times New Roman" w:hAnsi="Times New Roman" w:cs="Times New Roman"/>
        </w:rPr>
        <w:t>h</w:t>
      </w:r>
      <w:r w:rsidR="002A0D8E">
        <w:rPr>
          <w:rFonts w:ascii="Times New Roman" w:hAnsi="Times New Roman" w:cs="Times New Roman"/>
        </w:rPr>
        <w:t xml:space="preserve">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r w:rsidR="00036BBD">
        <w:rPr>
          <w:rFonts w:ascii="Times New Roman" w:hAnsi="Times New Roman" w:cs="Times New Roman"/>
        </w:rPr>
        <w:t xml:space="preserve">This expanded sample of hominins </w:t>
      </w:r>
      <w:r w:rsidR="0047390F">
        <w:rPr>
          <w:rFonts w:ascii="Times New Roman" w:hAnsi="Times New Roman" w:cs="Times New Roman"/>
        </w:rPr>
        <w:t>yielded</w:t>
      </w:r>
      <w:r w:rsidR="00D54206">
        <w:rPr>
          <w:rFonts w:ascii="Times New Roman" w:hAnsi="Times New Roman" w:cs="Times New Roman"/>
        </w:rPr>
        <w:t xml:space="preserve"> additional relationships</w:t>
      </w:r>
      <w:r w:rsidR="0047390F">
        <w:rPr>
          <w:rFonts w:ascii="Times New Roman" w:hAnsi="Times New Roman" w:cs="Times New Roman"/>
        </w:rPr>
        <w:t xml:space="preserve"> with Trend at the 1My interval (</w:t>
      </w:r>
      <w:proofErr w:type="spellStart"/>
      <w:r w:rsidR="0047390F">
        <w:rPr>
          <w:rFonts w:ascii="Times New Roman" w:hAnsi="Times New Roman" w:cs="Times New Roman"/>
        </w:rPr>
        <w:t>ce</w:t>
      </w:r>
      <w:proofErr w:type="spellEnd"/>
      <w:r w:rsidR="0047390F">
        <w:rPr>
          <w:rFonts w:ascii="Times New Roman" w:hAnsi="Times New Roman" w:cs="Times New Roman"/>
        </w:rPr>
        <w:t>=0.221, se=0.043</w:t>
      </w:r>
      <w:r w:rsidR="00D54206">
        <w:rPr>
          <w:rFonts w:ascii="Times New Roman" w:hAnsi="Times New Roman" w:cs="Times New Roman"/>
        </w:rPr>
        <w:t>, p=0.</w:t>
      </w:r>
      <w:r w:rsidR="0047390F">
        <w:rPr>
          <w:rFonts w:ascii="Times New Roman" w:hAnsi="Times New Roman" w:cs="Times New Roman"/>
        </w:rPr>
        <w:t>000</w:t>
      </w:r>
      <w:r w:rsidR="00D54206">
        <w:rPr>
          <w:rFonts w:ascii="Times New Roman" w:hAnsi="Times New Roman" w:cs="Times New Roman"/>
        </w:rPr>
        <w:t>)</w:t>
      </w:r>
      <w:r w:rsidR="0047390F">
        <w:rPr>
          <w:rFonts w:ascii="Times New Roman" w:hAnsi="Times New Roman" w:cs="Times New Roman"/>
        </w:rPr>
        <w:t xml:space="preserve"> as well as Variability at the 1My (</w:t>
      </w:r>
      <w:proofErr w:type="spellStart"/>
      <w:r w:rsidR="0047390F">
        <w:rPr>
          <w:rFonts w:ascii="Times New Roman" w:hAnsi="Times New Roman" w:cs="Times New Roman"/>
        </w:rPr>
        <w:t>ce</w:t>
      </w:r>
      <w:proofErr w:type="spellEnd"/>
      <w:r w:rsidR="0047390F">
        <w:rPr>
          <w:rFonts w:ascii="Times New Roman" w:hAnsi="Times New Roman" w:cs="Times New Roman"/>
        </w:rPr>
        <w:t>=0.</w:t>
      </w:r>
      <w:r w:rsidR="0047390F" w:rsidRPr="00AD3F0D">
        <w:rPr>
          <w:rFonts w:ascii="Times New Roman" w:hAnsi="Times New Roman" w:cs="Times New Roman"/>
        </w:rPr>
        <w:t>157, se=0.040, p=0.000), 400Ky (</w:t>
      </w:r>
      <w:proofErr w:type="spellStart"/>
      <w:r w:rsidR="0047390F" w:rsidRPr="00AD3F0D">
        <w:rPr>
          <w:rFonts w:ascii="Times New Roman" w:hAnsi="Times New Roman" w:cs="Times New Roman"/>
        </w:rPr>
        <w:t>ce</w:t>
      </w:r>
      <w:proofErr w:type="spellEnd"/>
      <w:r w:rsidR="0047390F" w:rsidRPr="00AD3F0D">
        <w:rPr>
          <w:rFonts w:ascii="Times New Roman" w:hAnsi="Times New Roman" w:cs="Times New Roman"/>
        </w:rPr>
        <w:t>=0.219, se=0.033, p=0.000), and 200Ky (</w:t>
      </w:r>
      <w:proofErr w:type="spellStart"/>
      <w:r w:rsidR="00AD3F0D" w:rsidRPr="00AD3F0D">
        <w:rPr>
          <w:rFonts w:ascii="Times New Roman" w:hAnsi="Times New Roman" w:cs="Times New Roman"/>
        </w:rPr>
        <w:t>ce</w:t>
      </w:r>
      <w:proofErr w:type="spellEnd"/>
      <w:r w:rsidR="00AD3F0D" w:rsidRPr="00AD3F0D">
        <w:rPr>
          <w:rFonts w:ascii="Times New Roman" w:hAnsi="Times New Roman" w:cs="Times New Roman"/>
        </w:rPr>
        <w:t>=0.192, se=0.034</w:t>
      </w:r>
      <w:r w:rsidR="0047390F" w:rsidRPr="00AD3F0D">
        <w:rPr>
          <w:rFonts w:ascii="Times New Roman" w:hAnsi="Times New Roman" w:cs="Times New Roman"/>
        </w:rPr>
        <w:t>, p=0.000) intervals</w:t>
      </w:r>
      <w:r w:rsidR="0079457D" w:rsidRPr="00AD3F0D">
        <w:rPr>
          <w:rFonts w:ascii="Times New Roman" w:hAnsi="Times New Roman" w:cs="Times New Roman"/>
        </w:rPr>
        <w:t xml:space="preserve"> and Rate at the 1My interval (</w:t>
      </w:r>
      <w:proofErr w:type="spellStart"/>
      <w:r w:rsidR="0079457D" w:rsidRPr="00AD3F0D">
        <w:rPr>
          <w:rFonts w:ascii="Times New Roman" w:hAnsi="Times New Roman" w:cs="Times New Roman"/>
        </w:rPr>
        <w:t>ce</w:t>
      </w:r>
      <w:proofErr w:type="spellEnd"/>
      <w:r w:rsidR="0079457D" w:rsidRPr="00AD3F0D">
        <w:rPr>
          <w:rFonts w:ascii="Times New Roman" w:hAnsi="Times New Roman" w:cs="Times New Roman"/>
        </w:rPr>
        <w:t xml:space="preserve">=0.058, se=0.019, p=0.003). </w:t>
      </w:r>
      <w:r w:rsidR="00970C78" w:rsidRPr="00AD3F0D">
        <w:rPr>
          <w:rFonts w:ascii="Times New Roman" w:hAnsi="Times New Roman" w:cs="Times New Roman"/>
        </w:rPr>
        <w:t>See Table X for co</w:t>
      </w:r>
      <w:r w:rsidR="00970C78">
        <w:rPr>
          <w:rFonts w:ascii="Times New Roman" w:hAnsi="Times New Roman" w:cs="Times New Roman"/>
        </w:rPr>
        <w:t>mplete results.</w:t>
      </w:r>
    </w:p>
    <w:p w14:paraId="40201E1F" w14:textId="47C0D463" w:rsidR="003E7449" w:rsidRDefault="007247BC" w:rsidP="00141ADD">
      <w:pPr>
        <w:rPr>
          <w:rFonts w:ascii="Times New Roman" w:hAnsi="Times New Roman" w:cs="Times New Roman"/>
        </w:rPr>
      </w:pPr>
      <w:r>
        <w:rPr>
          <w:rFonts w:ascii="Times New Roman" w:hAnsi="Times New Roman" w:cs="Times New Roman"/>
        </w:rPr>
        <w:tab/>
      </w:r>
      <w:r w:rsidR="005D221B">
        <w:rPr>
          <w:rFonts w:ascii="Times New Roman" w:hAnsi="Times New Roman" w:cs="Times New Roman"/>
        </w:rPr>
        <w:t>R</w:t>
      </w:r>
      <w:r>
        <w:rPr>
          <w:rFonts w:ascii="Times New Roman" w:hAnsi="Times New Roman" w:cs="Times New Roman"/>
        </w:rPr>
        <w:t xml:space="preserve">esults differed considerably after detrending the CC and climatic data sets. </w:t>
      </w:r>
      <w:r w:rsidR="00456378">
        <w:rPr>
          <w:rFonts w:ascii="Times New Roman" w:hAnsi="Times New Roman" w:cs="Times New Roman"/>
        </w:rPr>
        <w:t xml:space="preserve">For all </w:t>
      </w:r>
      <w:r w:rsidR="005D221B">
        <w:rPr>
          <w:rFonts w:ascii="Times New Roman" w:hAnsi="Times New Roman" w:cs="Times New Roman"/>
        </w:rPr>
        <w:t xml:space="preserve">mammals </w:t>
      </w:r>
      <w:r w:rsidR="00456378">
        <w:rPr>
          <w:rFonts w:ascii="Times New Roman" w:hAnsi="Times New Roman" w:cs="Times New Roman"/>
        </w:rPr>
        <w:t xml:space="preserve">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were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Cetacea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w:t>
      </w:r>
      <w:r w:rsidR="005D221B">
        <w:rPr>
          <w:rFonts w:ascii="Times New Roman" w:hAnsi="Times New Roman" w:cs="Times New Roman"/>
        </w:rPr>
        <w:t>non</w:t>
      </w:r>
      <w:r w:rsidR="005A462C">
        <w:rPr>
          <w:rFonts w:ascii="Times New Roman" w:hAnsi="Times New Roman" w:cs="Times New Roman"/>
        </w:rPr>
        <w:t>-</w:t>
      </w:r>
      <w:r w:rsidR="005A462C">
        <w:rPr>
          <w:rFonts w:ascii="Times New Roman" w:hAnsi="Times New Roman" w:cs="Times New Roman"/>
        </w:rPr>
        <w:lastRenderedPageBreak/>
        <w:t xml:space="preserve">detrended data, detrended </w:t>
      </w:r>
      <w:r w:rsidR="005D221B">
        <w:rPr>
          <w:rFonts w:ascii="Times New Roman" w:hAnsi="Times New Roman" w:cs="Times New Roman"/>
        </w:rPr>
        <w:t>h</w:t>
      </w:r>
      <w:r w:rsidR="00A41265">
        <w:rPr>
          <w:rFonts w:ascii="Times New Roman" w:hAnsi="Times New Roman" w:cs="Times New Roman"/>
        </w:rPr>
        <w:t>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w:t>
      </w:r>
      <w:r w:rsidR="005D221B">
        <w:rPr>
          <w:rFonts w:ascii="Times New Roman" w:hAnsi="Times New Roman" w:cs="Times New Roman"/>
        </w:rPr>
        <w:t>larger sample of individual h</w:t>
      </w:r>
      <w:r w:rsidR="00A41265">
        <w:rPr>
          <w:rFonts w:ascii="Times New Roman" w:hAnsi="Times New Roman" w:cs="Times New Roman"/>
        </w:rPr>
        <w:t>ominin</w:t>
      </w:r>
      <w:r w:rsidR="001E0F48">
        <w:rPr>
          <w:rFonts w:ascii="Times New Roman" w:hAnsi="Times New Roman" w:cs="Times New Roman"/>
        </w:rPr>
        <w:t xml:space="preserve"> </w:t>
      </w:r>
      <w:r w:rsidR="005D221B">
        <w:rPr>
          <w:rFonts w:ascii="Times New Roman" w:hAnsi="Times New Roman" w:cs="Times New Roman"/>
        </w:rPr>
        <w:t xml:space="preserve">specimen </w:t>
      </w:r>
      <w:r w:rsidR="001E0F48">
        <w:rPr>
          <w:rFonts w:ascii="Times New Roman" w:hAnsi="Times New Roman" w:cs="Times New Roman"/>
        </w:rPr>
        <w:t>CC</w:t>
      </w:r>
      <w:r w:rsidR="005D221B">
        <w:rPr>
          <w:rFonts w:ascii="Times New Roman" w:hAnsi="Times New Roman" w:cs="Times New Roman"/>
        </w:rPr>
        <w:t>s</w:t>
      </w:r>
      <w:r w:rsidR="001E0F48">
        <w:rPr>
          <w:rFonts w:ascii="Times New Roman" w:hAnsi="Times New Roman" w:cs="Times New Roman"/>
        </w:rPr>
        <w:t xml:space="preserve">,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r w:rsidR="00970C78">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6D36B669" w:rsidR="00B02F2D" w:rsidRDefault="00391A42" w:rsidP="007247BC">
      <w:pPr>
        <w:rPr>
          <w:rFonts w:ascii="Times New Roman" w:hAnsi="Times New Roman" w:cs="Times New Roman"/>
        </w:rPr>
      </w:pPr>
      <w:r>
        <w:rPr>
          <w:rFonts w:ascii="Times New Roman" w:hAnsi="Times New Roman" w:cs="Times New Roman"/>
        </w:rPr>
        <w:t>Next, we performed the analyses described above with a</w:t>
      </w:r>
      <w:r w:rsidR="00745A5F">
        <w:rPr>
          <w:rFonts w:ascii="Times New Roman" w:hAnsi="Times New Roman" w:cs="Times New Roman"/>
        </w:rPr>
        <w:t>ncestral</w:t>
      </w:r>
      <w:r w:rsidR="00424814">
        <w:rPr>
          <w:rFonts w:ascii="Times New Roman" w:hAnsi="Times New Roman" w:cs="Times New Roman"/>
        </w:rPr>
        <w:t xml:space="preserve"> </w:t>
      </w:r>
      <w:r>
        <w:rPr>
          <w:rFonts w:ascii="Times New Roman" w:hAnsi="Times New Roman" w:cs="Times New Roman"/>
        </w:rPr>
        <w:t xml:space="preserve">reconstruction of </w:t>
      </w:r>
      <w:r w:rsidR="00424814">
        <w:rPr>
          <w:rFonts w:ascii="Times New Roman" w:hAnsi="Times New Roman" w:cs="Times New Roman"/>
        </w:rPr>
        <w:t>CCs.</w:t>
      </w:r>
      <w:r w:rsidR="004B12A9">
        <w:rPr>
          <w:rFonts w:ascii="Times New Roman" w:hAnsi="Times New Roman" w:cs="Times New Roman"/>
        </w:rPr>
        <w:t xml:space="preserve"> </w:t>
      </w:r>
      <w:r w:rsidR="00B30849">
        <w:rPr>
          <w:rFonts w:ascii="Times New Roman" w:hAnsi="Times New Roman" w:cs="Times New Roman"/>
        </w:rPr>
        <w:t xml:space="preserve">First using the </w:t>
      </w:r>
      <w:r>
        <w:rPr>
          <w:rFonts w:ascii="Times New Roman" w:hAnsi="Times New Roman" w:cs="Times New Roman"/>
        </w:rPr>
        <w:t xml:space="preserve">non-detrended </w:t>
      </w:r>
      <w:r w:rsidR="00B30849">
        <w:rPr>
          <w:rFonts w:ascii="Times New Roman" w:hAnsi="Times New Roman" w:cs="Times New Roman"/>
        </w:rPr>
        <w:t xml:space="preserve">data, it was found that when all </w:t>
      </w:r>
      <w:r>
        <w:rPr>
          <w:rFonts w:ascii="Times New Roman" w:hAnsi="Times New Roman" w:cs="Times New Roman"/>
        </w:rPr>
        <w:t xml:space="preserve">mammals </w:t>
      </w:r>
      <w:r w:rsidR="00B30849">
        <w:rPr>
          <w:rFonts w:ascii="Times New Roman" w:hAnsi="Times New Roman" w:cs="Times New Roman"/>
        </w:rPr>
        <w:t xml:space="preserve">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w:t>
      </w:r>
      <w:r w:rsidR="005A4520">
        <w:rPr>
          <w:rFonts w:ascii="Times New Roman" w:hAnsi="Times New Roman" w:cs="Times New Roman"/>
        </w:rPr>
        <w:t>taxon</w:t>
      </w:r>
      <w:r w:rsidR="007B4831">
        <w:rPr>
          <w:rFonts w:ascii="Times New Roman" w:hAnsi="Times New Roman" w:cs="Times New Roman"/>
        </w:rPr>
        <w:t xml:space="preserve"> level, </w:t>
      </w:r>
      <w:r w:rsidR="00703937">
        <w:rPr>
          <w:rFonts w:ascii="Times New Roman" w:hAnsi="Times New Roman" w:cs="Times New Roman"/>
        </w:rPr>
        <w:t>Artiodactyla</w:t>
      </w:r>
      <w:r w:rsidR="00B30849">
        <w:rPr>
          <w:rFonts w:ascii="Times New Roman" w:hAnsi="Times New Roman" w:cs="Times New Roman"/>
        </w:rPr>
        <w:t xml:space="preserve">, </w:t>
      </w:r>
      <w:r>
        <w:rPr>
          <w:rFonts w:ascii="Times New Roman" w:hAnsi="Times New Roman" w:cs="Times New Roman"/>
        </w:rPr>
        <w:t>C</w:t>
      </w:r>
      <w:r w:rsidR="007B4831">
        <w:rPr>
          <w:rFonts w:ascii="Times New Roman" w:hAnsi="Times New Roman" w:cs="Times New Roman"/>
        </w:rPr>
        <w:t xml:space="preserve">etacea, </w:t>
      </w:r>
      <w:r>
        <w:rPr>
          <w:rFonts w:ascii="Times New Roman" w:hAnsi="Times New Roman" w:cs="Times New Roman"/>
        </w:rPr>
        <w:t>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w:t>
      </w:r>
      <w:r>
        <w:rPr>
          <w:rFonts w:ascii="Times New Roman" w:hAnsi="Times New Roman" w:cs="Times New Roman"/>
        </w:rPr>
        <w:t>,</w:t>
      </w:r>
      <w:r w:rsidR="00B30849">
        <w:rPr>
          <w:rFonts w:ascii="Times New Roman" w:hAnsi="Times New Roman" w:cs="Times New Roman"/>
        </w:rPr>
        <w:t xml:space="preserve">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7607A324" w14:textId="110E0100" w:rsidR="00112F76" w:rsidRDefault="00595828" w:rsidP="005024D6">
      <w:pPr>
        <w:rPr>
          <w:rFonts w:ascii="Times New Roman" w:hAnsi="Times New Roman" w:cs="Times New Roman"/>
        </w:rPr>
      </w:pPr>
      <w:r>
        <w:rPr>
          <w:rFonts w:ascii="Times New Roman" w:hAnsi="Times New Roman" w:cs="Times New Roman"/>
        </w:rPr>
        <w:tab/>
        <w:t>After detrending the data, ancestral</w:t>
      </w:r>
      <w:r w:rsidR="00391A42">
        <w:rPr>
          <w:rFonts w:ascii="Times New Roman" w:hAnsi="Times New Roman" w:cs="Times New Roman"/>
        </w:rPr>
        <w:t xml:space="preserve"> reconstruction of </w:t>
      </w:r>
      <w:r>
        <w:rPr>
          <w:rFonts w:ascii="Times New Roman" w:hAnsi="Times New Roman" w:cs="Times New Roman"/>
        </w:rPr>
        <w:t>CC</w:t>
      </w:r>
      <w:r w:rsidR="00391A42">
        <w:rPr>
          <w:rFonts w:ascii="Times New Roman" w:hAnsi="Times New Roman" w:cs="Times New Roman"/>
        </w:rPr>
        <w:t>s</w:t>
      </w:r>
      <w:r>
        <w:rPr>
          <w:rFonts w:ascii="Times New Roman" w:hAnsi="Times New Roman" w:cs="Times New Roman"/>
        </w:rPr>
        <w:t xml:space="preserve"> showed a very different pattern of relationships with the climate. For all </w:t>
      </w:r>
      <w:r w:rsidR="00391A42">
        <w:rPr>
          <w:rFonts w:ascii="Times New Roman" w:hAnsi="Times New Roman" w:cs="Times New Roman"/>
        </w:rPr>
        <w:t>mammals</w:t>
      </w:r>
      <w:r>
        <w:rPr>
          <w:rFonts w:ascii="Times New Roman" w:hAnsi="Times New Roman" w:cs="Times New Roman"/>
        </w:rPr>
        <w:t xml:space="preserve">,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r w:rsidR="00703937">
        <w:rPr>
          <w:rFonts w:ascii="Times New Roman" w:hAnsi="Times New Roman" w:cs="Times New Roman"/>
        </w:rPr>
        <w:t>Carnivora</w:t>
      </w:r>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r w:rsidR="00703937">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197EB41" w14:textId="20014B18"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w:t>
      </w:r>
      <w:r w:rsidR="00114CB0">
        <w:rPr>
          <w:rFonts w:ascii="Times New Roman" w:hAnsi="Times New Roman" w:cs="Times New Roman"/>
        </w:rPr>
        <w:t>across</w:t>
      </w:r>
      <w:r>
        <w:rPr>
          <w:rFonts w:ascii="Times New Roman" w:hAnsi="Times New Roman" w:cs="Times New Roman"/>
        </w:rPr>
        <w:t xml:space="preserve"> mammals </w:t>
      </w:r>
      <w:r w:rsidR="00114CB0">
        <w:rPr>
          <w:rFonts w:ascii="Times New Roman" w:hAnsi="Times New Roman" w:cs="Times New Roman"/>
        </w:rPr>
        <w:t>in general</w:t>
      </w:r>
      <w:r>
        <w:rPr>
          <w:rFonts w:ascii="Times New Roman" w:hAnsi="Times New Roman" w:cs="Times New Roman"/>
        </w:rPr>
        <w:t xml:space="preserve">, there was a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 xml:space="preserve">by </w:t>
      </w:r>
      <w:r w:rsidR="005A4520">
        <w:rPr>
          <w:rFonts w:ascii="Times New Roman" w:hAnsi="Times New Roman" w:cs="Times New Roman"/>
        </w:rPr>
        <w:t>taxon</w:t>
      </w:r>
      <w:r>
        <w:rPr>
          <w:rFonts w:ascii="Times New Roman" w:hAnsi="Times New Roman" w:cs="Times New Roman"/>
        </w:rPr>
        <w:t xml:space="preserve"> revealed that most, but not all, mammal</w:t>
      </w:r>
      <w:r w:rsidR="00B44E50">
        <w:rPr>
          <w:rFonts w:ascii="Times New Roman" w:hAnsi="Times New Roman" w:cs="Times New Roman"/>
        </w:rPr>
        <w:t>ian lineages</w:t>
      </w:r>
      <w:r>
        <w:rPr>
          <w:rFonts w:ascii="Times New Roman" w:hAnsi="Times New Roman" w:cs="Times New Roman"/>
        </w:rPr>
        <w:t xml:space="preserve"> contributed to this overall pattern.</w:t>
      </w:r>
      <w:r w:rsidR="00385D39">
        <w:rPr>
          <w:rFonts w:ascii="Times New Roman" w:hAnsi="Times New Roman" w:cs="Times New Roman"/>
        </w:rPr>
        <w:t xml:space="preserve"> This is consistent with previous demonstrations of increasing </w:t>
      </w:r>
      <w:r w:rsidR="00B44E50">
        <w:rPr>
          <w:rFonts w:ascii="Times New Roman" w:hAnsi="Times New Roman" w:cs="Times New Roman"/>
        </w:rPr>
        <w:t xml:space="preserve">absolute or relative </w:t>
      </w:r>
      <w:r w:rsidR="00385D39">
        <w:rPr>
          <w:rFonts w:ascii="Times New Roman" w:hAnsi="Times New Roman" w:cs="Times New Roman"/>
        </w:rPr>
        <w:t xml:space="preserve">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94818242-2F53-4BCF-AACC-34DF6DE54295&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D713BA9E-7317-4A9F-AFD7-B778FFB22210&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citekey&gt;Finarelli:2009gn&lt;/citekey&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202FA59E-F2DA-446B-9933-81459020288B&lt;/uuid&gt;&lt;priority&gt;32&lt;/priority&gt;&lt;publications&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uuid&gt;77448039-A18C-4327-BD19-F9A9A2AB76A4&lt;/uuid&gt;&lt;volume&gt;25&lt;/volume&gt;&lt;doi&gt;10.1130/MEM25&lt;/doi&gt;&lt;subtitle&gt;Geological Society of America Memoirs&lt;/subtitle&gt;&lt;startpage&gt;177&lt;/startpage&gt;&lt;publication_date&gt;99194800001200000000200000&lt;/publication_date&gt;&lt;url&gt;http://memoirs.gsapubs.org/content/25&lt;/url&gt;&lt;citekey&gt;Edinger:1948ht&lt;/citekey&gt;&lt;type&gt;0&lt;/type&gt;&lt;title&gt;Evolution of the Horse Brain&lt;/title&gt;&lt;publisher&gt;Geological Society of America&lt;/publisher&gt;&lt;subtype&gt;0&lt;/subtype&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13784FB1-9D33-4B20-B863-005F75A7C166&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B44E50">
        <w:rPr>
          <w:rFonts w:ascii="Times New Roman" w:hAnsi="Times New Roman" w:cs="Times New Roman"/>
        </w:rPr>
        <w:t>h</w:t>
      </w:r>
      <w:r w:rsidR="00A41265">
        <w:rPr>
          <w:rFonts w:ascii="Times New Roman" w:hAnsi="Times New Roman" w:cs="Times New Roman"/>
        </w:rPr>
        <w:t>ominin</w:t>
      </w:r>
      <w:r w:rsidR="00385D39">
        <w:rPr>
          <w:rFonts w:ascii="Times New Roman" w:hAnsi="Times New Roman" w:cs="Times New Roman"/>
        </w:rPr>
        <w:t xml:space="preserve">s </w:t>
      </w:r>
      <w:r w:rsidR="00131E5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FBE5B49-8CE3-47F6-BF85-A5136755FD92&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uuid&gt;49F333ED-7D9B-448D-9B78-5B942D6B7BF0&lt;/uuid&gt;&lt;volume&gt;367&lt;/volume&gt;&lt;doi&gt;10.1126/science.1199295&lt;/doi&gt;&lt;startpage&gt;2130&lt;/startpage&gt;&lt;publication_date&gt;99201206251200000000222000&lt;/publication_date&gt;&lt;url&gt;http://rstb.royalsocietypublishing.org/cgi/doi/10.1098/rstb.2012.0115&lt;/url&gt;&lt;citekey&gt;Shultz:2012dr&lt;/citekey&gt;&lt;type&gt;400&lt;/type&gt;&lt;title&gt;Hominin cognitive evolution: identifying patterns and processes in the fossil and archaeological record&lt;/title&gt;&lt;number&gt;1599&lt;/number&gt;&lt;subtype&gt;400&lt;/subtype&gt;&lt;endpage&gt;2140&lt;/endpage&gt;&lt;bundle&gt;&lt;publication&gt;&lt;title&gt;Philosophical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r w:rsidR="00131E5F">
        <w:rPr>
          <w:rFonts w:ascii="Times New Roman" w:hAnsi="Times New Roman" w:cs="Times New Roman"/>
        </w:rPr>
        <w:t xml:space="preserve">. </w:t>
      </w:r>
      <w:r w:rsidR="007B2488" w:rsidRPr="00F437E3">
        <w:rPr>
          <w:rFonts w:ascii="Times New Roman" w:hAnsi="Times New Roman" w:cs="Times New Roman"/>
          <w:highlight w:val="cyan"/>
        </w:rPr>
        <w:t>Cetacea were the notable exception to this pattern of increasing brain size, as their average brain size has remained consistently large since their emergence</w:t>
      </w:r>
      <w:r w:rsidR="00FD7055">
        <w:rPr>
          <w:rFonts w:ascii="Times New Roman" w:hAnsi="Times New Roman" w:cs="Times New Roman"/>
          <w:highlight w:val="cyan"/>
        </w:rPr>
        <w:t xml:space="preserve">. The contrast of our results with those of previous studies that reported </w:t>
      </w:r>
      <w:r w:rsidR="00C70679">
        <w:rPr>
          <w:rFonts w:ascii="Times New Roman" w:hAnsi="Times New Roman" w:cs="Times New Roman"/>
          <w:highlight w:val="cyan"/>
        </w:rPr>
        <w:t xml:space="preserve">directional </w:t>
      </w:r>
      <w:r w:rsidR="00FD7055">
        <w:rPr>
          <w:rFonts w:ascii="Times New Roman" w:hAnsi="Times New Roman" w:cs="Times New Roman"/>
          <w:highlight w:val="cyan"/>
        </w:rPr>
        <w:t xml:space="preserve">increases </w:t>
      </w:r>
      <w:r w:rsidR="00C70679">
        <w:rPr>
          <w:rFonts w:ascii="Times New Roman" w:hAnsi="Times New Roman" w:cs="Times New Roman"/>
          <w:highlight w:val="cyan"/>
        </w:rPr>
        <w:t xml:space="preserve">in Cetacean brain </w:t>
      </w:r>
      <w:r w:rsidR="006F50F2" w:rsidRPr="00F437E3">
        <w:rPr>
          <w:rFonts w:ascii="Times New Roman" w:hAnsi="Times New Roman" w:cs="Times New Roman"/>
          <w:highlight w:val="cyan"/>
        </w:rPr>
        <w:fldChar w:fldCharType="begin"/>
      </w:r>
      <w:r w:rsidR="008C793A">
        <w:rPr>
          <w:rFonts w:ascii="Times New Roman" w:hAnsi="Times New Roman" w:cs="Times New Roman"/>
          <w:highlight w:val="cyan"/>
        </w:rPr>
        <w:instrText xml:space="preserve"> ADDIN PAPERS2_CITATIONS &lt;citation&gt;&lt;uuid&gt;CF3156DD-A11B-43F9-955F-2F13101067F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citekey&gt;Marino:2004eo&lt;/citekey&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sidRPr="00F437E3">
        <w:rPr>
          <w:rFonts w:ascii="Times New Roman" w:hAnsi="Times New Roman" w:cs="Times New Roman"/>
          <w:highlight w:val="cyan"/>
        </w:rPr>
        <w:fldChar w:fldCharType="separate"/>
      </w:r>
      <w:r w:rsidR="00D45F4E" w:rsidRPr="00F437E3">
        <w:rPr>
          <w:rFonts w:ascii="Times New Roman" w:hAnsi="Times New Roman" w:cs="Times New Roman"/>
          <w:highlight w:val="cyan"/>
        </w:rPr>
        <w:t>(Marino et al., 2004; Boddy et al., 2012; Montgomery et al., 2013)</w:t>
      </w:r>
      <w:r w:rsidR="006F50F2" w:rsidRPr="00F437E3">
        <w:rPr>
          <w:rFonts w:ascii="Times New Roman" w:hAnsi="Times New Roman" w:cs="Times New Roman"/>
          <w:highlight w:val="cyan"/>
        </w:rPr>
        <w:fldChar w:fldCharType="end"/>
      </w:r>
      <w:r w:rsidR="00C70679">
        <w:rPr>
          <w:rFonts w:ascii="Times New Roman" w:hAnsi="Times New Roman" w:cs="Times New Roman"/>
          <w:highlight w:val="cyan"/>
        </w:rPr>
        <w:t xml:space="preserve"> likely stems from differences in samples and </w:t>
      </w:r>
      <w:commentRangeStart w:id="2"/>
      <w:r w:rsidR="00C70679">
        <w:rPr>
          <w:rFonts w:ascii="Times New Roman" w:hAnsi="Times New Roman" w:cs="Times New Roman"/>
          <w:highlight w:val="cyan"/>
        </w:rPr>
        <w:t>methodology</w:t>
      </w:r>
      <w:commentRangeEnd w:id="2"/>
      <w:r w:rsidR="00C70679">
        <w:rPr>
          <w:rStyle w:val="CommentReference"/>
        </w:rPr>
        <w:commentReference w:id="2"/>
      </w:r>
      <w:r w:rsidR="007B2488" w:rsidRPr="00F437E3">
        <w:rPr>
          <w:rFonts w:ascii="Times New Roman" w:hAnsi="Times New Roman" w:cs="Times New Roman"/>
          <w:highlight w:val="cyan"/>
        </w:rPr>
        <w:t>.</w:t>
      </w:r>
      <w:r w:rsidR="00ED6376" w:rsidRPr="00ED6376">
        <w:rPr>
          <w:rFonts w:ascii="Times New Roman" w:hAnsi="Times New Roman" w:cs="Times New Roman"/>
        </w:rPr>
        <w:t xml:space="preserve"> </w:t>
      </w:r>
      <w:r w:rsidR="00ED6376">
        <w:rPr>
          <w:rFonts w:ascii="Times New Roman" w:hAnsi="Times New Roman" w:cs="Times New Roman"/>
        </w:rPr>
        <w:t xml:space="preserve">It should, however, be noted that different </w:t>
      </w:r>
      <w:r w:rsidR="005A4520">
        <w:rPr>
          <w:rFonts w:ascii="Times New Roman" w:hAnsi="Times New Roman" w:cs="Times New Roman"/>
        </w:rPr>
        <w:t>taxa</w:t>
      </w:r>
      <w:r w:rsidR="00ED6376">
        <w:rPr>
          <w:rFonts w:ascii="Times New Roman" w:hAnsi="Times New Roman" w:cs="Times New Roman"/>
        </w:rPr>
        <w:t xml:space="preserve">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w:t>
      </w:r>
      <w:r w:rsidR="00B44E50">
        <w:rPr>
          <w:rFonts w:ascii="Times New Roman" w:hAnsi="Times New Roman" w:cs="Times New Roman"/>
        </w:rPr>
        <w:t xml:space="preserve">time periods </w:t>
      </w:r>
      <w:r w:rsidR="000E14E6">
        <w:rPr>
          <w:rFonts w:ascii="Times New Roman" w:hAnsi="Times New Roman" w:cs="Times New Roman"/>
        </w:rPr>
        <w:t>over the last 65</w:t>
      </w:r>
      <w:r w:rsidR="00A6467F">
        <w:rPr>
          <w:rFonts w:ascii="Times New Roman" w:hAnsi="Times New Roman" w:cs="Times New Roman"/>
        </w:rPr>
        <w:t>M</w:t>
      </w:r>
      <w:r w:rsidR="00B44E50">
        <w:rPr>
          <w:rFonts w:ascii="Times New Roman" w:hAnsi="Times New Roman" w:cs="Times New Roman"/>
        </w:rPr>
        <w:t>a</w:t>
      </w:r>
      <w:r w:rsidR="00A6467F">
        <w:rPr>
          <w:rFonts w:ascii="Times New Roman" w:hAnsi="Times New Roman" w:cs="Times New Roman"/>
        </w:rPr>
        <w:t xml:space="preserve">. </w:t>
      </w:r>
      <w:r w:rsidR="00613761">
        <w:rPr>
          <w:rFonts w:ascii="Times New Roman" w:hAnsi="Times New Roman" w:cs="Times New Roman"/>
        </w:rPr>
        <w:t xml:space="preserve">Some </w:t>
      </w:r>
      <w:r w:rsidR="005A4520">
        <w:rPr>
          <w:rFonts w:ascii="Times New Roman" w:hAnsi="Times New Roman" w:cs="Times New Roman"/>
        </w:rPr>
        <w:t>taxa</w:t>
      </w:r>
      <w:r w:rsidR="00613761">
        <w:rPr>
          <w:rFonts w:ascii="Times New Roman" w:hAnsi="Times New Roman" w:cs="Times New Roman"/>
        </w:rPr>
        <w:t xml:space="preserve">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w:t>
      </w:r>
      <w:r w:rsidR="005A4520">
        <w:rPr>
          <w:rFonts w:ascii="Times New Roman" w:hAnsi="Times New Roman" w:cs="Times New Roman"/>
        </w:rPr>
        <w:t>taxa</w:t>
      </w:r>
      <w:r w:rsidR="00BF2AD7">
        <w:rPr>
          <w:rFonts w:ascii="Times New Roman" w:hAnsi="Times New Roman" w:cs="Times New Roman"/>
        </w:rPr>
        <w:t xml:space="preserve"> </w:t>
      </w:r>
      <w:r w:rsidR="00B44E50">
        <w:rPr>
          <w:rFonts w:ascii="Times New Roman" w:hAnsi="Times New Roman" w:cs="Times New Roman"/>
        </w:rPr>
        <w:t>would</w:t>
      </w:r>
      <w:r w:rsidR="00BF2AD7">
        <w:rPr>
          <w:rFonts w:ascii="Times New Roman" w:hAnsi="Times New Roman" w:cs="Times New Roman"/>
        </w:rPr>
        <w:t xml:space="preserve"> have experienced a wider range of selective pressures</w:t>
      </w:r>
      <w:r w:rsidR="00B44E50">
        <w:rPr>
          <w:rFonts w:ascii="Times New Roman" w:hAnsi="Times New Roman" w:cs="Times New Roman"/>
        </w:rPr>
        <w:t>,</w:t>
      </w:r>
      <w:r w:rsidR="00BF2AD7">
        <w:rPr>
          <w:rFonts w:ascii="Times New Roman" w:hAnsi="Times New Roman" w:cs="Times New Roman"/>
        </w:rPr>
        <w:t xml:space="preserve">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62CCB0A2"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w:t>
      </w:r>
      <w:r w:rsidR="002A35E9">
        <w:rPr>
          <w:rFonts w:ascii="Times New Roman" w:hAnsi="Times New Roman" w:cs="Times New Roman"/>
        </w:rPr>
        <w:t>a</w:t>
      </w:r>
      <w:r w:rsidR="006C1A8C">
        <w:rPr>
          <w:rFonts w:ascii="Times New Roman" w:hAnsi="Times New Roman" w:cs="Times New Roman"/>
        </w:rPr>
        <w:t>)</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w:t>
      </w:r>
      <w:r w:rsidR="005A4520">
        <w:rPr>
          <w:rFonts w:ascii="Times New Roman" w:hAnsi="Times New Roman" w:cs="Times New Roman"/>
        </w:rPr>
        <w:t xml:space="preserve"> most of</w:t>
      </w:r>
      <w:r w:rsidR="00907197">
        <w:rPr>
          <w:rFonts w:ascii="Times New Roman" w:hAnsi="Times New Roman" w:cs="Times New Roman"/>
        </w:rPr>
        <w:t xml:space="preserv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w:t>
      </w:r>
      <w:r w:rsidR="002A35E9">
        <w:rPr>
          <w:rFonts w:ascii="Times New Roman" w:hAnsi="Times New Roman" w:cs="Times New Roman"/>
        </w:rPr>
        <w:t xml:space="preserve">a </w:t>
      </w:r>
      <w:r w:rsidR="00A51CA8">
        <w:rPr>
          <w:rFonts w:ascii="Times New Roman" w:hAnsi="Times New Roman" w:cs="Times New Roman"/>
        </w:rPr>
        <w:t xml:space="preserve">relatively brief time, </w:t>
      </w:r>
      <w:r w:rsidR="002A35E9">
        <w:rPr>
          <w:rFonts w:ascii="Times New Roman" w:hAnsi="Times New Roman" w:cs="Times New Roman"/>
        </w:rPr>
        <w:t>h</w:t>
      </w:r>
      <w:r>
        <w:rPr>
          <w:rFonts w:ascii="Times New Roman" w:hAnsi="Times New Roman" w:cs="Times New Roman"/>
        </w:rPr>
        <w:t>ominin</w:t>
      </w:r>
      <w:r w:rsidR="00A51CA8">
        <w:rPr>
          <w:rFonts w:ascii="Times New Roman" w:hAnsi="Times New Roman" w:cs="Times New Roman"/>
        </w:rPr>
        <w:t xml:space="preserve">s have undergone </w:t>
      </w:r>
      <w:r w:rsidR="002A35E9">
        <w:rPr>
          <w:rFonts w:ascii="Times New Roman" w:hAnsi="Times New Roman" w:cs="Times New Roman"/>
        </w:rPr>
        <w:t xml:space="preserve">remarkable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w:t>
      </w:r>
      <w:r w:rsidR="00DB5207">
        <w:rPr>
          <w:rFonts w:ascii="Times New Roman" w:hAnsi="Times New Roman" w:cs="Times New Roman"/>
        </w:rPr>
        <w:lastRenderedPageBreak/>
        <w:t>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&lt;citation&gt;&lt;uuid&gt;2B6F86F9-50CB-4342-9461-088B80448258&lt;/uuid&gt;&lt;priority&gt;39&lt;/priority&gt;&lt;publications&gt;&lt;publication&gt;&lt;uuid&gt;F8FF1A00-0362-42F0-AA54-918697E0DE40&lt;/uuid&gt;&lt;volume&gt;172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 xml:space="preserve">brain mass of a primate of </w:t>
      </w:r>
      <w:r w:rsidR="002A35E9">
        <w:rPr>
          <w:rFonts w:ascii="Times New Roman" w:hAnsi="Times New Roman" w:cs="Times New Roman"/>
        </w:rPr>
        <w:t xml:space="preserve">modern human </w:t>
      </w:r>
      <w:r w:rsidR="00774646">
        <w:rPr>
          <w:rFonts w:ascii="Times New Roman" w:hAnsi="Times New Roman" w:cs="Times New Roman"/>
        </w:rPr>
        <w:t>body size</w:t>
      </w:r>
      <w:r w:rsidR="00566CD7">
        <w:rPr>
          <w:rFonts w:ascii="Times New Roman" w:hAnsi="Times New Roman" w:cs="Times New Roman"/>
        </w:rPr>
        <w:t xml:space="preserve"> and </w:t>
      </w:r>
      <w:r w:rsidR="002A35E9">
        <w:rPr>
          <w:rFonts w:ascii="Times New Roman" w:hAnsi="Times New Roman" w:cs="Times New Roman"/>
        </w:rPr>
        <w:t xml:space="preserve">likely </w:t>
      </w:r>
      <w:r w:rsidR="00535C08">
        <w:rPr>
          <w:rFonts w:ascii="Times New Roman" w:hAnsi="Times New Roman" w:cs="Times New Roman"/>
        </w:rPr>
        <w:t>relates to many enhanced cognitive capacities including tool manufactur</w:t>
      </w:r>
      <w:r w:rsidR="002A35E9">
        <w:rPr>
          <w:rFonts w:ascii="Times New Roman" w:hAnsi="Times New Roman" w:cs="Times New Roman"/>
        </w:rPr>
        <w:t>e</w:t>
      </w:r>
      <w:r w:rsidR="00535C08">
        <w:rPr>
          <w:rFonts w:ascii="Times New Roman" w:hAnsi="Times New Roman" w:cs="Times New Roman"/>
        </w:rPr>
        <w:t>,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FA09E7B-B173-4D4F-BC01-81428BD5F608&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citekey&gt;Passingham:2008ub&lt;/citekey&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citekey&gt;Deacon:2000tv&lt;/citekey&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uuid&gt;753D5C36-925E-4874-8CF4-4112FFBBCCDA&lt;/uuid&gt;&lt;volume&gt;367&lt;/volume&gt;&lt;doi&gt;10.1098/rstb.2011.0099&lt;/doi&gt;&lt;startpage&gt;75&lt;/startpage&gt;&lt;publication_date&gt;99201201121200000000222000&lt;/publication_date&gt;&lt;url&gt;http://rstb.royalsocietypublishing.org/content/367/1585/75.short&lt;/url&gt;&lt;citekey&gt;Stout:2012dx&lt;/citekey&gt;&lt;type&gt;400&lt;/type&gt;&lt;title&gt;Stone tools, language and the brain in human evolution.&lt;/title&gt;&lt;number&gt;1585&lt;/number&gt;&lt;subtype&gt;400&lt;/subtype&gt;&lt;endpage&gt;87&lt;/endpage&gt;&lt;bundle&gt;&lt;publication&gt;&lt;title&gt;Philosophical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46D47541" w:rsidR="00B41BFA" w:rsidRDefault="00050101" w:rsidP="00CC7192">
      <w:pPr>
        <w:ind w:firstLine="720"/>
        <w:rPr>
          <w:rFonts w:ascii="Times New Roman" w:hAnsi="Times New Roman" w:cs="Times New Roman"/>
        </w:rPr>
      </w:pPr>
      <w:r>
        <w:rPr>
          <w:rFonts w:ascii="Times New Roman" w:hAnsi="Times New Roman" w:cs="Times New Roman"/>
        </w:rPr>
        <w:t>The results using ancestral reconstructions</w:t>
      </w:r>
      <w:r w:rsidR="00ED6376">
        <w:rPr>
          <w:rFonts w:ascii="Times New Roman" w:hAnsi="Times New Roman" w:cs="Times New Roman"/>
        </w:rPr>
        <w:t xml:space="preserve"> </w:t>
      </w:r>
      <w:r w:rsidR="00C148BD">
        <w:rPr>
          <w:rFonts w:ascii="Times New Roman" w:hAnsi="Times New Roman" w:cs="Times New Roman"/>
        </w:rPr>
        <w:t xml:space="preserve">of CCs </w:t>
      </w:r>
      <w:r w:rsidR="00ED6376">
        <w:rPr>
          <w:rFonts w:ascii="Times New Roman" w:hAnsi="Times New Roman" w:cs="Times New Roman"/>
        </w:rPr>
        <w:t xml:space="preserve">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w:t>
      </w:r>
      <w:r w:rsidR="005A4520">
        <w:rPr>
          <w:rFonts w:ascii="Times New Roman" w:hAnsi="Times New Roman" w:cs="Times New Roman"/>
        </w:rPr>
        <w:t>separate</w:t>
      </w:r>
      <w:r w:rsidR="00B41BFA">
        <w:rPr>
          <w:rFonts w:ascii="Times New Roman" w:hAnsi="Times New Roman" w:cs="Times New Roman"/>
        </w:rPr>
        <w:t xml:space="preserve"> </w:t>
      </w:r>
      <w:r w:rsidR="005A4520">
        <w:rPr>
          <w:rFonts w:ascii="Times New Roman" w:hAnsi="Times New Roman" w:cs="Times New Roman"/>
        </w:rPr>
        <w:t>taxa</w:t>
      </w:r>
      <w:r w:rsidR="00B41BFA">
        <w:rPr>
          <w:rFonts w:ascii="Times New Roman" w:hAnsi="Times New Roman" w:cs="Times New Roman"/>
        </w:rPr>
        <w:t xml:space="preserve">, it was found that no </w:t>
      </w:r>
      <w:r w:rsidR="005A4520">
        <w:rPr>
          <w:rFonts w:ascii="Times New Roman" w:hAnsi="Times New Roman" w:cs="Times New Roman"/>
        </w:rPr>
        <w:t>taxon</w:t>
      </w:r>
      <w:r w:rsidR="00B41BFA">
        <w:rPr>
          <w:rFonts w:ascii="Times New Roman" w:hAnsi="Times New Roman" w:cs="Times New Roman"/>
        </w:rPr>
        <w:t xml:space="preserve">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w:t>
      </w:r>
      <w:r w:rsidR="00137E3E">
        <w:rPr>
          <w:rFonts w:ascii="Times New Roman" w:hAnsi="Times New Roman" w:cs="Times New Roman"/>
        </w:rPr>
        <w:t>(</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5A4520">
        <w:rPr>
          <w:rFonts w:ascii="Times New Roman" w:hAnsi="Times New Roman" w:cs="Times New Roman"/>
        </w:rPr>
        <w:t>taxa</w:t>
      </w:r>
      <w:r w:rsidR="00293B4E">
        <w:rPr>
          <w:rFonts w:ascii="Times New Roman" w:hAnsi="Times New Roman" w:cs="Times New Roman"/>
        </w:rPr>
        <w:t xml:space="preserve">)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w:t>
      </w:r>
      <w:r w:rsidR="00C148BD">
        <w:rPr>
          <w:rFonts w:ascii="Times New Roman" w:hAnsi="Times New Roman" w:cs="Times New Roman"/>
        </w:rPr>
        <w:t>a</w:t>
      </w:r>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w:t>
      </w:r>
      <w:r w:rsidR="00C148BD">
        <w:rPr>
          <w:rFonts w:ascii="Times New Roman" w:hAnsi="Times New Roman" w:cs="Times New Roman"/>
        </w:rPr>
        <w:t>total sample of mammals,</w:t>
      </w:r>
      <w:r w:rsidR="00875516" w:rsidRPr="00875516">
        <w:rPr>
          <w:rFonts w:ascii="Times New Roman" w:hAnsi="Times New Roman" w:cs="Times New Roman"/>
        </w:rPr>
        <w:t xml:space="preserve"> </w:t>
      </w:r>
      <w:r w:rsidR="00D54159" w:rsidRPr="00875516">
        <w:rPr>
          <w:rFonts w:ascii="Times New Roman" w:hAnsi="Times New Roman" w:cs="Times New Roman"/>
        </w:rPr>
        <w:t xml:space="preserve">the </w:t>
      </w:r>
      <w:r w:rsidR="00090E31">
        <w:rPr>
          <w:rFonts w:ascii="Times New Roman" w:hAnsi="Times New Roman" w:cs="Times New Roman"/>
        </w:rPr>
        <w:t xml:space="preserve">size </w:t>
      </w:r>
      <w:r w:rsidR="00D54159" w:rsidRPr="00875516">
        <w:rPr>
          <w:rFonts w:ascii="Times New Roman" w:hAnsi="Times New Roman" w:cs="Times New Roman"/>
        </w:rPr>
        <w:t>effect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s in the ancestral </w:t>
      </w:r>
      <w:r w:rsidR="00C148BD">
        <w:rPr>
          <w:rFonts w:ascii="Times New Roman" w:hAnsi="Times New Roman" w:cs="Times New Roman"/>
        </w:rPr>
        <w:t xml:space="preserve">reconstruction </w:t>
      </w:r>
      <w:r w:rsidR="00770B0C">
        <w:rPr>
          <w:rFonts w:ascii="Times New Roman" w:hAnsi="Times New Roman" w:cs="Times New Roman"/>
        </w:rPr>
        <w:t xml:space="preserve">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C148BD">
        <w:rPr>
          <w:rFonts w:ascii="Times New Roman" w:hAnsi="Times New Roman" w:cs="Times New Roman"/>
        </w:rPr>
        <w:t>h</w:t>
      </w:r>
      <w:r w:rsidR="00A41265">
        <w:rPr>
          <w:rFonts w:ascii="Times New Roman" w:hAnsi="Times New Roman" w:cs="Times New Roman"/>
        </w:rPr>
        <w:t>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C148BD">
        <w:rPr>
          <w:rFonts w:ascii="Times New Roman" w:hAnsi="Times New Roman" w:cs="Times New Roman"/>
        </w:rPr>
        <w:t>h</w:t>
      </w:r>
      <w:r w:rsidR="00A41265">
        <w:rPr>
          <w:rFonts w:ascii="Times New Roman" w:hAnsi="Times New Roman" w:cs="Times New Roman"/>
        </w:rPr>
        <w:t>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6F70B2D6"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w:t>
      </w:r>
      <w:r w:rsidR="00BD1C15">
        <w:rPr>
          <w:rFonts w:ascii="Times New Roman" w:hAnsi="Times New Roman" w:cs="Times New Roman"/>
        </w:rPr>
        <w:t xml:space="preserve">: </w:t>
      </w:r>
      <w:r w:rsidR="00970384">
        <w:rPr>
          <w:rFonts w:ascii="Times New Roman" w:hAnsi="Times New Roman" w:cs="Times New Roman"/>
        </w:rPr>
        <w:t xml:space="preserve">(1) </w:t>
      </w:r>
      <w:r w:rsidR="00BD1C15">
        <w:rPr>
          <w:rFonts w:ascii="Times New Roman" w:hAnsi="Times New Roman" w:cs="Times New Roman"/>
        </w:rPr>
        <w:t>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xml:space="preserve">), </w:t>
      </w:r>
      <w:r w:rsidR="00970384">
        <w:rPr>
          <w:rFonts w:ascii="Times New Roman" w:hAnsi="Times New Roman" w:cs="Times New Roman"/>
        </w:rPr>
        <w:t xml:space="preserve">(2) </w:t>
      </w:r>
      <w:r w:rsidR="00BD1C15">
        <w:rPr>
          <w:rFonts w:ascii="Times New Roman" w:hAnsi="Times New Roman" w:cs="Times New Roman"/>
        </w:rPr>
        <w:t>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 xml:space="preserve">and </w:t>
      </w:r>
      <w:r w:rsidR="00970384">
        <w:rPr>
          <w:rFonts w:ascii="Times New Roman" w:hAnsi="Times New Roman" w:cs="Times New Roman"/>
        </w:rPr>
        <w:t xml:space="preserve">(3) </w:t>
      </w:r>
      <w:r w:rsidR="008376F7">
        <w:rPr>
          <w:rFonts w:ascii="Times New Roman" w:hAnsi="Times New Roman" w:cs="Times New Roman"/>
        </w:rPr>
        <w:t>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152E71">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w:t>
      </w:r>
      <w:r w:rsidR="005A4520">
        <w:rPr>
          <w:rFonts w:ascii="Times New Roman" w:hAnsi="Times New Roman" w:cs="Times New Roman"/>
        </w:rPr>
        <w:t>taxon</w:t>
      </w:r>
      <w:r w:rsidR="00CE79AA">
        <w:rPr>
          <w:rFonts w:ascii="Times New Roman" w:hAnsi="Times New Roman" w:cs="Times New Roman"/>
        </w:rPr>
        <w:t xml:space="preserve">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w:t>
      </w:r>
      <w:r w:rsidR="00970384">
        <w:rPr>
          <w:rFonts w:ascii="Times New Roman" w:hAnsi="Times New Roman" w:cs="Times New Roman"/>
        </w:rPr>
        <w:t>several</w:t>
      </w:r>
      <w:r w:rsidR="00CE79AA">
        <w:rPr>
          <w:rFonts w:ascii="Times New Roman" w:hAnsi="Times New Roman" w:cs="Times New Roman"/>
        </w:rPr>
        <w:t xml:space="preserve">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497F9AAF-2E84-423E-9120-81B32A5B04CD&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E98CEFF3-45BA-4655-B55C-B7ABF4B2B381&lt;/uuid&gt;&lt;volume&gt;280&lt;/volume&gt;&lt;doi&gt;10.1126/science.132.3428.670&lt;/doi&gt;&lt;startpage&gt;20130269&lt;/startpage&gt;&lt;publication_date&gt;99201303201200000000222000&lt;/publication_date&gt;&lt;url&gt;http://rspb.royalsocietypublishing.org/cgi/doi/10.1098/rspb.2013.0269&lt;/url&gt;&lt;citekey&gt;Smaers:2013ka&lt;/citekey&gt;&lt;type&gt;400&lt;/type&gt;&lt;title&gt;Brain reorganization, not relative brain size, primarily characterizes anthropoid brain evolution&lt;/title&gt;&lt;number&gt;1759&lt;/number&gt;&lt;subtype&gt;400&lt;/subtype&gt;&lt;endpage&gt;20130269&lt;/endpage&gt;&lt;bundle&gt;&lt;publication&gt;&lt;title&gt;Proceedings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47BDCB05" w14:textId="2A9794B3" w:rsidR="00E33949" w:rsidRDefault="00303188" w:rsidP="00E33949">
      <w:pPr>
        <w:rPr>
          <w:rFonts w:ascii="Times New Roman" w:hAnsi="Times New Roman" w:cs="Times New Roman"/>
        </w:rPr>
      </w:pPr>
      <w:r>
        <w:rPr>
          <w:rFonts w:ascii="Times New Roman" w:hAnsi="Times New Roman" w:cs="Times New Roman"/>
        </w:rPr>
        <w:tab/>
      </w:r>
      <w:r w:rsidR="0098035E">
        <w:rPr>
          <w:rFonts w:ascii="Times New Roman" w:hAnsi="Times New Roman" w:cs="Times New Roman"/>
        </w:rPr>
        <w:t>The present</w:t>
      </w:r>
      <w:r w:rsidR="00E33949">
        <w:rPr>
          <w:rFonts w:ascii="Times New Roman" w:hAnsi="Times New Roman" w:cs="Times New Roman"/>
        </w:rPr>
        <w:t xml:space="preserve"> study found that some, but not all</w:t>
      </w:r>
      <w:r w:rsidR="00CD26E5">
        <w:rPr>
          <w:rFonts w:ascii="Times New Roman" w:hAnsi="Times New Roman" w:cs="Times New Roman"/>
        </w:rPr>
        <w:t>,</w:t>
      </w:r>
      <w:r w:rsidR="00E33949">
        <w:rPr>
          <w:rFonts w:ascii="Times New Roman" w:hAnsi="Times New Roman" w:cs="Times New Roman"/>
        </w:rPr>
        <w:t xml:space="preserve"> mammals have increased brain size over time.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w:t>
      </w:r>
      <w:r w:rsidR="00CD26E5">
        <w:rPr>
          <w:rFonts w:ascii="Times New Roman" w:hAnsi="Times New Roman" w:cs="Times New Roman"/>
        </w:rPr>
        <w:t>related to</w:t>
      </w:r>
      <w:r w:rsidR="008536FB">
        <w:rPr>
          <w:rFonts w:ascii="Times New Roman" w:hAnsi="Times New Roman" w:cs="Times New Roman"/>
        </w:rPr>
        <w:t xml:space="preserve"> global climatic factors.</w:t>
      </w:r>
      <w:r w:rsidR="0079752D">
        <w:rPr>
          <w:rFonts w:ascii="Times New Roman" w:hAnsi="Times New Roman" w:cs="Times New Roman"/>
        </w:rPr>
        <w:t xml:space="preserve"> However, detrending the data revealed </w:t>
      </w:r>
      <w:r w:rsidR="00CD26E5">
        <w:rPr>
          <w:rFonts w:ascii="Times New Roman" w:hAnsi="Times New Roman" w:cs="Times New Roman"/>
        </w:rPr>
        <w:t>otherwise hidden</w:t>
      </w:r>
      <w:r w:rsidR="0079752D">
        <w:rPr>
          <w:rFonts w:ascii="Times New Roman" w:hAnsi="Times New Roman" w:cs="Times New Roman"/>
        </w:rPr>
        <w:t xml:space="preserve"> relationships, </w:t>
      </w:r>
      <w:r w:rsidR="00CD26E5">
        <w:rPr>
          <w:rFonts w:ascii="Times New Roman" w:hAnsi="Times New Roman" w:cs="Times New Roman"/>
        </w:rPr>
        <w:t xml:space="preserve">demonstrating </w:t>
      </w:r>
      <w:r w:rsidR="0079752D">
        <w:rPr>
          <w:rFonts w:ascii="Times New Roman" w:hAnsi="Times New Roman" w:cs="Times New Roman"/>
        </w:rPr>
        <w:t xml:space="preserve">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w:t>
      </w:r>
      <w:r w:rsidR="00CD26E5">
        <w:rPr>
          <w:rFonts w:ascii="Times New Roman" w:hAnsi="Times New Roman" w:cs="Times New Roman"/>
        </w:rPr>
        <w:t>a</w:t>
      </w:r>
      <w:r w:rsidR="004128D1">
        <w:rPr>
          <w:rFonts w:ascii="Times New Roman" w:hAnsi="Times New Roman" w:cs="Times New Roman"/>
        </w:rPr>
        <w:t xml:space="preserve"> existence as an </w:t>
      </w:r>
      <w:r w:rsidR="005A4520">
        <w:rPr>
          <w:rFonts w:ascii="Times New Roman" w:hAnsi="Times New Roman" w:cs="Times New Roman"/>
        </w:rPr>
        <w:t>taxon</w:t>
      </w:r>
      <w:r w:rsidR="004128D1">
        <w:rPr>
          <w:rFonts w:ascii="Times New Roman" w:hAnsi="Times New Roman" w:cs="Times New Roman"/>
        </w:rPr>
        <w:t>.</w:t>
      </w:r>
      <w:r w:rsidR="00B93534">
        <w:rPr>
          <w:rFonts w:ascii="Times New Roman" w:hAnsi="Times New Roman" w:cs="Times New Roman"/>
        </w:rPr>
        <w:t xml:space="preserve"> </w:t>
      </w:r>
      <w:r w:rsidR="00CD26E5">
        <w:rPr>
          <w:rFonts w:ascii="Times New Roman" w:hAnsi="Times New Roman" w:cs="Times New Roman"/>
        </w:rPr>
        <w:t>I</w:t>
      </w:r>
      <w:r w:rsidR="00BA4B61">
        <w:rPr>
          <w:rFonts w:ascii="Times New Roman" w:hAnsi="Times New Roman" w:cs="Times New Roman"/>
        </w:rPr>
        <w:t>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 xml:space="preserve">the ancestral CC analyses did not reveal significant </w:t>
      </w:r>
      <w:r w:rsidR="00BA4B61">
        <w:rPr>
          <w:rFonts w:ascii="Times New Roman" w:hAnsi="Times New Roman" w:cs="Times New Roman"/>
        </w:rPr>
        <w:lastRenderedPageBreak/>
        <w:t>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w:t>
      </w:r>
      <w:r w:rsidR="00CD26E5">
        <w:rPr>
          <w:rFonts w:ascii="Times New Roman" w:hAnsi="Times New Roman" w:cs="Times New Roman"/>
        </w:rPr>
        <w:t xml:space="preserve">levels of confidence in </w:t>
      </w:r>
      <w:r w:rsidR="00144284">
        <w:rPr>
          <w:rFonts w:ascii="Times New Roman" w:hAnsi="Times New Roman" w:cs="Times New Roman"/>
        </w:rPr>
        <w:t>one’s</w:t>
      </w:r>
      <w:r w:rsidR="00CD26E5">
        <w:rPr>
          <w:rFonts w:ascii="Times New Roman" w:hAnsi="Times New Roman" w:cs="Times New Roman"/>
        </w:rPr>
        <w:t xml:space="preserve"> interpretation</w:t>
      </w:r>
      <w:r w:rsidR="004219BD">
        <w:rPr>
          <w:rFonts w:ascii="Times New Roman" w:hAnsi="Times New Roman" w:cs="Times New Roman"/>
        </w:rPr>
        <w:t xml:space="preserve"> </w:t>
      </w:r>
      <w:r w:rsidR="00606F2F">
        <w:rPr>
          <w:rFonts w:ascii="Times New Roman" w:hAnsi="Times New Roman" w:cs="Times New Roman"/>
        </w:rPr>
        <w:t xml:space="preserve">of </w:t>
      </w:r>
      <w:r w:rsidR="004219BD">
        <w:rPr>
          <w:rFonts w:ascii="Times New Roman" w:hAnsi="Times New Roman" w:cs="Times New Roman"/>
        </w:rPr>
        <w:t>evolutionary history.</w:t>
      </w:r>
    </w:p>
    <w:p w14:paraId="09E53226" w14:textId="5034C951" w:rsidR="002C579A" w:rsidRPr="00C15B05" w:rsidRDefault="00FA128C" w:rsidP="00415849">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fossil record</w:t>
      </w:r>
      <w:ins w:id="3" w:author="Chet Sherwood" w:date="2015-12-23T13:02:00Z">
        <w:r w:rsidR="00CD26E5">
          <w:rPr>
            <w:rFonts w:ascii="Times New Roman" w:hAnsi="Times New Roman" w:cs="Times New Roman"/>
          </w:rPr>
          <w:t xml:space="preserve"> </w:t>
        </w:r>
      </w:ins>
      <w:r w:rsidR="00CD26E5">
        <w:rPr>
          <w:rFonts w:ascii="Times New Roman" w:hAnsi="Times New Roman" w:cs="Times New Roman"/>
        </w:rPr>
        <w:t>data</w:t>
      </w:r>
      <w:r w:rsidR="000F4371">
        <w:rPr>
          <w:rFonts w:ascii="Times New Roman" w:hAnsi="Times New Roman" w:cs="Times New Roman"/>
        </w:rPr>
        <w:t xml:space="preserve">, it appears that </w:t>
      </w:r>
      <w:r w:rsidR="00CD26E5">
        <w:rPr>
          <w:rFonts w:ascii="Times New Roman" w:hAnsi="Times New Roman" w:cs="Times New Roman"/>
        </w:rPr>
        <w:t>h</w:t>
      </w:r>
      <w:r w:rsidR="00A41265">
        <w:rPr>
          <w:rFonts w:ascii="Times New Roman" w:hAnsi="Times New Roman" w:cs="Times New Roman"/>
        </w:rPr>
        <w:t>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-general trend of increasing brain size, albeit at a greatly accelerated pace in the last 5-7M</w:t>
      </w:r>
      <w:r w:rsidR="00754EEB">
        <w:rPr>
          <w:rFonts w:ascii="Times New Roman" w:hAnsi="Times New Roman" w:cs="Times New Roman"/>
        </w:rPr>
        <w:t>a</w:t>
      </w:r>
      <w:r>
        <w:rPr>
          <w:rFonts w:ascii="Times New Roman" w:hAnsi="Times New Roman" w:cs="Times New Roman"/>
        </w:rPr>
        <w:t xml:space="preserve">. </w:t>
      </w:r>
      <w:r w:rsidR="002F13A6">
        <w:rPr>
          <w:rFonts w:ascii="Times New Roman" w:hAnsi="Times New Roman" w:cs="Times New Roman"/>
        </w:rPr>
        <w:t xml:space="preserve">But unlike other Primates, the rapid brain expansion observed in </w:t>
      </w:r>
      <w:r w:rsidR="00754EEB">
        <w:rPr>
          <w:rFonts w:ascii="Times New Roman" w:hAnsi="Times New Roman" w:cs="Times New Roman"/>
        </w:rPr>
        <w:t>h</w:t>
      </w:r>
      <w:r w:rsidR="00A41265">
        <w:rPr>
          <w:rFonts w:ascii="Times New Roman" w:hAnsi="Times New Roman" w:cs="Times New Roman"/>
        </w:rPr>
        <w:t>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r w:rsidR="00754EEB">
        <w:rPr>
          <w:rFonts w:ascii="Times New Roman" w:hAnsi="Times New Roman" w:cs="Times New Roman"/>
        </w:rPr>
        <w:t>Our analyses</w:t>
      </w:r>
      <w:r w:rsidR="00312CF2">
        <w:rPr>
          <w:rFonts w:ascii="Times New Roman" w:hAnsi="Times New Roman" w:cs="Times New Roman"/>
        </w:rPr>
        <w:t xml:space="preserve"> consistently found that </w:t>
      </w:r>
      <w:r w:rsidR="00754EEB">
        <w:rPr>
          <w:rFonts w:ascii="Times New Roman" w:hAnsi="Times New Roman" w:cs="Times New Roman"/>
        </w:rPr>
        <w:t>h</w:t>
      </w:r>
      <w:r w:rsidR="00A41265">
        <w:rPr>
          <w:rFonts w:ascii="Times New Roman" w:hAnsi="Times New Roman" w:cs="Times New Roman"/>
        </w:rPr>
        <w:t>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754EEB">
        <w:rPr>
          <w:rFonts w:ascii="Times New Roman" w:hAnsi="Times New Roman" w:cs="Times New Roman"/>
        </w:rPr>
        <w:t>h</w:t>
      </w:r>
      <w:r w:rsidR="00A41265" w:rsidRPr="00D8686F">
        <w:rPr>
          <w:rFonts w:ascii="Times New Roman" w:hAnsi="Times New Roman" w:cs="Times New Roman"/>
        </w:rPr>
        <w:t>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4915C9">
        <w:rPr>
          <w:rFonts w:ascii="Times New Roman" w:hAnsi="Times New Roman" w:cs="Times New Roman"/>
        </w:rPr>
        <w:t>8</w:t>
      </w:r>
      <w:r w:rsidR="00D23023" w:rsidRPr="00D8686F">
        <w:rPr>
          <w:rFonts w:ascii="Times New Roman" w:hAnsi="Times New Roman" w:cs="Times New Roman"/>
        </w:rPr>
        <w:t xml:space="preserve">) </w:t>
      </w:r>
      <w:r w:rsidR="00D8686F" w:rsidRPr="00D8686F">
        <w:rPr>
          <w:rFonts w:ascii="Times New Roman" w:hAnsi="Times New Roman" w:cs="Times New Roman"/>
        </w:rPr>
        <w:t xml:space="preserve">since even when using the dataset </w:t>
      </w:r>
      <w:r w:rsidR="00754EEB">
        <w:rPr>
          <w:rFonts w:ascii="Times New Roman" w:hAnsi="Times New Roman" w:cs="Times New Roman"/>
        </w:rPr>
        <w:t xml:space="preserve">of individual specimens </w:t>
      </w:r>
      <w:r w:rsidR="004915C9">
        <w:rPr>
          <w:rFonts w:ascii="Times New Roman" w:hAnsi="Times New Roman" w:cs="Times New Roman"/>
        </w:rPr>
        <w:t>(n=189</w:t>
      </w:r>
      <w:r w:rsidR="00D8686F" w:rsidRPr="00D8686F">
        <w:rPr>
          <w:rFonts w:ascii="Times New Roman" w:hAnsi="Times New Roman" w:cs="Times New Roman"/>
        </w:rPr>
        <w:t>)</w:t>
      </w:r>
      <w:r w:rsidR="00210404" w:rsidRPr="00D8686F">
        <w:rPr>
          <w:rFonts w:ascii="Times New Roman" w:hAnsi="Times New Roman" w:cs="Times New Roman"/>
        </w:rPr>
        <w:t xml:space="preserve"> </w:t>
      </w:r>
      <w:r w:rsidR="00754EEB">
        <w:rPr>
          <w:rFonts w:ascii="Times New Roman" w:hAnsi="Times New Roman" w:cs="Times New Roman"/>
        </w:rPr>
        <w:t>there were no</w:t>
      </w:r>
      <w:r w:rsidR="00754EEB" w:rsidRPr="00D8686F">
        <w:rPr>
          <w:rFonts w:ascii="Times New Roman" w:hAnsi="Times New Roman" w:cs="Times New Roman"/>
        </w:rPr>
        <w:t xml:space="preserve"> </w:t>
      </w:r>
      <w:r w:rsidR="00210404" w:rsidRPr="00D8686F">
        <w:rPr>
          <w:rFonts w:ascii="Times New Roman" w:hAnsi="Times New Roman" w:cs="Times New Roman"/>
        </w:rPr>
        <w:t xml:space="preserve">significant brain-climate relationships </w:t>
      </w:r>
      <w:r w:rsidR="00754EEB">
        <w:rPr>
          <w:rFonts w:ascii="Times New Roman" w:hAnsi="Times New Roman" w:cs="Times New Roman"/>
        </w:rPr>
        <w:t>based on</w:t>
      </w:r>
      <w:r w:rsidR="00D8686F" w:rsidRPr="00D8686F">
        <w:rPr>
          <w:rFonts w:ascii="Times New Roman" w:hAnsi="Times New Roman" w:cs="Times New Roman"/>
        </w:rPr>
        <w:t xml:space="preserve"> detrended</w:t>
      </w:r>
      <w:r w:rsidR="00754EEB">
        <w:rPr>
          <w:rFonts w:ascii="Times New Roman" w:hAnsi="Times New Roman" w:cs="Times New Roman"/>
        </w:rPr>
        <w:t xml:space="preserve"> time-series</w:t>
      </w:r>
      <w:r w:rsidR="00D8686F" w:rsidRPr="00D8686F">
        <w:rPr>
          <w:rFonts w:ascii="Times New Roman" w:hAnsi="Times New Roman" w:cs="Times New Roman"/>
        </w:rPr>
        <w:t>.</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754EEB">
        <w:rPr>
          <w:rFonts w:ascii="Times New Roman" w:hAnsi="Times New Roman" w:cs="Times New Roman"/>
        </w:rPr>
        <w:t>h</w:t>
      </w:r>
      <w:r w:rsidR="00A41265" w:rsidRPr="00D8686F">
        <w:rPr>
          <w:rFonts w:ascii="Times New Roman" w:hAnsi="Times New Roman" w:cs="Times New Roman"/>
        </w:rPr>
        <w:t>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w:t>
      </w:r>
      <w:r w:rsidR="00312398">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AECD3F9-D949-4C02-A259-213DECB1E198&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s&gt;&lt;/citation&gt;</w:instrText>
      </w:r>
      <w:r w:rsidR="00312398">
        <w:rPr>
          <w:rFonts w:ascii="Times New Roman" w:hAnsi="Times New Roman" w:cs="Times New Roman"/>
        </w:rPr>
        <w:fldChar w:fldCharType="separate"/>
      </w:r>
      <w:r w:rsidR="00312398">
        <w:rPr>
          <w:rFonts w:ascii="Times New Roman" w:hAnsi="Times New Roman" w:cs="Times New Roman"/>
        </w:rPr>
        <w:t>(Ash and Gallup, 2007; Bailey and Geary, 2009)</w:t>
      </w:r>
      <w:r w:rsidR="00312398">
        <w:rPr>
          <w:rFonts w:ascii="Times New Roman" w:hAnsi="Times New Roman" w:cs="Times New Roman"/>
        </w:rPr>
        <w:fldChar w:fldCharType="end"/>
      </w:r>
      <w:r w:rsidR="00303188">
        <w:rPr>
          <w:rFonts w:ascii="Times New Roman" w:hAnsi="Times New Roman" w:cs="Times New Roman"/>
        </w:rPr>
        <w:t xml:space="preserve"> </w:t>
      </w:r>
      <w:r w:rsidR="00B56AF9">
        <w:rPr>
          <w:rFonts w:ascii="Times New Roman" w:hAnsi="Times New Roman" w:cs="Times New Roman"/>
        </w:rPr>
        <w:t>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insufficient sample sizes,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754EEB">
        <w:rPr>
          <w:rFonts w:ascii="Times New Roman" w:hAnsi="Times New Roman" w:cs="Times New Roman"/>
        </w:rPr>
        <w:t xml:space="preserve">use of </w:t>
      </w:r>
      <w:r w:rsidR="008573B6">
        <w:rPr>
          <w:rFonts w:ascii="Times New Roman" w:hAnsi="Times New Roman" w:cs="Times New Roman"/>
        </w:rPr>
        <w:t>non</w:t>
      </w:r>
      <w:r w:rsidR="00754EEB">
        <w:rPr>
          <w:rFonts w:ascii="Times New Roman" w:hAnsi="Times New Roman" w:cs="Times New Roman"/>
        </w:rPr>
        <w:t>-</w:t>
      </w:r>
      <w:r w:rsidR="00CD1EC6">
        <w:rPr>
          <w:rFonts w:ascii="Times New Roman" w:hAnsi="Times New Roman" w:cs="Times New Roman"/>
        </w:rPr>
        <w:t>detrend</w:t>
      </w:r>
      <w:r w:rsidR="00754EEB">
        <w:rPr>
          <w:rFonts w:ascii="Times New Roman" w:hAnsi="Times New Roman" w:cs="Times New Roman"/>
        </w:rPr>
        <w:t>ed</w:t>
      </w:r>
      <w:r w:rsidR="00CD1EC6">
        <w:rPr>
          <w:rFonts w:ascii="Times New Roman" w:hAnsi="Times New Roman" w:cs="Times New Roman"/>
        </w:rPr>
        <w:t xml:space="preserve">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w:t>
      </w:r>
      <w:r w:rsidR="00754EEB">
        <w:rPr>
          <w:rFonts w:ascii="Times New Roman" w:hAnsi="Times New Roman" w:cs="Times New Roman"/>
        </w:rPr>
        <w:t>-</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w:t>
      </w:r>
      <w:r w:rsidR="00303188">
        <w:rPr>
          <w:rFonts w:ascii="Times New Roman" w:hAnsi="Times New Roman" w:cs="Times New Roman"/>
        </w:rPr>
        <w:t>be associated with changes in h</w:t>
      </w:r>
      <w:r w:rsidR="00A41265">
        <w:rPr>
          <w:rFonts w:ascii="Times New Roman" w:hAnsi="Times New Roman" w:cs="Times New Roman"/>
        </w:rPr>
        <w:t>ominin</w:t>
      </w:r>
      <w:r w:rsidR="00EA761D">
        <w:rPr>
          <w:rFonts w:ascii="Times New Roman" w:hAnsi="Times New Roman" w:cs="Times New Roman"/>
        </w:rPr>
        <w:t xml:space="preserve"> CC.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476C5A04" w14:textId="77777777" w:rsidR="008C793A" w:rsidRDefault="00245AD0"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8C793A">
        <w:rPr>
          <w:rFonts w:ascii="Times New Roman" w:hAnsi="Times New Roman" w:cs="Times New Roman"/>
        </w:rPr>
        <w:t>Aiello, L.C., Wood, B.A., 1994. Cranial variables as predictors of hominine body mass. American journal of physical anthropology. 95, 409–426.</w:t>
      </w:r>
    </w:p>
    <w:p w14:paraId="22C62EE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28016F5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5A1A25C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3827A80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64659D2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Berger, L.R., de Ruiter, D.J., Churchill, S.E., Schmid, P., Carlson, K.J., Dirks, P.H.G.M., Kibii, J.M., 2010. Australopithecus sediba: a new species of Homo-like australopith from South Africa. Science. 328, 195–204.</w:t>
      </w:r>
    </w:p>
    <w:p w14:paraId="294B037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3DD0B05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0A09D7B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36A566B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02624F2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083486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177CC0C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27FD6A3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3FE08F7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24ED30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3A7647D9"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66AF10B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6521483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Elliott, M., Kurki, H., Weston, D.A., Collard, M., 2014. Estimating fossil hominin body mass from cranial variables: An assessment using CT data from modern humans of </w:t>
      </w:r>
      <w:r>
        <w:rPr>
          <w:rFonts w:ascii="Times New Roman" w:hAnsi="Times New Roman" w:cs="Times New Roman"/>
        </w:rPr>
        <w:lastRenderedPageBreak/>
        <w:t>known body mass. American journal of physical anthropology. 154, 201–214.</w:t>
      </w:r>
    </w:p>
    <w:p w14:paraId="48DC835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4EA7187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7B61623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202D16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2127E6A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12C99CF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5B9898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2B238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79FFB6B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6211197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450AD0A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4AF3A27C"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7FAD46A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357BC20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67CEF56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09A899F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2426E7F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039D4BF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447811C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4D4EF15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688D354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0C40BD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2AA93AC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Potts, R., 1998a. Variability selection in hominid evolution. Evolutionary Anthropology: </w:t>
      </w:r>
      <w:r>
        <w:rPr>
          <w:rFonts w:ascii="Times New Roman" w:hAnsi="Times New Roman" w:cs="Times New Roman"/>
        </w:rPr>
        <w:lastRenderedPageBreak/>
        <w:t>Issues, News, and Reviews. 7, 81–96.</w:t>
      </w:r>
    </w:p>
    <w:p w14:paraId="393FFDA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66F25C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7ACA4E7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3E30A95C"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6BDDF39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3CD667B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085556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4CF004B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2EF0A456"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60DD4D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24E9CAE6"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38199EF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49F33EA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13B80C0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16B21D3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4A17BB6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0B7DDC0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766FB2F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630A7A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Trauth, M.H., Maslin, M.A., Deino, A.L., Strecker, M.R., Bergner, A.G.N., Dühnforth, M., 2007. High- and low-latitude forcing of Plio-Pleistocene East African climate and human evolution. Journal of Human Evolution. 53, 475–486.</w:t>
      </w:r>
    </w:p>
    <w:p w14:paraId="039DC03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1993. Turnover-pulses, the Red Queen, and related topics. American Journal of Science. 293, 418–452.</w:t>
      </w:r>
    </w:p>
    <w:p w14:paraId="55E3B71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1BF33D7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5D8A4889"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1D0D9A1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334052A4" w:rsidR="009338F8" w:rsidRPr="00862889" w:rsidRDefault="00245AD0"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26E59245" w:rsidR="00E95B48" w:rsidRPr="00862889" w:rsidRDefault="00E95B48" w:rsidP="00E95B48">
      <w:pPr>
        <w:rPr>
          <w:rFonts w:ascii="Times New Roman" w:hAnsi="Times New Roman" w:cs="Times New Roman"/>
        </w:rPr>
      </w:pPr>
      <w:r w:rsidRPr="00862889">
        <w:rPr>
          <w:noProof/>
        </w:rPr>
        <w:drawing>
          <wp:inline distT="0" distB="0" distL="0" distR="0" wp14:anchorId="49FC9B5D" wp14:editId="61D797C0">
            <wp:extent cx="2886619" cy="3021206"/>
            <wp:effectExtent l="0" t="0" r="9525" b="190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b="7272"/>
                    <a:stretch/>
                  </pic:blipFill>
                  <pic:spPr bwMode="auto">
                    <a:xfrm>
                      <a:off x="0" y="0"/>
                      <a:ext cx="2886619" cy="3021206"/>
                    </a:xfrm>
                    <a:prstGeom prst="rect">
                      <a:avLst/>
                    </a:prstGeom>
                    <a:ln>
                      <a:noFill/>
                    </a:ln>
                    <a:extLst>
                      <a:ext uri="{53640926-AAD7-44d8-BBD7-CCE9431645EC}">
                        <a14:shadowObscured xmlns:a14="http://schemas.microsoft.com/office/drawing/2010/main"/>
                      </a:ext>
                    </a:extLst>
                  </pic:spPr>
                </pic:pic>
              </a:graphicData>
            </a:graphic>
          </wp:inline>
        </w:drawing>
      </w:r>
      <w:r w:rsidR="00D95550">
        <w:rPr>
          <w:rFonts w:ascii="Helvetica" w:hAnsi="Helvetica" w:cs="Helvetica"/>
          <w:noProof/>
        </w:rPr>
        <w:drawing>
          <wp:inline distT="0" distB="0" distL="0" distR="0" wp14:anchorId="50291BA9" wp14:editId="5416FDE2">
            <wp:extent cx="2510725" cy="2934169"/>
            <wp:effectExtent l="0" t="0" r="44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0725" cy="2934169"/>
                    </a:xfrm>
                    <a:prstGeom prst="rect">
                      <a:avLst/>
                    </a:prstGeom>
                    <a:noFill/>
                    <a:ln>
                      <a:noFill/>
                    </a:ln>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7C42FF16" w14:textId="77777777" w:rsidR="00FE4470" w:rsidRDefault="00E95B48" w:rsidP="00FE4470">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68191832" w14:textId="55FB9697" w:rsidR="00FE4470" w:rsidRPr="00FE4470" w:rsidRDefault="0041604A" w:rsidP="00FE4470">
      <w:pPr>
        <w:rPr>
          <w:rFonts w:ascii="Times New Roman" w:hAnsi="Times New Roman" w:cs="Times New Roman"/>
          <w:sz w:val="22"/>
          <w:szCs w:val="22"/>
        </w:rPr>
      </w:pPr>
      <w:r>
        <w:rPr>
          <w:rFonts w:ascii="Times New Roman" w:hAnsi="Times New Roman" w:cs="Times New Roman"/>
          <w:b/>
        </w:rPr>
        <w:t>Figure</w:t>
      </w:r>
      <w:r w:rsidR="00FE4470" w:rsidRPr="00102BBD">
        <w:rPr>
          <w:rFonts w:ascii="Times New Roman" w:hAnsi="Times New Roman" w:cs="Times New Roman"/>
          <w:b/>
        </w:rPr>
        <w:t xml:space="preserve"> X</w:t>
      </w:r>
      <w:r w:rsidR="00FE4470" w:rsidRPr="00102BBD">
        <w:rPr>
          <w:rFonts w:ascii="Times New Roman" w:hAnsi="Times New Roman" w:cs="Times New Roman"/>
        </w:rPr>
        <w:t>. Cartoon illustration of examples of low vs. high Trend, Variability and Rate.</w:t>
      </w:r>
    </w:p>
    <w:p w14:paraId="079C6F17" w14:textId="1C0BBD97" w:rsidR="003C07C6" w:rsidRDefault="003C07C6">
      <w:pPr>
        <w:rPr>
          <w:rFonts w:ascii="Times New Roman" w:hAnsi="Times New Roman" w:cs="Times New Roman"/>
          <w:sz w:val="22"/>
          <w:szCs w:val="22"/>
        </w:rPr>
      </w:pPr>
    </w:p>
    <w:p w14:paraId="52B9BEED" w14:textId="77777777" w:rsidR="001F54A7" w:rsidRDefault="001F54A7">
      <w:pPr>
        <w:rPr>
          <w:rFonts w:ascii="Times New Roman" w:hAnsi="Times New Roman" w:cs="Times New Roman"/>
          <w:sz w:val="22"/>
          <w:szCs w:val="22"/>
        </w:rPr>
      </w:pPr>
    </w:p>
    <w:p w14:paraId="22DC2DA9" w14:textId="07E2CA04" w:rsidR="006B0F5B" w:rsidRPr="00102BBD" w:rsidRDefault="00055EBE">
      <w:pPr>
        <w:rPr>
          <w:rFonts w:ascii="Times New Roman" w:hAnsi="Times New Roman" w:cs="Times New Roman"/>
        </w:rPr>
      </w:pPr>
      <w:r>
        <w:rPr>
          <w:rFonts w:ascii="Helvetica" w:hAnsi="Helvetica" w:cs="Helvetica"/>
          <w:noProof/>
        </w:rPr>
        <w:drawing>
          <wp:inline distT="0" distB="0" distL="0" distR="0" wp14:anchorId="0EC0CCD8" wp14:editId="7BF11347">
            <wp:extent cx="5486400" cy="3246722"/>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r w:rsidR="00932C47" w:rsidRPr="00102BBD">
        <w:rPr>
          <w:rFonts w:ascii="Times New Roman" w:hAnsi="Times New Roman" w:cs="Times New Roman"/>
          <w:b/>
        </w:rPr>
        <w:t>Fi</w:t>
      </w:r>
      <w:r w:rsidR="006B0F5B" w:rsidRPr="00102BBD">
        <w:rPr>
          <w:rFonts w:ascii="Times New Roman" w:hAnsi="Times New Roman" w:cs="Times New Roman"/>
          <w:b/>
        </w:rPr>
        <w:t>gure X</w:t>
      </w:r>
      <w:r w:rsidR="006B0F5B" w:rsidRPr="00102BBD">
        <w:rPr>
          <w:rFonts w:ascii="Times New Roman" w:hAnsi="Times New Roman" w:cs="Times New Roman"/>
        </w:rPr>
        <w:t xml:space="preserve">. </w:t>
      </w:r>
      <w:r w:rsidR="0078275D" w:rsidRPr="00102BBD">
        <w:rPr>
          <w:rFonts w:ascii="Times New Roman" w:hAnsi="Times New Roman" w:cs="Times New Roman"/>
        </w:rPr>
        <w:t>Demonstration of the effect of detrending time</w:t>
      </w:r>
      <w:r w:rsidR="00F20E57" w:rsidRPr="00102BBD">
        <w:rPr>
          <w:rFonts w:ascii="Times New Roman" w:hAnsi="Times New Roman" w:cs="Times New Roman"/>
        </w:rPr>
        <w:t>-</w:t>
      </w:r>
      <w:r w:rsidR="0078275D" w:rsidRPr="00102BBD">
        <w:rPr>
          <w:rFonts w:ascii="Times New Roman" w:hAnsi="Times New Roman" w:cs="Times New Roman"/>
        </w:rPr>
        <w:t>series data (in this case the oxygen isotope record and mammalian CC over the last 65M</w:t>
      </w:r>
      <w:r w:rsidR="00EC3655" w:rsidRPr="00102BBD">
        <w:rPr>
          <w:rFonts w:ascii="Times New Roman" w:hAnsi="Times New Roman" w:cs="Times New Roman"/>
        </w:rPr>
        <w:t>y</w:t>
      </w:r>
      <w:r w:rsidR="0078275D" w:rsidRPr="00102BBD">
        <w:rPr>
          <w:rFonts w:ascii="Times New Roman" w:hAnsi="Times New Roman" w:cs="Times New Roman"/>
        </w:rPr>
        <w:t>)</w:t>
      </w:r>
      <w:r w:rsidR="00932C47" w:rsidRPr="00102BBD">
        <w:rPr>
          <w:rFonts w:ascii="Times New Roman" w:hAnsi="Times New Roman" w:cs="Times New Roman"/>
        </w:rPr>
        <w:t xml:space="preserve"> by </w:t>
      </w:r>
      <w:r w:rsidR="00C61642" w:rsidRPr="00102BBD">
        <w:rPr>
          <w:rFonts w:ascii="Times New Roman" w:hAnsi="Times New Roman" w:cs="Times New Roman"/>
        </w:rPr>
        <w:t>calculating</w:t>
      </w:r>
      <w:r w:rsidR="00932C47" w:rsidRPr="00102BBD">
        <w:rPr>
          <w:rFonts w:ascii="Times New Roman" w:hAnsi="Times New Roman" w:cs="Times New Roman"/>
        </w:rPr>
        <w:t xml:space="preserve"> the first difference between temporally adjacent data points.</w:t>
      </w:r>
    </w:p>
    <w:p w14:paraId="3061DFE0" w14:textId="77777777" w:rsidR="006B0F5B" w:rsidRPr="00102BBD" w:rsidRDefault="006B0F5B">
      <w:pPr>
        <w:rPr>
          <w:rFonts w:ascii="Times New Roman" w:hAnsi="Times New Roman" w:cs="Times New Roman"/>
        </w:rPr>
      </w:pPr>
    </w:p>
    <w:p w14:paraId="7CB00353" w14:textId="642251F4" w:rsidR="00D26326" w:rsidRPr="00102BBD" w:rsidRDefault="00AC164B" w:rsidP="00E95B48">
      <w:pPr>
        <w:rPr>
          <w:rFonts w:ascii="Times New Roman" w:hAnsi="Times New Roman" w:cs="Times New Roman"/>
        </w:rPr>
      </w:pPr>
      <w:r>
        <w:rPr>
          <w:rFonts w:ascii="Helvetica" w:hAnsi="Helvetica" w:cs="Helvetica"/>
          <w:noProof/>
        </w:rPr>
        <w:lastRenderedPageBreak/>
        <w:drawing>
          <wp:inline distT="0" distB="0" distL="0" distR="0" wp14:anchorId="56B673F2" wp14:editId="50C0AA46">
            <wp:extent cx="5486400" cy="3246722"/>
            <wp:effectExtent l="0" t="0" r="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175E7ED4" w14:textId="3B089500" w:rsidR="003C07C6" w:rsidRPr="00102BBD" w:rsidRDefault="003C07C6" w:rsidP="00E95B48">
      <w:pPr>
        <w:rPr>
          <w:rFonts w:ascii="Times New Roman" w:hAnsi="Times New Roman" w:cs="Times New Roman"/>
        </w:rPr>
      </w:pPr>
    </w:p>
    <w:p w14:paraId="0C1AA4C1" w14:textId="0711ABF4" w:rsidR="00D42FDA" w:rsidRPr="00102BBD" w:rsidRDefault="003C2EEF" w:rsidP="00E95B48">
      <w:pPr>
        <w:rPr>
          <w:rFonts w:ascii="Times New Roman" w:hAnsi="Times New Roman" w:cs="Times New Roman"/>
          <w:b/>
        </w:rPr>
      </w:pPr>
      <w:r>
        <w:rPr>
          <w:rFonts w:ascii="Helvetica" w:hAnsi="Helvetica" w:cs="Helvetica"/>
          <w:noProof/>
        </w:rPr>
        <w:drawing>
          <wp:inline distT="0" distB="0" distL="0" distR="0" wp14:anchorId="6CBBA21E" wp14:editId="3900BBB4">
            <wp:extent cx="5486400" cy="32467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00831F0F" w14:textId="13A1D128" w:rsidR="00AE0A55" w:rsidRPr="00102BBD" w:rsidRDefault="003C07C6" w:rsidP="00531E4F">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Example of how </w:t>
      </w:r>
      <w:r w:rsidR="00B40094" w:rsidRPr="00102BBD">
        <w:rPr>
          <w:rFonts w:ascii="Times New Roman" w:hAnsi="Times New Roman" w:cs="Times New Roman"/>
        </w:rPr>
        <w:t>measures of the oxygen isotope curve</w:t>
      </w:r>
      <w:r w:rsidR="00C55E6E" w:rsidRPr="00102BBD">
        <w:rPr>
          <w:rFonts w:ascii="Times New Roman" w:hAnsi="Times New Roman" w:cs="Times New Roman"/>
        </w:rPr>
        <w:t xml:space="preserve"> (black line)</w:t>
      </w:r>
      <w:r w:rsidR="00B40094" w:rsidRPr="00102BBD">
        <w:rPr>
          <w:rFonts w:ascii="Times New Roman" w:hAnsi="Times New Roman" w:cs="Times New Roman"/>
        </w:rPr>
        <w:t xml:space="preserve"> were col</w:t>
      </w:r>
      <w:r w:rsidR="00A8791C" w:rsidRPr="00102BBD">
        <w:rPr>
          <w:rFonts w:ascii="Times New Roman" w:hAnsi="Times New Roman" w:cs="Times New Roman"/>
        </w:rPr>
        <w:t xml:space="preserve">lected from the time intervals </w:t>
      </w:r>
      <w:r w:rsidR="00B40094" w:rsidRPr="00102BBD">
        <w:rPr>
          <w:rFonts w:ascii="Times New Roman" w:hAnsi="Times New Roman" w:cs="Times New Roman"/>
        </w:rPr>
        <w:t xml:space="preserve">preceding the </w:t>
      </w:r>
      <w:r w:rsidR="00333E5B" w:rsidRPr="00102BBD">
        <w:rPr>
          <w:rFonts w:ascii="Times New Roman" w:hAnsi="Times New Roman" w:cs="Times New Roman"/>
        </w:rPr>
        <w:t>FAD</w:t>
      </w:r>
      <w:r w:rsidR="00B40094" w:rsidRPr="00102BBD">
        <w:rPr>
          <w:rFonts w:ascii="Times New Roman" w:hAnsi="Times New Roman" w:cs="Times New Roman"/>
        </w:rPr>
        <w:t xml:space="preserve"> associated with a </w:t>
      </w:r>
      <w:r w:rsidR="00333E5B" w:rsidRPr="00102BBD">
        <w:rPr>
          <w:rFonts w:ascii="Times New Roman" w:hAnsi="Times New Roman" w:cs="Times New Roman"/>
        </w:rPr>
        <w:t>species</w:t>
      </w:r>
      <w:r w:rsidR="00B40094" w:rsidRPr="00102BBD">
        <w:rPr>
          <w:rFonts w:ascii="Times New Roman" w:hAnsi="Times New Roman" w:cs="Times New Roman"/>
        </w:rPr>
        <w:t xml:space="preserve"> (either fossil or ancestral).</w:t>
      </w:r>
      <w:r w:rsidR="00A8791C" w:rsidRPr="00102BBD">
        <w:rPr>
          <w:rFonts w:ascii="Times New Roman" w:hAnsi="Times New Roman" w:cs="Times New Roman"/>
        </w:rPr>
        <w:t xml:space="preserve"> In this example, the 200Ky interval preceding the 3.2Ma</w:t>
      </w:r>
      <w:r w:rsidR="00BB477F" w:rsidRPr="00102BBD">
        <w:rPr>
          <w:rFonts w:ascii="Times New Roman" w:hAnsi="Times New Roman" w:cs="Times New Roman"/>
        </w:rPr>
        <w:t xml:space="preserve"> </w:t>
      </w:r>
      <w:r w:rsidR="00A8791C" w:rsidRPr="00102BBD">
        <w:rPr>
          <w:rFonts w:ascii="Times New Roman" w:hAnsi="Times New Roman" w:cs="Times New Roman"/>
        </w:rPr>
        <w:t xml:space="preserve">date of </w:t>
      </w:r>
      <w:r w:rsidR="00BB477F" w:rsidRPr="00102BBD">
        <w:rPr>
          <w:rFonts w:ascii="Times New Roman" w:hAnsi="Times New Roman" w:cs="Times New Roman"/>
        </w:rPr>
        <w:t xml:space="preserve">Australopithecus afarensis is </w:t>
      </w:r>
      <w:r w:rsidR="00333E5B" w:rsidRPr="00102BBD">
        <w:rPr>
          <w:rFonts w:ascii="Times New Roman" w:hAnsi="Times New Roman" w:cs="Times New Roman"/>
        </w:rPr>
        <w:t>en</w:t>
      </w:r>
      <w:r w:rsidR="00BB477F" w:rsidRPr="00102BBD">
        <w:rPr>
          <w:rFonts w:ascii="Times New Roman" w:hAnsi="Times New Roman" w:cs="Times New Roman"/>
        </w:rPr>
        <w:t>closed within the grey rectangle.</w:t>
      </w:r>
    </w:p>
    <w:p w14:paraId="647E5C27" w14:textId="10792CC3" w:rsidR="00F5429A" w:rsidRPr="00102BBD" w:rsidRDefault="008A4C9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Helvetica" w:hAnsi="Helvetica" w:cs="Helvetica"/>
          <w:noProof/>
        </w:rPr>
        <w:lastRenderedPageBreak/>
        <w:drawing>
          <wp:inline distT="0" distB="0" distL="0" distR="0" wp14:anchorId="78EC5BEB" wp14:editId="19A6A733">
            <wp:extent cx="2981261" cy="4645116"/>
            <wp:effectExtent l="0" t="0" r="0"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579" cy="4645611"/>
                    </a:xfrm>
                    <a:prstGeom prst="rect">
                      <a:avLst/>
                    </a:prstGeom>
                    <a:noFill/>
                    <a:ln>
                      <a:noFill/>
                    </a:ln>
                  </pic:spPr>
                </pic:pic>
              </a:graphicData>
            </a:graphic>
          </wp:inline>
        </w:drawing>
      </w:r>
    </w:p>
    <w:p w14:paraId="7E91490F" w14:textId="5025E243" w:rsidR="00AE0A55" w:rsidRPr="00102BBD" w:rsidRDefault="00AE0A55"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2BBD">
        <w:rPr>
          <w:rFonts w:ascii="Times New Roman" w:hAnsi="Times New Roman" w:cs="Times New Roman"/>
          <w:b/>
          <w:color w:val="000000"/>
        </w:rPr>
        <w:t>Figure X</w:t>
      </w:r>
      <w:r w:rsidRPr="00102BBD">
        <w:rPr>
          <w:rFonts w:ascii="Times New Roman" w:hAnsi="Times New Roman" w:cs="Times New Roman"/>
          <w:color w:val="000000"/>
        </w:rPr>
        <w:t xml:space="preserve">. Climatic measures </w:t>
      </w:r>
      <w:r w:rsidR="00AA10EF" w:rsidRPr="00102BBD">
        <w:rPr>
          <w:rFonts w:ascii="Times New Roman" w:hAnsi="Times New Roman" w:cs="Times New Roman"/>
          <w:color w:val="000000"/>
        </w:rPr>
        <w:t>(</w:t>
      </w:r>
      <w:r w:rsidR="00147126" w:rsidRPr="00102BBD">
        <w:rPr>
          <w:rFonts w:ascii="Times New Roman" w:hAnsi="Times New Roman" w:cs="Times New Roman"/>
          <w:color w:val="000000"/>
        </w:rPr>
        <w:t xml:space="preserve">Trend, Variability, Rate) </w:t>
      </w:r>
      <w:r w:rsidR="008A4C92">
        <w:rPr>
          <w:rFonts w:ascii="Times New Roman" w:hAnsi="Times New Roman" w:cs="Times New Roman"/>
          <w:color w:val="000000"/>
        </w:rPr>
        <w:t xml:space="preserve">using 400Ky intervals </w:t>
      </w:r>
      <w:r w:rsidRPr="00102BBD">
        <w:rPr>
          <w:rFonts w:ascii="Times New Roman" w:hAnsi="Times New Roman" w:cs="Times New Roman"/>
          <w:color w:val="000000"/>
        </w:rPr>
        <w:t xml:space="preserve">of the oxygen isotope record </w:t>
      </w:r>
      <w:r w:rsidR="00EC3655" w:rsidRPr="00102BBD">
        <w:rPr>
          <w:rFonts w:ascii="Times New Roman" w:hAnsi="Times New Roman" w:cs="Times New Roman"/>
          <w:color w:val="000000"/>
        </w:rPr>
        <w:t>over the last 65</w:t>
      </w:r>
      <w:r w:rsidRPr="00102BBD">
        <w:rPr>
          <w:rFonts w:ascii="Times New Roman" w:hAnsi="Times New Roman" w:cs="Times New Roman"/>
          <w:color w:val="000000"/>
        </w:rPr>
        <w:t>My</w:t>
      </w:r>
      <w:r w:rsidR="00147126" w:rsidRPr="00102BBD">
        <w:rPr>
          <w:rFonts w:ascii="Times New Roman" w:hAnsi="Times New Roman" w:cs="Times New Roman"/>
          <w:color w:val="000000"/>
        </w:rPr>
        <w:t>.</w:t>
      </w:r>
    </w:p>
    <w:p w14:paraId="75A571AA" w14:textId="7E18B845" w:rsidR="00D102B9" w:rsidRPr="00102BBD" w:rsidRDefault="00D102B9" w:rsidP="00E95B48">
      <w:pPr>
        <w:rPr>
          <w:rFonts w:ascii="Times New Roman" w:hAnsi="Times New Roman" w:cs="Times New Roman"/>
        </w:rPr>
      </w:pPr>
    </w:p>
    <w:p w14:paraId="78091762" w14:textId="7CEE11DA" w:rsidR="009862E3" w:rsidRPr="00102BBD" w:rsidRDefault="009862E3" w:rsidP="00E95B48">
      <w:pPr>
        <w:rPr>
          <w:rFonts w:ascii="Times New Roman" w:hAnsi="Times New Roman" w:cs="Times New Roman"/>
        </w:rPr>
      </w:pPr>
    </w:p>
    <w:p w14:paraId="64AC3199" w14:textId="24669CA5" w:rsidR="00D60A84" w:rsidRDefault="006E1FDB" w:rsidP="00DF58DD">
      <w:pPr>
        <w:rPr>
          <w:rFonts w:ascii="Times New Roman" w:hAnsi="Times New Roman" w:cs="Times New Roman"/>
          <w:b/>
        </w:rPr>
      </w:pPr>
      <w:r>
        <w:rPr>
          <w:rFonts w:ascii="Helvetica" w:hAnsi="Helvetica" w:cs="Helvetica"/>
          <w:noProof/>
        </w:rPr>
        <w:lastRenderedPageBreak/>
        <w:drawing>
          <wp:inline distT="0" distB="0" distL="0" distR="0" wp14:anchorId="29BFF055" wp14:editId="0F94239C">
            <wp:extent cx="5486400" cy="3244208"/>
            <wp:effectExtent l="0" t="0" r="0" b="762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4208"/>
                    </a:xfrm>
                    <a:prstGeom prst="rect">
                      <a:avLst/>
                    </a:prstGeom>
                    <a:noFill/>
                    <a:ln>
                      <a:noFill/>
                    </a:ln>
                  </pic:spPr>
                </pic:pic>
              </a:graphicData>
            </a:graphic>
          </wp:inline>
        </w:drawing>
      </w:r>
    </w:p>
    <w:p w14:paraId="4126DDF4" w14:textId="0B1DC205" w:rsidR="006E1FDB" w:rsidRDefault="006E1FDB" w:rsidP="00DF58DD">
      <w:pPr>
        <w:rPr>
          <w:rFonts w:ascii="Times New Roman" w:hAnsi="Times New Roman" w:cs="Times New Roman"/>
          <w:b/>
        </w:rPr>
      </w:pPr>
      <w:r>
        <w:rPr>
          <w:rFonts w:ascii="Helvetica" w:hAnsi="Helvetica" w:cs="Helvetica"/>
          <w:noProof/>
        </w:rPr>
        <w:drawing>
          <wp:inline distT="0" distB="0" distL="0" distR="0" wp14:anchorId="0FA8EE45" wp14:editId="5EC9863C">
            <wp:extent cx="1826664" cy="2458036"/>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664" cy="2458036"/>
                    </a:xfrm>
                    <a:prstGeom prst="rect">
                      <a:avLst/>
                    </a:prstGeom>
                    <a:noFill/>
                    <a:ln>
                      <a:noFill/>
                    </a:ln>
                  </pic:spPr>
                </pic:pic>
              </a:graphicData>
            </a:graphic>
          </wp:inline>
        </w:drawing>
      </w:r>
    </w:p>
    <w:p w14:paraId="1E77431F" w14:textId="3CF7A0B6" w:rsidR="00265B0C" w:rsidRPr="00102BBD" w:rsidRDefault="009862E3" w:rsidP="00DF58DD">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Alternative </w:t>
      </w:r>
      <w:r w:rsidR="00857D70" w:rsidRPr="00102BBD">
        <w:rPr>
          <w:rFonts w:ascii="Times New Roman" w:hAnsi="Times New Roman" w:cs="Times New Roman"/>
        </w:rPr>
        <w:t>visualization of fossil CC over time, with OLS regression line of CC (blue) and ∂</w:t>
      </w:r>
      <w:r w:rsidR="00857D70" w:rsidRPr="00102BBD">
        <w:rPr>
          <w:rFonts w:ascii="Times New Roman" w:hAnsi="Times New Roman" w:cs="Times New Roman"/>
          <w:vertAlign w:val="superscript"/>
        </w:rPr>
        <w:t>18</w:t>
      </w:r>
      <w:r w:rsidR="00857D70" w:rsidRPr="00102BBD">
        <w:rPr>
          <w:rFonts w:ascii="Times New Roman" w:hAnsi="Times New Roman" w:cs="Times New Roman"/>
        </w:rPr>
        <w:t>O curve (black),</w:t>
      </w:r>
      <w:r w:rsidRPr="00102BBD">
        <w:rPr>
          <w:rFonts w:ascii="Times New Roman" w:hAnsi="Times New Roman" w:cs="Times New Roman"/>
        </w:rPr>
        <w:t xml:space="preserve"> </w:t>
      </w:r>
      <w:r w:rsidR="001A7BEE" w:rsidRPr="00102BBD">
        <w:rPr>
          <w:rFonts w:ascii="Times New Roman" w:hAnsi="Times New Roman" w:cs="Times New Roman"/>
        </w:rPr>
        <w:t>split into respective</w:t>
      </w:r>
      <w:r w:rsidRPr="00102BBD">
        <w:rPr>
          <w:rFonts w:ascii="Times New Roman" w:hAnsi="Times New Roman" w:cs="Times New Roman"/>
        </w:rPr>
        <w:t xml:space="preserve"> </w:t>
      </w:r>
      <w:r w:rsidR="005A4520">
        <w:rPr>
          <w:rFonts w:ascii="Times New Roman" w:hAnsi="Times New Roman" w:cs="Times New Roman"/>
        </w:rPr>
        <w:t>taxon</w:t>
      </w:r>
      <w:r w:rsidRPr="00102BBD">
        <w:rPr>
          <w:rFonts w:ascii="Times New Roman" w:hAnsi="Times New Roman" w:cs="Times New Roman"/>
        </w:rPr>
        <w:t>.</w:t>
      </w:r>
    </w:p>
    <w:p w14:paraId="1A1D7960" w14:textId="54A485D7" w:rsidR="003C2ADC" w:rsidRPr="00102BBD" w:rsidRDefault="003C2ADC" w:rsidP="00D102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2E835A6A" w14:textId="30B5ADDD" w:rsidR="00E96280" w:rsidRPr="00102BBD" w:rsidRDefault="00C26C30" w:rsidP="00CA7A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Helvetica" w:hAnsi="Helvetica" w:cs="Helvetica"/>
          <w:noProof/>
        </w:rPr>
        <w:lastRenderedPageBreak/>
        <w:drawing>
          <wp:inline distT="0" distB="0" distL="0" distR="0" wp14:anchorId="26EDAB35" wp14:editId="62A00A3D">
            <wp:extent cx="5486400" cy="3244208"/>
            <wp:effectExtent l="0" t="0" r="0" b="762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44208"/>
                    </a:xfrm>
                    <a:prstGeom prst="rect">
                      <a:avLst/>
                    </a:prstGeom>
                    <a:noFill/>
                    <a:ln>
                      <a:noFill/>
                    </a:ln>
                  </pic:spPr>
                </pic:pic>
              </a:graphicData>
            </a:graphic>
          </wp:inline>
        </w:drawing>
      </w:r>
    </w:p>
    <w:p w14:paraId="0232E7E4" w14:textId="6170B4B7" w:rsidR="00162AE9" w:rsidRPr="00C707B1" w:rsidRDefault="00E96280" w:rsidP="00C707B1">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w:t>
      </w:r>
      <w:r w:rsidR="00AC7EB1">
        <w:rPr>
          <w:rFonts w:ascii="Times New Roman" w:hAnsi="Times New Roman" w:cs="Times New Roman"/>
        </w:rPr>
        <w:t>Ancestral</w:t>
      </w:r>
      <w:r w:rsidR="00C707B1">
        <w:rPr>
          <w:rFonts w:ascii="Times New Roman" w:hAnsi="Times New Roman" w:cs="Times New Roman"/>
        </w:rPr>
        <w:t xml:space="preserve"> CC over time (points) with corresponding best fit lines from OLS regressions (blue) as well the </w:t>
      </w:r>
      <w:r w:rsidR="00C707B1" w:rsidRPr="00102BBD">
        <w:rPr>
          <w:rFonts w:ascii="Times New Roman" w:hAnsi="Times New Roman" w:cs="Times New Roman"/>
        </w:rPr>
        <w:t>∂</w:t>
      </w:r>
      <w:r w:rsidR="00C707B1" w:rsidRPr="00102BBD">
        <w:rPr>
          <w:rFonts w:ascii="Times New Roman" w:hAnsi="Times New Roman" w:cs="Times New Roman"/>
          <w:vertAlign w:val="superscript"/>
        </w:rPr>
        <w:t>18</w:t>
      </w:r>
      <w:r w:rsidR="00C707B1" w:rsidRPr="00102BBD">
        <w:rPr>
          <w:rFonts w:ascii="Times New Roman" w:hAnsi="Times New Roman" w:cs="Times New Roman"/>
        </w:rPr>
        <w:t>O curve (black)</w:t>
      </w:r>
      <w:r w:rsidR="00C707B1">
        <w:rPr>
          <w:rFonts w:ascii="Times New Roman" w:hAnsi="Times New Roman" w:cs="Times New Roman"/>
        </w:rPr>
        <w:t xml:space="preserve">, subdivided by taxa. </w:t>
      </w:r>
      <w:r w:rsidR="00E95B48" w:rsidRPr="00102BBD">
        <w:rPr>
          <w:rFonts w:ascii="Times New Roman" w:hAnsi="Times New Roman" w:cs="Times New Roman"/>
          <w:b/>
        </w:rPr>
        <w:br w:type="page"/>
      </w:r>
    </w:p>
    <w:p w14:paraId="75F6D883" w14:textId="4A6AFC3E" w:rsidR="00162AE9" w:rsidRPr="00102BBD" w:rsidRDefault="004F1604"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2B1588C9" wp14:editId="48900475">
            <wp:extent cx="5486400" cy="6366920"/>
            <wp:effectExtent l="0" t="0" r="0" b="889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366920"/>
                    </a:xfrm>
                    <a:prstGeom prst="rect">
                      <a:avLst/>
                    </a:prstGeom>
                    <a:noFill/>
                    <a:ln>
                      <a:noFill/>
                    </a:ln>
                  </pic:spPr>
                </pic:pic>
              </a:graphicData>
            </a:graphic>
          </wp:inline>
        </w:drawing>
      </w:r>
    </w:p>
    <w:p w14:paraId="19DD0CC2" w14:textId="2ECAB08A" w:rsidR="00162AE9" w:rsidRPr="00102BBD" w:rsidRDefault="00162AE9"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w:t>
      </w:r>
      <w:r w:rsidR="00144F16">
        <w:rPr>
          <w:rFonts w:ascii="Times New Roman" w:hAnsi="Times New Roman" w:cs="Times New Roman"/>
          <w:color w:val="000000"/>
        </w:rPr>
        <w:t>Summary of</w:t>
      </w:r>
      <w:r w:rsidR="00961E47">
        <w:rPr>
          <w:rFonts w:ascii="Times New Roman" w:hAnsi="Times New Roman" w:cs="Times New Roman"/>
          <w:color w:val="000000"/>
        </w:rPr>
        <w:t xml:space="preserve"> significant/non-significant</w:t>
      </w:r>
      <w:r w:rsidR="00144F16">
        <w:rPr>
          <w:rFonts w:ascii="Times New Roman" w:hAnsi="Times New Roman" w:cs="Times New Roman"/>
          <w:color w:val="000000"/>
        </w:rPr>
        <w:t xml:space="preserve"> results from </w:t>
      </w:r>
      <w:r w:rsidR="0062226C">
        <w:rPr>
          <w:rFonts w:ascii="Times New Roman" w:hAnsi="Times New Roman" w:cs="Times New Roman"/>
          <w:color w:val="000000"/>
        </w:rPr>
        <w:t xml:space="preserve">analyses of </w:t>
      </w:r>
      <w:r w:rsidR="00144F16">
        <w:rPr>
          <w:rFonts w:ascii="Times New Roman" w:hAnsi="Times New Roman" w:cs="Times New Roman"/>
          <w:color w:val="000000"/>
        </w:rPr>
        <w:t xml:space="preserve">CC vs. climatic </w:t>
      </w:r>
      <w:r w:rsidR="00933FA6">
        <w:rPr>
          <w:rFonts w:ascii="Times New Roman" w:hAnsi="Times New Roman" w:cs="Times New Roman"/>
          <w:color w:val="000000"/>
        </w:rPr>
        <w:t>variable</w:t>
      </w:r>
      <w:r w:rsidR="00144F16">
        <w:rPr>
          <w:rFonts w:ascii="Times New Roman" w:hAnsi="Times New Roman" w:cs="Times New Roman"/>
          <w:color w:val="000000"/>
        </w:rPr>
        <w:t xml:space="preserve"> </w:t>
      </w:r>
      <w:r w:rsidR="00375F3C">
        <w:rPr>
          <w:rFonts w:ascii="Times New Roman" w:hAnsi="Times New Roman" w:cs="Times New Roman"/>
          <w:color w:val="000000"/>
        </w:rPr>
        <w:t xml:space="preserve">(Trend, Variability, Rate) </w:t>
      </w:r>
      <w:r w:rsidR="0062226C">
        <w:rPr>
          <w:rFonts w:ascii="Times New Roman" w:hAnsi="Times New Roman" w:cs="Times New Roman"/>
          <w:color w:val="000000"/>
        </w:rPr>
        <w:t xml:space="preserve">using </w:t>
      </w:r>
      <w:r w:rsidR="00C543DB">
        <w:rPr>
          <w:rFonts w:ascii="Times New Roman" w:hAnsi="Times New Roman" w:cs="Times New Roman"/>
          <w:color w:val="000000"/>
        </w:rPr>
        <w:t>either non-detrended or detren</w:t>
      </w:r>
      <w:r w:rsidR="007B1927">
        <w:rPr>
          <w:rFonts w:ascii="Times New Roman" w:hAnsi="Times New Roman" w:cs="Times New Roman"/>
          <w:color w:val="000000"/>
        </w:rPr>
        <w:t>ded fossil or ancestral CC data</w:t>
      </w:r>
      <w:r w:rsidR="00C543DB">
        <w:rPr>
          <w:rFonts w:ascii="Times New Roman" w:hAnsi="Times New Roman" w:cs="Times New Roman"/>
          <w:color w:val="000000"/>
        </w:rPr>
        <w:t xml:space="preserve">sets. </w:t>
      </w:r>
      <w:r w:rsidR="00312F96">
        <w:rPr>
          <w:rFonts w:ascii="Times New Roman" w:hAnsi="Times New Roman" w:cs="Times New Roman"/>
          <w:color w:val="000000"/>
        </w:rPr>
        <w:t>In the Significance columns, a</w:t>
      </w:r>
      <w:r w:rsidR="00A15502">
        <w:rPr>
          <w:rFonts w:ascii="Times New Roman" w:hAnsi="Times New Roman" w:cs="Times New Roman"/>
          <w:color w:val="000000"/>
        </w:rPr>
        <w:t xml:space="preserve"> value of  “Y” denotes that</w:t>
      </w:r>
      <w:r w:rsidR="00375F3C">
        <w:rPr>
          <w:rFonts w:ascii="Times New Roman" w:hAnsi="Times New Roman" w:cs="Times New Roman"/>
          <w:color w:val="000000"/>
        </w:rPr>
        <w:t xml:space="preserve"> </w:t>
      </w:r>
      <w:r w:rsidR="009E1695">
        <w:rPr>
          <w:rFonts w:ascii="Times New Roman" w:hAnsi="Times New Roman" w:cs="Times New Roman"/>
          <w:color w:val="000000"/>
        </w:rPr>
        <w:t xml:space="preserve">the </w:t>
      </w:r>
      <w:r w:rsidR="00375F3C">
        <w:rPr>
          <w:rFonts w:ascii="Times New Roman" w:hAnsi="Times New Roman" w:cs="Times New Roman"/>
          <w:color w:val="000000"/>
        </w:rPr>
        <w:t xml:space="preserve">multiple regression analysis revealed </w:t>
      </w:r>
      <w:r w:rsidR="009E1695">
        <w:rPr>
          <w:rFonts w:ascii="Times New Roman" w:hAnsi="Times New Roman" w:cs="Times New Roman"/>
          <w:color w:val="000000"/>
        </w:rPr>
        <w:t xml:space="preserve">a </w:t>
      </w:r>
      <w:r w:rsidR="00375F3C">
        <w:rPr>
          <w:rFonts w:ascii="Times New Roman" w:hAnsi="Times New Roman" w:cs="Times New Roman"/>
          <w:color w:val="000000"/>
        </w:rPr>
        <w:t xml:space="preserve">significant </w:t>
      </w:r>
      <w:r w:rsidR="009E1695">
        <w:rPr>
          <w:rFonts w:ascii="Times New Roman" w:hAnsi="Times New Roman" w:cs="Times New Roman"/>
          <w:color w:val="000000"/>
        </w:rPr>
        <w:t>relationship between CC and the</w:t>
      </w:r>
      <w:r w:rsidR="00375F3C">
        <w:rPr>
          <w:rFonts w:ascii="Times New Roman" w:hAnsi="Times New Roman" w:cs="Times New Roman"/>
          <w:color w:val="000000"/>
        </w:rPr>
        <w:t xml:space="preserve"> given climatic variable</w:t>
      </w:r>
      <w:r w:rsidR="0025556E">
        <w:rPr>
          <w:rFonts w:ascii="Times New Roman" w:hAnsi="Times New Roman" w:cs="Times New Roman"/>
          <w:color w:val="000000"/>
        </w:rPr>
        <w:t xml:space="preserve"> within a given taxon </w:t>
      </w:r>
      <w:r w:rsidR="00D478AA">
        <w:rPr>
          <w:rFonts w:ascii="Times New Roman" w:hAnsi="Times New Roman" w:cs="Times New Roman"/>
          <w:color w:val="000000"/>
        </w:rPr>
        <w:t>(e.g. All Taxa</w:t>
      </w:r>
      <w:r w:rsidR="0025556E">
        <w:rPr>
          <w:rFonts w:ascii="Times New Roman" w:hAnsi="Times New Roman" w:cs="Times New Roman"/>
          <w:color w:val="000000"/>
        </w:rPr>
        <w:t>, Artiodactyla, Carnivora, etc.) within a given interval (e.g. 1My, 400Ky, 200Ky)</w:t>
      </w:r>
      <w:r w:rsidR="009E1695">
        <w:rPr>
          <w:rFonts w:ascii="Times New Roman" w:hAnsi="Times New Roman" w:cs="Times New Roman"/>
          <w:color w:val="000000"/>
        </w:rPr>
        <w:t>, whereas “N” denotes a lack of significant relationship (at p&lt;0.05)</w:t>
      </w:r>
      <w:r w:rsidR="00375F3C">
        <w:rPr>
          <w:rFonts w:ascii="Times New Roman" w:hAnsi="Times New Roman" w:cs="Times New Roman"/>
          <w:color w:val="000000"/>
        </w:rPr>
        <w:t>.</w:t>
      </w:r>
      <w:r w:rsidR="009E1695">
        <w:rPr>
          <w:rFonts w:ascii="Times New Roman" w:hAnsi="Times New Roman" w:cs="Times New Roman"/>
          <w:color w:val="000000"/>
        </w:rPr>
        <w:t xml:space="preserve"> </w:t>
      </w:r>
      <w:r w:rsidR="00375F3C">
        <w:rPr>
          <w:rFonts w:ascii="Times New Roman" w:hAnsi="Times New Roman" w:cs="Times New Roman"/>
          <w:color w:val="000000"/>
        </w:rPr>
        <w:t xml:space="preserve"> </w:t>
      </w:r>
      <w:r w:rsidR="00E3472A">
        <w:rPr>
          <w:rFonts w:ascii="Times New Roman" w:hAnsi="Times New Roman" w:cs="Times New Roman"/>
          <w:color w:val="000000"/>
        </w:rPr>
        <w:t>In the</w:t>
      </w:r>
      <w:r w:rsidR="007B1927">
        <w:rPr>
          <w:rFonts w:ascii="Times New Roman" w:hAnsi="Times New Roman" w:cs="Times New Roman"/>
          <w:color w:val="000000"/>
        </w:rPr>
        <w:t xml:space="preserve"> </w:t>
      </w:r>
      <w:r w:rsidR="006A78E7">
        <w:rPr>
          <w:rFonts w:ascii="Times New Roman" w:hAnsi="Times New Roman" w:cs="Times New Roman"/>
          <w:color w:val="000000"/>
        </w:rPr>
        <w:t xml:space="preserve">Concordance </w:t>
      </w:r>
      <w:r w:rsidR="007B1927">
        <w:rPr>
          <w:rFonts w:ascii="Times New Roman" w:hAnsi="Times New Roman" w:cs="Times New Roman"/>
          <w:color w:val="000000"/>
        </w:rPr>
        <w:t xml:space="preserve">columns, “1” denotes that </w:t>
      </w:r>
      <w:r w:rsidR="00745370">
        <w:rPr>
          <w:rFonts w:ascii="Times New Roman" w:hAnsi="Times New Roman" w:cs="Times New Roman"/>
          <w:color w:val="000000"/>
        </w:rPr>
        <w:t>analyses</w:t>
      </w:r>
      <w:r w:rsidR="007B1927">
        <w:rPr>
          <w:rFonts w:ascii="Times New Roman" w:hAnsi="Times New Roman" w:cs="Times New Roman"/>
          <w:color w:val="000000"/>
        </w:rPr>
        <w:t xml:space="preserve"> </w:t>
      </w:r>
      <w:r w:rsidR="0072555E">
        <w:rPr>
          <w:rFonts w:ascii="Times New Roman" w:hAnsi="Times New Roman" w:cs="Times New Roman"/>
          <w:color w:val="000000"/>
        </w:rPr>
        <w:t>using</w:t>
      </w:r>
      <w:r w:rsidR="007B1927">
        <w:rPr>
          <w:rFonts w:ascii="Times New Roman" w:hAnsi="Times New Roman" w:cs="Times New Roman"/>
          <w:color w:val="000000"/>
        </w:rPr>
        <w:t xml:space="preserve"> both the fossil and the ancestral CC </w:t>
      </w:r>
      <w:r w:rsidR="006D5527">
        <w:rPr>
          <w:rFonts w:ascii="Times New Roman" w:hAnsi="Times New Roman" w:cs="Times New Roman"/>
          <w:color w:val="000000"/>
        </w:rPr>
        <w:t>yielded similar results (either both “Y or both “N”)</w:t>
      </w:r>
      <w:r w:rsidR="00270DC9">
        <w:rPr>
          <w:rFonts w:ascii="Times New Roman" w:hAnsi="Times New Roman" w:cs="Times New Roman"/>
          <w:color w:val="000000"/>
        </w:rPr>
        <w:t>, whereas “0” denotes that there was a discrepancy between the results of these datasets.</w:t>
      </w:r>
      <w:r w:rsidR="00BD1471">
        <w:rPr>
          <w:rFonts w:ascii="Times New Roman" w:hAnsi="Times New Roman" w:cs="Times New Roman"/>
          <w:color w:val="000000"/>
        </w:rPr>
        <w:t xml:space="preserve"> </w:t>
      </w:r>
      <w:proofErr w:type="gramStart"/>
      <w:r w:rsidR="00BD1471">
        <w:rPr>
          <w:rFonts w:ascii="Times New Roman" w:hAnsi="Times New Roman" w:cs="Times New Roman"/>
          <w:color w:val="000000"/>
        </w:rPr>
        <w:t xml:space="preserve">In the </w:t>
      </w:r>
      <w:r w:rsidR="00001CB5">
        <w:rPr>
          <w:rFonts w:ascii="Times New Roman" w:hAnsi="Times New Roman" w:cs="Times New Roman"/>
          <w:color w:val="000000"/>
        </w:rPr>
        <w:t>Results</w:t>
      </w:r>
      <w:r w:rsidR="00BD1471">
        <w:rPr>
          <w:rFonts w:ascii="Times New Roman" w:hAnsi="Times New Roman" w:cs="Times New Roman"/>
          <w:color w:val="000000"/>
        </w:rPr>
        <w:t xml:space="preserve"> </w:t>
      </w:r>
      <w:r w:rsidR="00001CB5">
        <w:rPr>
          <w:rFonts w:ascii="Times New Roman" w:hAnsi="Times New Roman" w:cs="Times New Roman"/>
          <w:color w:val="000000"/>
        </w:rPr>
        <w:t xml:space="preserve">Summary </w:t>
      </w:r>
      <w:r w:rsidR="00BD1471">
        <w:rPr>
          <w:rFonts w:ascii="Times New Roman" w:hAnsi="Times New Roman" w:cs="Times New Roman"/>
          <w:color w:val="000000"/>
        </w:rPr>
        <w:t xml:space="preserve">column, </w:t>
      </w:r>
      <w:r w:rsidR="008D66A6">
        <w:rPr>
          <w:rFonts w:ascii="Times New Roman" w:hAnsi="Times New Roman" w:cs="Times New Roman"/>
          <w:color w:val="000000"/>
        </w:rPr>
        <w:t xml:space="preserve">overall </w:t>
      </w:r>
      <w:r w:rsidR="00BD1471">
        <w:rPr>
          <w:rFonts w:ascii="Times New Roman" w:hAnsi="Times New Roman" w:cs="Times New Roman"/>
          <w:color w:val="000000"/>
        </w:rPr>
        <w:t xml:space="preserve">Concordance was calculated by taking the number </w:t>
      </w:r>
      <w:r w:rsidR="00BD1471">
        <w:rPr>
          <w:rFonts w:ascii="Times New Roman" w:hAnsi="Times New Roman" w:cs="Times New Roman"/>
          <w:color w:val="000000"/>
        </w:rPr>
        <w:lastRenderedPageBreak/>
        <w:t>of concordant values (“1”) and dividing over the total number of analyses</w:t>
      </w:r>
      <w:r w:rsidR="00001CB5">
        <w:rPr>
          <w:rFonts w:ascii="Times New Roman" w:hAnsi="Times New Roman" w:cs="Times New Roman"/>
          <w:color w:val="000000"/>
        </w:rPr>
        <w:t xml:space="preserve"> (“1” or “0”)</w:t>
      </w:r>
      <w:r w:rsidR="00BD1471">
        <w:rPr>
          <w:rFonts w:ascii="Times New Roman" w:hAnsi="Times New Roman" w:cs="Times New Roman"/>
          <w:color w:val="000000"/>
        </w:rPr>
        <w:t xml:space="preserve"> within </w:t>
      </w:r>
      <w:r w:rsidR="008E7BF9">
        <w:rPr>
          <w:rFonts w:ascii="Times New Roman" w:hAnsi="Times New Roman" w:cs="Times New Roman"/>
          <w:color w:val="000000"/>
        </w:rPr>
        <w:t>a</w:t>
      </w:r>
      <w:r w:rsidR="00745370">
        <w:rPr>
          <w:rFonts w:ascii="Times New Roman" w:hAnsi="Times New Roman" w:cs="Times New Roman"/>
          <w:color w:val="000000"/>
        </w:rPr>
        <w:t xml:space="preserve"> given taxon</w:t>
      </w:r>
      <w:r w:rsidR="00FA3C54">
        <w:rPr>
          <w:rFonts w:ascii="Times New Roman" w:hAnsi="Times New Roman" w:cs="Times New Roman"/>
          <w:color w:val="000000"/>
        </w:rPr>
        <w:t xml:space="preserve"> within a given interval</w:t>
      </w:r>
      <w:proofErr w:type="gramEnd"/>
      <w:r w:rsidR="00BD1471">
        <w:rPr>
          <w:rFonts w:ascii="Times New Roman" w:hAnsi="Times New Roman" w:cs="Times New Roman"/>
          <w:color w:val="000000"/>
        </w:rPr>
        <w:t>.</w:t>
      </w:r>
      <w:r w:rsidR="00D1134A">
        <w:rPr>
          <w:rFonts w:ascii="Times New Roman" w:hAnsi="Times New Roman" w:cs="Times New Roman"/>
          <w:color w:val="000000"/>
        </w:rPr>
        <w:t xml:space="preserve"> Evidence score</w:t>
      </w:r>
      <w:r w:rsidR="0045318A">
        <w:rPr>
          <w:rFonts w:ascii="Times New Roman" w:hAnsi="Times New Roman" w:cs="Times New Roman"/>
          <w:color w:val="000000"/>
        </w:rPr>
        <w:t>s were</w:t>
      </w:r>
      <w:r w:rsidR="00D1134A">
        <w:rPr>
          <w:rFonts w:ascii="Times New Roman" w:hAnsi="Times New Roman" w:cs="Times New Roman"/>
          <w:color w:val="000000"/>
        </w:rPr>
        <w:t xml:space="preserve"> calculated by taking the </w:t>
      </w:r>
      <w:r w:rsidR="009F75F3">
        <w:rPr>
          <w:rFonts w:ascii="Times New Roman" w:hAnsi="Times New Roman" w:cs="Times New Roman"/>
          <w:color w:val="000000"/>
        </w:rPr>
        <w:t xml:space="preserve">number of </w:t>
      </w:r>
      <w:r w:rsidR="00323F25">
        <w:rPr>
          <w:rFonts w:ascii="Times New Roman" w:hAnsi="Times New Roman" w:cs="Times New Roman"/>
          <w:color w:val="000000"/>
        </w:rPr>
        <w:t>D</w:t>
      </w:r>
      <w:r w:rsidR="00A25FDD">
        <w:rPr>
          <w:rFonts w:ascii="Times New Roman" w:hAnsi="Times New Roman" w:cs="Times New Roman"/>
          <w:color w:val="000000"/>
        </w:rPr>
        <w:t xml:space="preserve">etrended </w:t>
      </w:r>
      <w:r w:rsidR="009F75F3">
        <w:rPr>
          <w:rFonts w:ascii="Times New Roman" w:hAnsi="Times New Roman" w:cs="Times New Roman"/>
          <w:color w:val="000000"/>
        </w:rPr>
        <w:t xml:space="preserve">analyses that yielded a significant relationship between CC and a given climatic variable (“Y”) and dividing by the total number of analyses </w:t>
      </w:r>
      <w:r w:rsidR="00001CB5">
        <w:rPr>
          <w:rFonts w:ascii="Times New Roman" w:hAnsi="Times New Roman" w:cs="Times New Roman"/>
          <w:color w:val="000000"/>
        </w:rPr>
        <w:t xml:space="preserve">(“Y” or “N”) </w:t>
      </w:r>
      <w:r w:rsidR="009F75F3">
        <w:rPr>
          <w:rFonts w:ascii="Times New Roman" w:hAnsi="Times New Roman" w:cs="Times New Roman"/>
          <w:color w:val="000000"/>
        </w:rPr>
        <w:t xml:space="preserve">within </w:t>
      </w:r>
      <w:r w:rsidR="000B7406">
        <w:rPr>
          <w:rFonts w:ascii="Times New Roman" w:hAnsi="Times New Roman" w:cs="Times New Roman"/>
          <w:color w:val="000000"/>
        </w:rPr>
        <w:t>a</w:t>
      </w:r>
      <w:r w:rsidR="009F75F3">
        <w:rPr>
          <w:rFonts w:ascii="Times New Roman" w:hAnsi="Times New Roman" w:cs="Times New Roman"/>
          <w:color w:val="000000"/>
        </w:rPr>
        <w:t xml:space="preserve"> given taxon.</w:t>
      </w:r>
      <w:r w:rsidR="005D04D3">
        <w:rPr>
          <w:rFonts w:ascii="Times New Roman" w:hAnsi="Times New Roman" w:cs="Times New Roman"/>
          <w:color w:val="000000"/>
        </w:rPr>
        <w:t xml:space="preserve"> Evidence scores did not include Non-detrended results </w:t>
      </w:r>
      <w:r w:rsidR="00D50BA6">
        <w:rPr>
          <w:rFonts w:ascii="Times New Roman" w:hAnsi="Times New Roman" w:cs="Times New Roman"/>
          <w:color w:val="000000"/>
        </w:rPr>
        <w:t xml:space="preserve">due to the </w:t>
      </w:r>
      <w:r w:rsidR="00725E5E">
        <w:rPr>
          <w:rFonts w:ascii="Times New Roman" w:hAnsi="Times New Roman" w:cs="Times New Roman"/>
          <w:color w:val="000000"/>
        </w:rPr>
        <w:t xml:space="preserve">potential </w:t>
      </w:r>
      <w:r w:rsidR="00D50BA6">
        <w:rPr>
          <w:rFonts w:ascii="Times New Roman" w:hAnsi="Times New Roman" w:cs="Times New Roman"/>
          <w:color w:val="000000"/>
        </w:rPr>
        <w:t>effects of temporal autocorrelation discussed in th</w:t>
      </w:r>
      <w:r w:rsidR="006121E8">
        <w:rPr>
          <w:rFonts w:ascii="Times New Roman" w:hAnsi="Times New Roman" w:cs="Times New Roman"/>
          <w:color w:val="000000"/>
        </w:rPr>
        <w:t>is</w:t>
      </w:r>
      <w:r w:rsidR="00D50BA6">
        <w:rPr>
          <w:rFonts w:ascii="Times New Roman" w:hAnsi="Times New Roman" w:cs="Times New Roman"/>
          <w:color w:val="000000"/>
        </w:rPr>
        <w:t xml:space="preserve"> paper</w:t>
      </w:r>
      <w:r w:rsidR="00E02063">
        <w:rPr>
          <w:rFonts w:ascii="Times New Roman" w:hAnsi="Times New Roman" w:cs="Times New Roman"/>
          <w:color w:val="000000"/>
        </w:rPr>
        <w:t>.</w:t>
      </w:r>
    </w:p>
    <w:p w14:paraId="528D5AF2" w14:textId="094025FB" w:rsidR="00E95B48" w:rsidRPr="00102BBD" w:rsidRDefault="00E95B48" w:rsidP="00E95B48">
      <w:pPr>
        <w:rPr>
          <w:rFonts w:ascii="Times New Roman" w:hAnsi="Times New Roman" w:cs="Times New Roman"/>
        </w:rPr>
      </w:pPr>
    </w:p>
    <w:p w14:paraId="32F3026E" w14:textId="4D06B24E" w:rsidR="00767F37" w:rsidRPr="00102BBD"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11C3368" w14:textId="77777777" w:rsidR="00572C5D" w:rsidRDefault="00572C5D">
      <w:pPr>
        <w:rPr>
          <w:rFonts w:ascii="Times New Roman" w:hAnsi="Times New Roman" w:cs="Times New Roman"/>
          <w:b/>
        </w:rPr>
      </w:pPr>
      <w:r>
        <w:rPr>
          <w:rFonts w:ascii="Times New Roman" w:hAnsi="Times New Roman" w:cs="Times New Roman"/>
          <w:b/>
        </w:rPr>
        <w:br w:type="page"/>
      </w:r>
    </w:p>
    <w:p w14:paraId="74CE71BC" w14:textId="31C3D702" w:rsidR="0090077B"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102BBD">
        <w:rPr>
          <w:rFonts w:ascii="Times New Roman" w:hAnsi="Times New Roman" w:cs="Times New Roman"/>
          <w:b/>
        </w:rPr>
        <w:lastRenderedPageBreak/>
        <w:t>SUPPLEMENTARY MATERIALS</w:t>
      </w:r>
    </w:p>
    <w:p w14:paraId="7348A886" w14:textId="77777777" w:rsidR="00162AE9" w:rsidRDefault="00162AE9"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E3667BF" w14:textId="494129D5" w:rsidR="00162AE9" w:rsidRDefault="00162AE9" w:rsidP="00162AE9">
      <w:pPr>
        <w:rPr>
          <w:rFonts w:ascii="Times New Roman" w:hAnsi="Times New Roman" w:cs="Times New Roman"/>
          <w:b/>
        </w:rPr>
      </w:pPr>
    </w:p>
    <w:p w14:paraId="65A967AF" w14:textId="3C1816DB" w:rsidR="00BB5319" w:rsidRPr="00102BBD" w:rsidRDefault="00DE24ED" w:rsidP="00162AE9">
      <w:pPr>
        <w:rPr>
          <w:rFonts w:ascii="Times New Roman" w:hAnsi="Times New Roman" w:cs="Times New Roman"/>
          <w:b/>
        </w:rPr>
      </w:pPr>
      <w:r>
        <w:rPr>
          <w:rFonts w:ascii="Times New Roman" w:hAnsi="Times New Roman" w:cs="Times New Roman"/>
          <w:b/>
          <w:noProof/>
        </w:rPr>
        <w:drawing>
          <wp:inline distT="0" distB="0" distL="0" distR="0" wp14:anchorId="20C0A0AE" wp14:editId="435777DF">
            <wp:extent cx="5486400" cy="3619658"/>
            <wp:effectExtent l="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19658"/>
                    </a:xfrm>
                    <a:prstGeom prst="rect">
                      <a:avLst/>
                    </a:prstGeom>
                    <a:noFill/>
                    <a:ln>
                      <a:noFill/>
                    </a:ln>
                  </pic:spPr>
                </pic:pic>
              </a:graphicData>
            </a:graphic>
          </wp:inline>
        </w:drawing>
      </w:r>
    </w:p>
    <w:p w14:paraId="457615FD" w14:textId="3C128193" w:rsidR="00162AE9" w:rsidRDefault="00162AE9" w:rsidP="00E30FF5">
      <w:pPr>
        <w:rPr>
          <w:rFonts w:ascii="Times New Roman" w:hAnsi="Times New Roman" w:cs="Times New Roman"/>
        </w:rPr>
      </w:pPr>
      <w:r w:rsidRPr="00102BBD">
        <w:rPr>
          <w:rFonts w:ascii="Times New Roman" w:hAnsi="Times New Roman" w:cs="Times New Roman"/>
          <w:b/>
        </w:rPr>
        <w:t>Table X</w:t>
      </w:r>
      <w:r w:rsidRPr="00102BBD">
        <w:rPr>
          <w:rFonts w:ascii="Times New Roman" w:hAnsi="Times New Roman" w:cs="Times New Roman"/>
        </w:rPr>
        <w:t>. Results of linear regressions in which fossil CC was the response variable and time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788D494" w14:textId="77777777" w:rsidR="00DE24ED" w:rsidRPr="00E30FF5" w:rsidRDefault="00DE24ED" w:rsidP="00E30FF5">
      <w:pPr>
        <w:rPr>
          <w:rFonts w:ascii="Times New Roman" w:hAnsi="Times New Roman" w:cs="Times New Roman"/>
        </w:rPr>
      </w:pPr>
    </w:p>
    <w:p w14:paraId="0512DCDF" w14:textId="7AFA2760" w:rsidR="00162AE9" w:rsidRPr="00102BBD" w:rsidRDefault="00DE24ED" w:rsidP="00162AE9">
      <w:pPr>
        <w:rPr>
          <w:rFonts w:ascii="Times New Roman" w:hAnsi="Times New Roman" w:cs="Times New Roman"/>
          <w:b/>
          <w:i/>
        </w:rPr>
      </w:pPr>
      <w:r>
        <w:rPr>
          <w:rFonts w:ascii="Times New Roman" w:hAnsi="Times New Roman" w:cs="Times New Roman"/>
          <w:b/>
          <w:i/>
          <w:noProof/>
        </w:rPr>
        <w:lastRenderedPageBreak/>
        <w:drawing>
          <wp:inline distT="0" distB="0" distL="0" distR="0" wp14:anchorId="5F47FB47" wp14:editId="2E53351C">
            <wp:extent cx="5486400" cy="3744445"/>
            <wp:effectExtent l="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44445"/>
                    </a:xfrm>
                    <a:prstGeom prst="rect">
                      <a:avLst/>
                    </a:prstGeom>
                    <a:noFill/>
                    <a:ln>
                      <a:noFill/>
                    </a:ln>
                  </pic:spPr>
                </pic:pic>
              </a:graphicData>
            </a:graphic>
          </wp:inline>
        </w:drawing>
      </w:r>
    </w:p>
    <w:p w14:paraId="11DAB3C2" w14:textId="666A8462" w:rsidR="00EC3A06" w:rsidRPr="00EC3A06" w:rsidRDefault="00162AE9">
      <w:pPr>
        <w:rPr>
          <w:rFonts w:ascii="Times New Roman" w:hAnsi="Times New Roman" w:cs="Times New Roman"/>
        </w:rPr>
        <w:sectPr w:rsidR="00EC3A06" w:rsidRPr="00EC3A06" w:rsidSect="003F4283">
          <w:headerReference w:type="even" r:id="rId23"/>
          <w:headerReference w:type="default" r:id="rId24"/>
          <w:pgSz w:w="12240" w:h="15840"/>
          <w:pgMar w:top="1440" w:right="1800" w:bottom="1440" w:left="1800" w:header="720" w:footer="720" w:gutter="0"/>
          <w:cols w:space="720"/>
          <w:docGrid w:linePitch="360"/>
        </w:sectPr>
      </w:pPr>
      <w:r w:rsidRPr="00102BBD">
        <w:rPr>
          <w:rFonts w:ascii="Times New Roman" w:hAnsi="Times New Roman" w:cs="Times New Roman"/>
          <w:b/>
        </w:rPr>
        <w:t>Table X</w:t>
      </w:r>
      <w:r w:rsidRPr="00102BBD">
        <w:rPr>
          <w:rFonts w:ascii="Times New Roman" w:hAnsi="Times New Roman" w:cs="Times New Roman"/>
        </w:rPr>
        <w:t>. Results of linear regressions in which ancestral reconstructed CC was the response variable and time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DB44773" w14:textId="3EB5A829" w:rsidR="00AB4B24" w:rsidRDefault="00EC3A06" w:rsidP="00FE01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5B70CCBA" wp14:editId="46872C90">
            <wp:extent cx="8229600" cy="5523865"/>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5523865"/>
                    </a:xfrm>
                    <a:prstGeom prst="rect">
                      <a:avLst/>
                    </a:prstGeom>
                    <a:noFill/>
                    <a:ln>
                      <a:noFill/>
                    </a:ln>
                  </pic:spPr>
                </pic:pic>
              </a:graphicData>
            </a:graphic>
          </wp:inline>
        </w:drawing>
      </w:r>
    </w:p>
    <w:p w14:paraId="2117D38A" w14:textId="19C89D9C" w:rsidR="0090077B" w:rsidRPr="00096ABB" w:rsidRDefault="0000737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371B4322" wp14:editId="6EFD96DD">
            <wp:extent cx="8229600" cy="5354320"/>
            <wp:effectExtent l="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5354320"/>
                    </a:xfrm>
                    <a:prstGeom prst="rect">
                      <a:avLst/>
                    </a:prstGeom>
                    <a:noFill/>
                    <a:ln>
                      <a:noFill/>
                    </a:ln>
                  </pic:spPr>
                </pic:pic>
              </a:graphicData>
            </a:graphic>
          </wp:inline>
        </w:drawing>
      </w:r>
    </w:p>
    <w:p w14:paraId="59C6AE14" w14:textId="1C82D2C2"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227D11D2" w14:textId="2C09BE93" w:rsidR="004A5CAD" w:rsidRPr="00FE011C" w:rsidRDefault="004A5CAD" w:rsidP="004A5C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detrended fossil</w:t>
      </w:r>
      <w:r w:rsidRPr="00102BBD">
        <w:rPr>
          <w:rFonts w:ascii="Times New Roman" w:hAnsi="Times New Roman" w:cs="Times New Roman"/>
          <w:color w:val="000000"/>
        </w:rPr>
        <w:t xml:space="preserve"> CC was the response</w:t>
      </w:r>
      <w:r>
        <w:rPr>
          <w:rFonts w:ascii="Times New Roman" w:hAnsi="Times New Roman" w:cs="Times New Roman"/>
          <w:color w:val="000000"/>
        </w:rPr>
        <w:t xml:space="preserve"> </w:t>
      </w:r>
      <w:r w:rsidRPr="00102BBD">
        <w:rPr>
          <w:rFonts w:ascii="Times New Roman" w:hAnsi="Times New Roman" w:cs="Times New Roman"/>
          <w:color w:val="000000"/>
        </w:rPr>
        <w:t xml:space="preserve">variable and climatic measures (mean, SD, and slope of the </w:t>
      </w:r>
      <w:r w:rsidRPr="00102BBD">
        <w:rPr>
          <w:rFonts w:ascii="Times New Roman" w:hAnsi="Times New Roman" w:cs="Times New Roman"/>
        </w:rPr>
        <w:t>∂</w:t>
      </w:r>
      <w:r w:rsidRPr="00102BBD">
        <w:rPr>
          <w:rFonts w:ascii="Times New Roman" w:hAnsi="Times New Roman" w:cs="Times New Roman"/>
          <w:vertAlign w:val="superscript"/>
        </w:rPr>
        <w:t>18</w:t>
      </w:r>
      <w:r w:rsidRPr="00102BBD">
        <w:rPr>
          <w:rFonts w:ascii="Times New Roman" w:hAnsi="Times New Roman" w:cs="Times New Roman"/>
        </w:rPr>
        <w:t>O</w:t>
      </w:r>
      <w:r w:rsidRPr="00102BBD">
        <w:rPr>
          <w:rFonts w:ascii="Times New Roman" w:hAnsi="Times New Roman" w:cs="Times New Roman"/>
          <w:color w:val="000000"/>
        </w:rPr>
        <w:t xml:space="preserv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w:t>
      </w:r>
      <w:r>
        <w:rPr>
          <w:rFonts w:ascii="Times New Roman" w:hAnsi="Times New Roman" w:cs="Times New Roman"/>
          <w:color w:val="000000"/>
        </w:rPr>
        <w:t xml:space="preserve"> </w:t>
      </w:r>
      <w:r w:rsidRPr="00102BBD">
        <w:rPr>
          <w:rFonts w:ascii="Times New Roman" w:hAnsi="Times New Roman" w:cs="Times New Roman"/>
          <w:color w:val="000000"/>
        </w:rPr>
        <w:t xml:space="preserve">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w:t>
      </w:r>
      <w:r>
        <w:rPr>
          <w:rFonts w:ascii="Times New Roman" w:hAnsi="Times New Roman" w:cs="Times New Roman"/>
          <w:color w:val="000000"/>
        </w:rPr>
        <w:t xml:space="preserve"> Hominins were also subdivided into individuals (“Individualized Hominins”).</w:t>
      </w:r>
      <w:r w:rsidRPr="00102BBD">
        <w:rPr>
          <w:rFonts w:ascii="Times New Roman" w:hAnsi="Times New Roman" w:cs="Times New Roman"/>
          <w:color w:val="000000"/>
        </w:rPr>
        <w:t xml:space="preserve"> Highlighted p values are significant at &lt;0.05.</w:t>
      </w:r>
    </w:p>
    <w:p w14:paraId="520D9467" w14:textId="61DC1C17" w:rsidR="007F6337" w:rsidRPr="00102BBD"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14C3FC2" w14:textId="21145516" w:rsidR="0090077B" w:rsidRPr="00102BBD"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sidR="004E3915">
        <w:rPr>
          <w:rFonts w:ascii="Times New Roman" w:hAnsi="Times New Roman" w:cs="Times New Roman"/>
          <w:color w:val="000000"/>
        </w:rPr>
        <w:t xml:space="preserve">non-detrended </w:t>
      </w:r>
      <w:r w:rsidRPr="00102BBD">
        <w:rPr>
          <w:rFonts w:ascii="Times New Roman" w:hAnsi="Times New Roman" w:cs="Times New Roman"/>
          <w:color w:val="000000"/>
        </w:rPr>
        <w:t xml:space="preserve">ancestral CC was the response variable and climatic measures (mean, SD, and slope of the oxygen isotope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 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 Highlighted p values are significant at &lt;0.05.</w:t>
      </w:r>
    </w:p>
    <w:p w14:paraId="7C0329F5" w14:textId="119199DE" w:rsidR="001F7609" w:rsidRPr="00102BBD" w:rsidRDefault="001F7609"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01F57822" w14:textId="02EF77E7" w:rsidR="00E17FDD" w:rsidRPr="00102BBD" w:rsidRDefault="00E17FDD" w:rsidP="00E17F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 xml:space="preserve">detrended </w:t>
      </w:r>
      <w:r w:rsidRPr="00102BBD">
        <w:rPr>
          <w:rFonts w:ascii="Times New Roman" w:hAnsi="Times New Roman" w:cs="Times New Roman"/>
          <w:color w:val="000000"/>
        </w:rPr>
        <w:t xml:space="preserve">ancestral CC was the response variable and climatic measures (mean, SD, and slope of the oxygen isotope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 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 Highlighted p values are significant at &lt;0.05.</w:t>
      </w:r>
    </w:p>
    <w:p w14:paraId="09CC8CA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E5EAA1B"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sectPr w:rsidR="00413452" w:rsidRPr="00102BBD" w:rsidSect="00EC3A06">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Brian Schilder" w:date="2016-01-24T12:00:00Z" w:initials="BS">
    <w:p w14:paraId="67CCF643" w14:textId="47360D4E" w:rsidR="00B87EEF" w:rsidRDefault="00B87EEF">
      <w:pPr>
        <w:pStyle w:val="CommentText"/>
      </w:pPr>
      <w:r>
        <w:rPr>
          <w:rStyle w:val="CommentReference"/>
        </w:rPr>
        <w:annotationRef/>
      </w:r>
      <w:r>
        <w:t xml:space="preserve">More specifically: Montgomery et al. pooled their ancestral reconstructed CC and fossil CC into one dataset; </w:t>
      </w:r>
      <w:proofErr w:type="spellStart"/>
      <w:r>
        <w:t>Boddy</w:t>
      </w:r>
      <w:proofErr w:type="spellEnd"/>
      <w:r>
        <w:t xml:space="preserve"> et al. reported EQ (not absolute CC); and Marino et al. only focused on fossil Odontocetes.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1B1C0" w14:textId="77777777" w:rsidR="00B87EEF" w:rsidRDefault="00B87EEF" w:rsidP="009338F8">
      <w:r>
        <w:separator/>
      </w:r>
    </w:p>
  </w:endnote>
  <w:endnote w:type="continuationSeparator" w:id="0">
    <w:p w14:paraId="7F0E9942" w14:textId="77777777" w:rsidR="00B87EEF" w:rsidRDefault="00B87EEF"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D086E" w14:textId="77777777" w:rsidR="00B87EEF" w:rsidRDefault="00B87EEF" w:rsidP="009338F8">
      <w:r>
        <w:separator/>
      </w:r>
    </w:p>
  </w:footnote>
  <w:footnote w:type="continuationSeparator" w:id="0">
    <w:p w14:paraId="2734B721" w14:textId="77777777" w:rsidR="00B87EEF" w:rsidRDefault="00B87EEF"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B87EEF" w:rsidRDefault="00B87EEF"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B87EEF" w:rsidRDefault="00B87EEF"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B87EEF" w:rsidRDefault="00B87EEF"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3EC">
      <w:rPr>
        <w:rStyle w:val="PageNumber"/>
        <w:noProof/>
      </w:rPr>
      <w:t>2</w:t>
    </w:r>
    <w:r>
      <w:rPr>
        <w:rStyle w:val="PageNumber"/>
      </w:rPr>
      <w:fldChar w:fldCharType="end"/>
    </w:r>
  </w:p>
  <w:p w14:paraId="3DB3AC9F" w14:textId="303EFE36" w:rsidR="00B87EEF" w:rsidRDefault="00B87EEF"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1CB5"/>
    <w:rsid w:val="00003A3B"/>
    <w:rsid w:val="00004BB6"/>
    <w:rsid w:val="00005E65"/>
    <w:rsid w:val="00006CF5"/>
    <w:rsid w:val="00007371"/>
    <w:rsid w:val="00007A95"/>
    <w:rsid w:val="00010E8E"/>
    <w:rsid w:val="00011AC0"/>
    <w:rsid w:val="00011F8B"/>
    <w:rsid w:val="0001272B"/>
    <w:rsid w:val="00012C05"/>
    <w:rsid w:val="0001604F"/>
    <w:rsid w:val="00016803"/>
    <w:rsid w:val="00017888"/>
    <w:rsid w:val="000207A2"/>
    <w:rsid w:val="00021841"/>
    <w:rsid w:val="0002233C"/>
    <w:rsid w:val="00023B04"/>
    <w:rsid w:val="000311CD"/>
    <w:rsid w:val="00033F4B"/>
    <w:rsid w:val="00034111"/>
    <w:rsid w:val="000348BA"/>
    <w:rsid w:val="00036012"/>
    <w:rsid w:val="000368F6"/>
    <w:rsid w:val="00036BBD"/>
    <w:rsid w:val="00037527"/>
    <w:rsid w:val="000403EA"/>
    <w:rsid w:val="00040F05"/>
    <w:rsid w:val="00041078"/>
    <w:rsid w:val="00042C1B"/>
    <w:rsid w:val="00044CD5"/>
    <w:rsid w:val="000474E3"/>
    <w:rsid w:val="0004751E"/>
    <w:rsid w:val="00047A5A"/>
    <w:rsid w:val="000500BD"/>
    <w:rsid w:val="000500DE"/>
    <w:rsid w:val="00050101"/>
    <w:rsid w:val="00050598"/>
    <w:rsid w:val="00051608"/>
    <w:rsid w:val="00051AD7"/>
    <w:rsid w:val="00051FB5"/>
    <w:rsid w:val="00055EBE"/>
    <w:rsid w:val="000576E0"/>
    <w:rsid w:val="00060990"/>
    <w:rsid w:val="00061291"/>
    <w:rsid w:val="00063C2A"/>
    <w:rsid w:val="00064015"/>
    <w:rsid w:val="00064EA1"/>
    <w:rsid w:val="0006514F"/>
    <w:rsid w:val="00065895"/>
    <w:rsid w:val="00065E98"/>
    <w:rsid w:val="00065FE9"/>
    <w:rsid w:val="00066119"/>
    <w:rsid w:val="00071176"/>
    <w:rsid w:val="00074171"/>
    <w:rsid w:val="00074D93"/>
    <w:rsid w:val="00074F28"/>
    <w:rsid w:val="0007707D"/>
    <w:rsid w:val="000808FF"/>
    <w:rsid w:val="00082244"/>
    <w:rsid w:val="00083601"/>
    <w:rsid w:val="00083EEB"/>
    <w:rsid w:val="00084E12"/>
    <w:rsid w:val="000878D5"/>
    <w:rsid w:val="00090E31"/>
    <w:rsid w:val="00091C98"/>
    <w:rsid w:val="00093736"/>
    <w:rsid w:val="00096084"/>
    <w:rsid w:val="00096ABB"/>
    <w:rsid w:val="000A10D5"/>
    <w:rsid w:val="000A2414"/>
    <w:rsid w:val="000A50DA"/>
    <w:rsid w:val="000A57CD"/>
    <w:rsid w:val="000A602C"/>
    <w:rsid w:val="000B4E62"/>
    <w:rsid w:val="000B533C"/>
    <w:rsid w:val="000B7406"/>
    <w:rsid w:val="000C1FC4"/>
    <w:rsid w:val="000C2FA1"/>
    <w:rsid w:val="000C477D"/>
    <w:rsid w:val="000C645D"/>
    <w:rsid w:val="000D1E44"/>
    <w:rsid w:val="000D3A10"/>
    <w:rsid w:val="000D3E73"/>
    <w:rsid w:val="000D47E9"/>
    <w:rsid w:val="000D4CAE"/>
    <w:rsid w:val="000D54C6"/>
    <w:rsid w:val="000E0DAF"/>
    <w:rsid w:val="000E14E6"/>
    <w:rsid w:val="000E2844"/>
    <w:rsid w:val="000E360D"/>
    <w:rsid w:val="000E50E1"/>
    <w:rsid w:val="000E69C4"/>
    <w:rsid w:val="000E6F60"/>
    <w:rsid w:val="000E71CE"/>
    <w:rsid w:val="000E778F"/>
    <w:rsid w:val="000F18E1"/>
    <w:rsid w:val="000F2922"/>
    <w:rsid w:val="000F355B"/>
    <w:rsid w:val="000F4371"/>
    <w:rsid w:val="000F4D45"/>
    <w:rsid w:val="000F5D18"/>
    <w:rsid w:val="000F6DFB"/>
    <w:rsid w:val="00102BBD"/>
    <w:rsid w:val="00105D74"/>
    <w:rsid w:val="00106CD7"/>
    <w:rsid w:val="00106D5E"/>
    <w:rsid w:val="001128CD"/>
    <w:rsid w:val="00112E66"/>
    <w:rsid w:val="00112F76"/>
    <w:rsid w:val="00114CB0"/>
    <w:rsid w:val="001157DB"/>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221E"/>
    <w:rsid w:val="00142D2A"/>
    <w:rsid w:val="00144284"/>
    <w:rsid w:val="001446D4"/>
    <w:rsid w:val="00144F16"/>
    <w:rsid w:val="00145194"/>
    <w:rsid w:val="00146BF6"/>
    <w:rsid w:val="00147126"/>
    <w:rsid w:val="0015012D"/>
    <w:rsid w:val="00151F35"/>
    <w:rsid w:val="00152E71"/>
    <w:rsid w:val="0015577B"/>
    <w:rsid w:val="00160234"/>
    <w:rsid w:val="00162AE9"/>
    <w:rsid w:val="00162B6D"/>
    <w:rsid w:val="00163319"/>
    <w:rsid w:val="00163C2D"/>
    <w:rsid w:val="00163D49"/>
    <w:rsid w:val="00164133"/>
    <w:rsid w:val="001648EF"/>
    <w:rsid w:val="00164C43"/>
    <w:rsid w:val="0016534F"/>
    <w:rsid w:val="00166107"/>
    <w:rsid w:val="001661CE"/>
    <w:rsid w:val="00166370"/>
    <w:rsid w:val="0016649A"/>
    <w:rsid w:val="001701A4"/>
    <w:rsid w:val="00171200"/>
    <w:rsid w:val="001712F0"/>
    <w:rsid w:val="00173D38"/>
    <w:rsid w:val="00175548"/>
    <w:rsid w:val="001768A3"/>
    <w:rsid w:val="001770F9"/>
    <w:rsid w:val="001807F8"/>
    <w:rsid w:val="00183658"/>
    <w:rsid w:val="00191685"/>
    <w:rsid w:val="0019223A"/>
    <w:rsid w:val="001926EA"/>
    <w:rsid w:val="00193024"/>
    <w:rsid w:val="001936B6"/>
    <w:rsid w:val="001977F0"/>
    <w:rsid w:val="00197FF6"/>
    <w:rsid w:val="001A04AD"/>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429D"/>
    <w:rsid w:val="001C6693"/>
    <w:rsid w:val="001C6EDA"/>
    <w:rsid w:val="001C7761"/>
    <w:rsid w:val="001C7E16"/>
    <w:rsid w:val="001D0798"/>
    <w:rsid w:val="001D10D1"/>
    <w:rsid w:val="001D17E2"/>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54A7"/>
    <w:rsid w:val="001F5712"/>
    <w:rsid w:val="001F5B93"/>
    <w:rsid w:val="001F73D7"/>
    <w:rsid w:val="001F7609"/>
    <w:rsid w:val="00201BF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010"/>
    <w:rsid w:val="00222540"/>
    <w:rsid w:val="00222A0E"/>
    <w:rsid w:val="00222CAF"/>
    <w:rsid w:val="00223005"/>
    <w:rsid w:val="00224BBB"/>
    <w:rsid w:val="00225740"/>
    <w:rsid w:val="00226873"/>
    <w:rsid w:val="00227009"/>
    <w:rsid w:val="0022709B"/>
    <w:rsid w:val="0022746F"/>
    <w:rsid w:val="002305A1"/>
    <w:rsid w:val="002312A3"/>
    <w:rsid w:val="00234A4B"/>
    <w:rsid w:val="00234E0A"/>
    <w:rsid w:val="00237C57"/>
    <w:rsid w:val="00243325"/>
    <w:rsid w:val="00243855"/>
    <w:rsid w:val="00244D72"/>
    <w:rsid w:val="00245AD0"/>
    <w:rsid w:val="00247DC3"/>
    <w:rsid w:val="00250586"/>
    <w:rsid w:val="002524BF"/>
    <w:rsid w:val="002524F7"/>
    <w:rsid w:val="00252A80"/>
    <w:rsid w:val="00254FA4"/>
    <w:rsid w:val="0025556E"/>
    <w:rsid w:val="002625BD"/>
    <w:rsid w:val="0026418E"/>
    <w:rsid w:val="00265B0C"/>
    <w:rsid w:val="00270033"/>
    <w:rsid w:val="00270DC9"/>
    <w:rsid w:val="0027132A"/>
    <w:rsid w:val="0027364C"/>
    <w:rsid w:val="002746A6"/>
    <w:rsid w:val="002753DA"/>
    <w:rsid w:val="002754F2"/>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5E9"/>
    <w:rsid w:val="002A39F4"/>
    <w:rsid w:val="002A44CE"/>
    <w:rsid w:val="002A5911"/>
    <w:rsid w:val="002A639A"/>
    <w:rsid w:val="002A6C54"/>
    <w:rsid w:val="002A7A5F"/>
    <w:rsid w:val="002B04BE"/>
    <w:rsid w:val="002B359D"/>
    <w:rsid w:val="002B37B5"/>
    <w:rsid w:val="002B5154"/>
    <w:rsid w:val="002B69D2"/>
    <w:rsid w:val="002C31B4"/>
    <w:rsid w:val="002C3242"/>
    <w:rsid w:val="002C333B"/>
    <w:rsid w:val="002C464E"/>
    <w:rsid w:val="002C4888"/>
    <w:rsid w:val="002C4F6E"/>
    <w:rsid w:val="002C579A"/>
    <w:rsid w:val="002C593B"/>
    <w:rsid w:val="002D12D6"/>
    <w:rsid w:val="002D2CB2"/>
    <w:rsid w:val="002D32FE"/>
    <w:rsid w:val="002D409B"/>
    <w:rsid w:val="002D4526"/>
    <w:rsid w:val="002D5A6A"/>
    <w:rsid w:val="002D70EA"/>
    <w:rsid w:val="002E1FEA"/>
    <w:rsid w:val="002E48AA"/>
    <w:rsid w:val="002E5182"/>
    <w:rsid w:val="002E7CA4"/>
    <w:rsid w:val="002F13A6"/>
    <w:rsid w:val="002F1847"/>
    <w:rsid w:val="002F26B1"/>
    <w:rsid w:val="002F43E4"/>
    <w:rsid w:val="00300EF2"/>
    <w:rsid w:val="00301E78"/>
    <w:rsid w:val="00303188"/>
    <w:rsid w:val="00303CDE"/>
    <w:rsid w:val="0030589D"/>
    <w:rsid w:val="00312398"/>
    <w:rsid w:val="00312CF2"/>
    <w:rsid w:val="00312F96"/>
    <w:rsid w:val="003130A1"/>
    <w:rsid w:val="00314DEF"/>
    <w:rsid w:val="00317B4D"/>
    <w:rsid w:val="00323F25"/>
    <w:rsid w:val="00324214"/>
    <w:rsid w:val="00325D69"/>
    <w:rsid w:val="00325D76"/>
    <w:rsid w:val="00326BA5"/>
    <w:rsid w:val="00327BF5"/>
    <w:rsid w:val="00331C52"/>
    <w:rsid w:val="00332469"/>
    <w:rsid w:val="00333E5B"/>
    <w:rsid w:val="0034080B"/>
    <w:rsid w:val="00341C1F"/>
    <w:rsid w:val="00341E8D"/>
    <w:rsid w:val="00342537"/>
    <w:rsid w:val="00344F3A"/>
    <w:rsid w:val="00347931"/>
    <w:rsid w:val="00347A91"/>
    <w:rsid w:val="00347EB6"/>
    <w:rsid w:val="00350444"/>
    <w:rsid w:val="00350730"/>
    <w:rsid w:val="00350BB6"/>
    <w:rsid w:val="00350F66"/>
    <w:rsid w:val="00351E19"/>
    <w:rsid w:val="00351FC9"/>
    <w:rsid w:val="00352311"/>
    <w:rsid w:val="00352B9E"/>
    <w:rsid w:val="0035464B"/>
    <w:rsid w:val="00354783"/>
    <w:rsid w:val="0035552C"/>
    <w:rsid w:val="00355EEA"/>
    <w:rsid w:val="00357F9B"/>
    <w:rsid w:val="00361C3E"/>
    <w:rsid w:val="0036383B"/>
    <w:rsid w:val="003641AA"/>
    <w:rsid w:val="003643EB"/>
    <w:rsid w:val="00364778"/>
    <w:rsid w:val="00364AE5"/>
    <w:rsid w:val="00365A34"/>
    <w:rsid w:val="00370959"/>
    <w:rsid w:val="00370C4B"/>
    <w:rsid w:val="00372E26"/>
    <w:rsid w:val="00374BD5"/>
    <w:rsid w:val="00374DDC"/>
    <w:rsid w:val="00375F3C"/>
    <w:rsid w:val="00381EAC"/>
    <w:rsid w:val="003828E7"/>
    <w:rsid w:val="00382F78"/>
    <w:rsid w:val="00384738"/>
    <w:rsid w:val="00385D39"/>
    <w:rsid w:val="00390CBD"/>
    <w:rsid w:val="0039140C"/>
    <w:rsid w:val="00391A42"/>
    <w:rsid w:val="00393F90"/>
    <w:rsid w:val="00395FAA"/>
    <w:rsid w:val="003960D1"/>
    <w:rsid w:val="00396696"/>
    <w:rsid w:val="0039683A"/>
    <w:rsid w:val="00396DC3"/>
    <w:rsid w:val="003A053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3EC"/>
    <w:rsid w:val="003C2AD4"/>
    <w:rsid w:val="003C2ADC"/>
    <w:rsid w:val="003C2EEF"/>
    <w:rsid w:val="003C3841"/>
    <w:rsid w:val="003C6153"/>
    <w:rsid w:val="003C6273"/>
    <w:rsid w:val="003C694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208C"/>
    <w:rsid w:val="003F40F6"/>
    <w:rsid w:val="003F4283"/>
    <w:rsid w:val="003F463E"/>
    <w:rsid w:val="003F5387"/>
    <w:rsid w:val="003F738A"/>
    <w:rsid w:val="004009FE"/>
    <w:rsid w:val="00401244"/>
    <w:rsid w:val="00405065"/>
    <w:rsid w:val="0040587C"/>
    <w:rsid w:val="004070A6"/>
    <w:rsid w:val="004075B9"/>
    <w:rsid w:val="004128D1"/>
    <w:rsid w:val="00413452"/>
    <w:rsid w:val="00415849"/>
    <w:rsid w:val="0041604A"/>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16B2"/>
    <w:rsid w:val="0045318A"/>
    <w:rsid w:val="00455AA4"/>
    <w:rsid w:val="004560C3"/>
    <w:rsid w:val="00456378"/>
    <w:rsid w:val="00456BA8"/>
    <w:rsid w:val="004627E9"/>
    <w:rsid w:val="0046381B"/>
    <w:rsid w:val="00463EC9"/>
    <w:rsid w:val="004643A6"/>
    <w:rsid w:val="00465693"/>
    <w:rsid w:val="004661E0"/>
    <w:rsid w:val="00466663"/>
    <w:rsid w:val="0046706C"/>
    <w:rsid w:val="00467A06"/>
    <w:rsid w:val="00472C87"/>
    <w:rsid w:val="0047390F"/>
    <w:rsid w:val="00474737"/>
    <w:rsid w:val="00474AD7"/>
    <w:rsid w:val="004759BB"/>
    <w:rsid w:val="00475A87"/>
    <w:rsid w:val="00476D50"/>
    <w:rsid w:val="00477013"/>
    <w:rsid w:val="004834C3"/>
    <w:rsid w:val="004839FE"/>
    <w:rsid w:val="00484783"/>
    <w:rsid w:val="004853B6"/>
    <w:rsid w:val="00486054"/>
    <w:rsid w:val="00486AA6"/>
    <w:rsid w:val="00486DE7"/>
    <w:rsid w:val="00490155"/>
    <w:rsid w:val="004915C9"/>
    <w:rsid w:val="004922CC"/>
    <w:rsid w:val="00492C6E"/>
    <w:rsid w:val="00492CAA"/>
    <w:rsid w:val="00493F72"/>
    <w:rsid w:val="00496621"/>
    <w:rsid w:val="004A015D"/>
    <w:rsid w:val="004A0B3C"/>
    <w:rsid w:val="004A20BB"/>
    <w:rsid w:val="004A4493"/>
    <w:rsid w:val="004A5331"/>
    <w:rsid w:val="004A5CAD"/>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076D"/>
    <w:rsid w:val="004D2B42"/>
    <w:rsid w:val="004D4055"/>
    <w:rsid w:val="004D440F"/>
    <w:rsid w:val="004D5E7D"/>
    <w:rsid w:val="004D7214"/>
    <w:rsid w:val="004E181B"/>
    <w:rsid w:val="004E1CFC"/>
    <w:rsid w:val="004E2C0E"/>
    <w:rsid w:val="004E3791"/>
    <w:rsid w:val="004E3915"/>
    <w:rsid w:val="004E6D02"/>
    <w:rsid w:val="004F08F0"/>
    <w:rsid w:val="004F1604"/>
    <w:rsid w:val="004F2778"/>
    <w:rsid w:val="004F3105"/>
    <w:rsid w:val="004F40FC"/>
    <w:rsid w:val="004F536B"/>
    <w:rsid w:val="004F7105"/>
    <w:rsid w:val="005002F9"/>
    <w:rsid w:val="00500509"/>
    <w:rsid w:val="00500643"/>
    <w:rsid w:val="00500E53"/>
    <w:rsid w:val="005024D6"/>
    <w:rsid w:val="00502C96"/>
    <w:rsid w:val="005035CF"/>
    <w:rsid w:val="00503CE3"/>
    <w:rsid w:val="00504DE5"/>
    <w:rsid w:val="00506708"/>
    <w:rsid w:val="005076EC"/>
    <w:rsid w:val="005110F7"/>
    <w:rsid w:val="0051138B"/>
    <w:rsid w:val="00513E61"/>
    <w:rsid w:val="0051509F"/>
    <w:rsid w:val="0051556E"/>
    <w:rsid w:val="005158FB"/>
    <w:rsid w:val="00515F7C"/>
    <w:rsid w:val="00515FB1"/>
    <w:rsid w:val="005220C9"/>
    <w:rsid w:val="00522AE3"/>
    <w:rsid w:val="00523657"/>
    <w:rsid w:val="00524054"/>
    <w:rsid w:val="00525120"/>
    <w:rsid w:val="00526D4D"/>
    <w:rsid w:val="00531E4F"/>
    <w:rsid w:val="005329A6"/>
    <w:rsid w:val="00533520"/>
    <w:rsid w:val="00533606"/>
    <w:rsid w:val="00534072"/>
    <w:rsid w:val="00535C08"/>
    <w:rsid w:val="00536094"/>
    <w:rsid w:val="0053689B"/>
    <w:rsid w:val="00537505"/>
    <w:rsid w:val="005400D2"/>
    <w:rsid w:val="00540239"/>
    <w:rsid w:val="00540A10"/>
    <w:rsid w:val="00541A63"/>
    <w:rsid w:val="00543E16"/>
    <w:rsid w:val="00544A7F"/>
    <w:rsid w:val="00545896"/>
    <w:rsid w:val="00545EF6"/>
    <w:rsid w:val="005468B2"/>
    <w:rsid w:val="005468BC"/>
    <w:rsid w:val="00546E1A"/>
    <w:rsid w:val="005517EC"/>
    <w:rsid w:val="00553F49"/>
    <w:rsid w:val="00554C0F"/>
    <w:rsid w:val="00555237"/>
    <w:rsid w:val="0055700E"/>
    <w:rsid w:val="005612F3"/>
    <w:rsid w:val="00561BFE"/>
    <w:rsid w:val="00562887"/>
    <w:rsid w:val="00562B27"/>
    <w:rsid w:val="00564821"/>
    <w:rsid w:val="00566CD7"/>
    <w:rsid w:val="00567002"/>
    <w:rsid w:val="00570E51"/>
    <w:rsid w:val="005727A2"/>
    <w:rsid w:val="00572C5D"/>
    <w:rsid w:val="0057300B"/>
    <w:rsid w:val="005736F6"/>
    <w:rsid w:val="0057417F"/>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520"/>
    <w:rsid w:val="005A462C"/>
    <w:rsid w:val="005A4C01"/>
    <w:rsid w:val="005A7674"/>
    <w:rsid w:val="005B5B7F"/>
    <w:rsid w:val="005C072D"/>
    <w:rsid w:val="005C3716"/>
    <w:rsid w:val="005C4077"/>
    <w:rsid w:val="005C59D5"/>
    <w:rsid w:val="005C6731"/>
    <w:rsid w:val="005C690C"/>
    <w:rsid w:val="005D03A0"/>
    <w:rsid w:val="005D04D3"/>
    <w:rsid w:val="005D221B"/>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073A7"/>
    <w:rsid w:val="00610A1B"/>
    <w:rsid w:val="00610AB4"/>
    <w:rsid w:val="006121E8"/>
    <w:rsid w:val="0061322D"/>
    <w:rsid w:val="00613761"/>
    <w:rsid w:val="00614046"/>
    <w:rsid w:val="00616304"/>
    <w:rsid w:val="00616831"/>
    <w:rsid w:val="00616D6C"/>
    <w:rsid w:val="00620B1A"/>
    <w:rsid w:val="0062226C"/>
    <w:rsid w:val="006241DC"/>
    <w:rsid w:val="00624F16"/>
    <w:rsid w:val="00625A3E"/>
    <w:rsid w:val="006269F4"/>
    <w:rsid w:val="00626FDE"/>
    <w:rsid w:val="00632C4D"/>
    <w:rsid w:val="00635041"/>
    <w:rsid w:val="00636736"/>
    <w:rsid w:val="006418E5"/>
    <w:rsid w:val="00643D7B"/>
    <w:rsid w:val="0064438E"/>
    <w:rsid w:val="00644F3A"/>
    <w:rsid w:val="00645FB8"/>
    <w:rsid w:val="00647638"/>
    <w:rsid w:val="00651AF5"/>
    <w:rsid w:val="00651BF0"/>
    <w:rsid w:val="0065241B"/>
    <w:rsid w:val="00652CDA"/>
    <w:rsid w:val="00652DDE"/>
    <w:rsid w:val="00653192"/>
    <w:rsid w:val="006538AA"/>
    <w:rsid w:val="00655A7B"/>
    <w:rsid w:val="0065657A"/>
    <w:rsid w:val="00657B3C"/>
    <w:rsid w:val="006620E4"/>
    <w:rsid w:val="00662239"/>
    <w:rsid w:val="00664943"/>
    <w:rsid w:val="0066558B"/>
    <w:rsid w:val="0066676C"/>
    <w:rsid w:val="00667F49"/>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4E84"/>
    <w:rsid w:val="006A5166"/>
    <w:rsid w:val="006A5EAC"/>
    <w:rsid w:val="006A78E7"/>
    <w:rsid w:val="006B0F5B"/>
    <w:rsid w:val="006B1BC7"/>
    <w:rsid w:val="006B47A9"/>
    <w:rsid w:val="006B4834"/>
    <w:rsid w:val="006B768E"/>
    <w:rsid w:val="006B7F4B"/>
    <w:rsid w:val="006C1003"/>
    <w:rsid w:val="006C15E3"/>
    <w:rsid w:val="006C1A8C"/>
    <w:rsid w:val="006C1F8F"/>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527"/>
    <w:rsid w:val="006D5912"/>
    <w:rsid w:val="006D66C7"/>
    <w:rsid w:val="006E0047"/>
    <w:rsid w:val="006E1FDB"/>
    <w:rsid w:val="006E303A"/>
    <w:rsid w:val="006E3871"/>
    <w:rsid w:val="006E3C20"/>
    <w:rsid w:val="006E5535"/>
    <w:rsid w:val="006E5CE6"/>
    <w:rsid w:val="006F14C7"/>
    <w:rsid w:val="006F202A"/>
    <w:rsid w:val="006F370D"/>
    <w:rsid w:val="006F4225"/>
    <w:rsid w:val="006F50F2"/>
    <w:rsid w:val="007023EF"/>
    <w:rsid w:val="00703937"/>
    <w:rsid w:val="00703ACD"/>
    <w:rsid w:val="00706BB5"/>
    <w:rsid w:val="0071158B"/>
    <w:rsid w:val="00713D8B"/>
    <w:rsid w:val="00714448"/>
    <w:rsid w:val="0071469E"/>
    <w:rsid w:val="0071523F"/>
    <w:rsid w:val="007171A7"/>
    <w:rsid w:val="00720009"/>
    <w:rsid w:val="0072010A"/>
    <w:rsid w:val="00722117"/>
    <w:rsid w:val="00723584"/>
    <w:rsid w:val="007247BC"/>
    <w:rsid w:val="00724FB9"/>
    <w:rsid w:val="0072555E"/>
    <w:rsid w:val="00725E5E"/>
    <w:rsid w:val="0072642C"/>
    <w:rsid w:val="007278DB"/>
    <w:rsid w:val="00733938"/>
    <w:rsid w:val="00733EC0"/>
    <w:rsid w:val="00735FD8"/>
    <w:rsid w:val="00736C12"/>
    <w:rsid w:val="00736C81"/>
    <w:rsid w:val="00736CCB"/>
    <w:rsid w:val="007418EE"/>
    <w:rsid w:val="007436B9"/>
    <w:rsid w:val="007446B0"/>
    <w:rsid w:val="00745045"/>
    <w:rsid w:val="00745370"/>
    <w:rsid w:val="00745A5F"/>
    <w:rsid w:val="00745D45"/>
    <w:rsid w:val="0074680C"/>
    <w:rsid w:val="0075029C"/>
    <w:rsid w:val="00754EEB"/>
    <w:rsid w:val="007566C1"/>
    <w:rsid w:val="00756A0D"/>
    <w:rsid w:val="00757AF1"/>
    <w:rsid w:val="00764847"/>
    <w:rsid w:val="00766BBB"/>
    <w:rsid w:val="007673B6"/>
    <w:rsid w:val="0076761B"/>
    <w:rsid w:val="00767F37"/>
    <w:rsid w:val="0077057E"/>
    <w:rsid w:val="00770B0C"/>
    <w:rsid w:val="00770D85"/>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41F4"/>
    <w:rsid w:val="0079457D"/>
    <w:rsid w:val="0079752D"/>
    <w:rsid w:val="007A2744"/>
    <w:rsid w:val="007A2A72"/>
    <w:rsid w:val="007A4C7F"/>
    <w:rsid w:val="007A5988"/>
    <w:rsid w:val="007A7AD4"/>
    <w:rsid w:val="007B0AEF"/>
    <w:rsid w:val="007B0E08"/>
    <w:rsid w:val="007B1927"/>
    <w:rsid w:val="007B1C36"/>
    <w:rsid w:val="007B21E0"/>
    <w:rsid w:val="007B2431"/>
    <w:rsid w:val="007B2488"/>
    <w:rsid w:val="007B2884"/>
    <w:rsid w:val="007B3DFF"/>
    <w:rsid w:val="007B4831"/>
    <w:rsid w:val="007B49BC"/>
    <w:rsid w:val="007B56CE"/>
    <w:rsid w:val="007B775A"/>
    <w:rsid w:val="007C0314"/>
    <w:rsid w:val="007C1EB8"/>
    <w:rsid w:val="007C2036"/>
    <w:rsid w:val="007C2303"/>
    <w:rsid w:val="007C417A"/>
    <w:rsid w:val="007C5D3F"/>
    <w:rsid w:val="007C6448"/>
    <w:rsid w:val="007C7EE6"/>
    <w:rsid w:val="007C7F00"/>
    <w:rsid w:val="007D12A9"/>
    <w:rsid w:val="007D1974"/>
    <w:rsid w:val="007D2AE6"/>
    <w:rsid w:val="007D3E73"/>
    <w:rsid w:val="007D5E19"/>
    <w:rsid w:val="007E06FE"/>
    <w:rsid w:val="007E1259"/>
    <w:rsid w:val="007E1E15"/>
    <w:rsid w:val="007E2436"/>
    <w:rsid w:val="007E2FAF"/>
    <w:rsid w:val="007E4610"/>
    <w:rsid w:val="007E6052"/>
    <w:rsid w:val="007E6F90"/>
    <w:rsid w:val="007E7FDA"/>
    <w:rsid w:val="007F116F"/>
    <w:rsid w:val="007F1390"/>
    <w:rsid w:val="007F1A89"/>
    <w:rsid w:val="007F1E18"/>
    <w:rsid w:val="007F2239"/>
    <w:rsid w:val="007F2DE7"/>
    <w:rsid w:val="007F2F76"/>
    <w:rsid w:val="007F3734"/>
    <w:rsid w:val="007F6337"/>
    <w:rsid w:val="00800A0F"/>
    <w:rsid w:val="00801AC5"/>
    <w:rsid w:val="00802181"/>
    <w:rsid w:val="008036FB"/>
    <w:rsid w:val="00804F84"/>
    <w:rsid w:val="00805BC9"/>
    <w:rsid w:val="008109C8"/>
    <w:rsid w:val="00810A36"/>
    <w:rsid w:val="0081121D"/>
    <w:rsid w:val="008127CD"/>
    <w:rsid w:val="00812CCE"/>
    <w:rsid w:val="00813759"/>
    <w:rsid w:val="00815BCA"/>
    <w:rsid w:val="00817473"/>
    <w:rsid w:val="0082002D"/>
    <w:rsid w:val="008243FB"/>
    <w:rsid w:val="008256F6"/>
    <w:rsid w:val="0083096A"/>
    <w:rsid w:val="008331FE"/>
    <w:rsid w:val="00833B6C"/>
    <w:rsid w:val="00834074"/>
    <w:rsid w:val="00834375"/>
    <w:rsid w:val="0083554B"/>
    <w:rsid w:val="00836336"/>
    <w:rsid w:val="008376F7"/>
    <w:rsid w:val="00841089"/>
    <w:rsid w:val="00842FE6"/>
    <w:rsid w:val="0084397B"/>
    <w:rsid w:val="008440DD"/>
    <w:rsid w:val="00846DC0"/>
    <w:rsid w:val="008478A7"/>
    <w:rsid w:val="008518E6"/>
    <w:rsid w:val="008536FB"/>
    <w:rsid w:val="00854F3D"/>
    <w:rsid w:val="00856C23"/>
    <w:rsid w:val="008573B6"/>
    <w:rsid w:val="00857D70"/>
    <w:rsid w:val="00862889"/>
    <w:rsid w:val="00862E6D"/>
    <w:rsid w:val="00863054"/>
    <w:rsid w:val="00863745"/>
    <w:rsid w:val="00863B74"/>
    <w:rsid w:val="00866A85"/>
    <w:rsid w:val="00871985"/>
    <w:rsid w:val="008733C5"/>
    <w:rsid w:val="00874EB5"/>
    <w:rsid w:val="00875516"/>
    <w:rsid w:val="00881943"/>
    <w:rsid w:val="00883403"/>
    <w:rsid w:val="008834BE"/>
    <w:rsid w:val="00883CFA"/>
    <w:rsid w:val="00884731"/>
    <w:rsid w:val="008876FF"/>
    <w:rsid w:val="00887866"/>
    <w:rsid w:val="008878F8"/>
    <w:rsid w:val="0089382F"/>
    <w:rsid w:val="00894FE1"/>
    <w:rsid w:val="00895789"/>
    <w:rsid w:val="00897718"/>
    <w:rsid w:val="00897D2C"/>
    <w:rsid w:val="008A4C92"/>
    <w:rsid w:val="008A4F14"/>
    <w:rsid w:val="008A71EC"/>
    <w:rsid w:val="008A7385"/>
    <w:rsid w:val="008B2479"/>
    <w:rsid w:val="008B343B"/>
    <w:rsid w:val="008B3978"/>
    <w:rsid w:val="008B4591"/>
    <w:rsid w:val="008B537D"/>
    <w:rsid w:val="008B704A"/>
    <w:rsid w:val="008C0A09"/>
    <w:rsid w:val="008C172D"/>
    <w:rsid w:val="008C452B"/>
    <w:rsid w:val="008C57A9"/>
    <w:rsid w:val="008C5C33"/>
    <w:rsid w:val="008C793A"/>
    <w:rsid w:val="008C7EDA"/>
    <w:rsid w:val="008D0DB5"/>
    <w:rsid w:val="008D258B"/>
    <w:rsid w:val="008D26FB"/>
    <w:rsid w:val="008D3E64"/>
    <w:rsid w:val="008D3FA0"/>
    <w:rsid w:val="008D4B92"/>
    <w:rsid w:val="008D5F8C"/>
    <w:rsid w:val="008D66A6"/>
    <w:rsid w:val="008D6763"/>
    <w:rsid w:val="008E5BBE"/>
    <w:rsid w:val="008E7BF9"/>
    <w:rsid w:val="008F02BB"/>
    <w:rsid w:val="008F1964"/>
    <w:rsid w:val="008F1F9B"/>
    <w:rsid w:val="008F37FD"/>
    <w:rsid w:val="008F3A86"/>
    <w:rsid w:val="008F63E5"/>
    <w:rsid w:val="008F682D"/>
    <w:rsid w:val="008F7B36"/>
    <w:rsid w:val="0090077B"/>
    <w:rsid w:val="0090310C"/>
    <w:rsid w:val="00905ADF"/>
    <w:rsid w:val="00906A84"/>
    <w:rsid w:val="00906C9C"/>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3FA6"/>
    <w:rsid w:val="00934273"/>
    <w:rsid w:val="009351D0"/>
    <w:rsid w:val="009357EC"/>
    <w:rsid w:val="00935F04"/>
    <w:rsid w:val="009412F2"/>
    <w:rsid w:val="00942C2E"/>
    <w:rsid w:val="00944695"/>
    <w:rsid w:val="0094504A"/>
    <w:rsid w:val="00945E64"/>
    <w:rsid w:val="0094699B"/>
    <w:rsid w:val="00950CA6"/>
    <w:rsid w:val="00955414"/>
    <w:rsid w:val="009559D9"/>
    <w:rsid w:val="00955CED"/>
    <w:rsid w:val="00955F7B"/>
    <w:rsid w:val="00956AA4"/>
    <w:rsid w:val="00961E47"/>
    <w:rsid w:val="00962C11"/>
    <w:rsid w:val="00962EA3"/>
    <w:rsid w:val="00963AD9"/>
    <w:rsid w:val="00964506"/>
    <w:rsid w:val="00965EE2"/>
    <w:rsid w:val="009668D7"/>
    <w:rsid w:val="0096705E"/>
    <w:rsid w:val="00967BB2"/>
    <w:rsid w:val="00970291"/>
    <w:rsid w:val="00970384"/>
    <w:rsid w:val="00970630"/>
    <w:rsid w:val="00970C78"/>
    <w:rsid w:val="00970EEA"/>
    <w:rsid w:val="00972193"/>
    <w:rsid w:val="00973289"/>
    <w:rsid w:val="00973554"/>
    <w:rsid w:val="00973879"/>
    <w:rsid w:val="00975A32"/>
    <w:rsid w:val="0098035E"/>
    <w:rsid w:val="00980B19"/>
    <w:rsid w:val="00980EE9"/>
    <w:rsid w:val="00981251"/>
    <w:rsid w:val="0098153E"/>
    <w:rsid w:val="0098514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D106C"/>
    <w:rsid w:val="009D29CC"/>
    <w:rsid w:val="009D47D9"/>
    <w:rsid w:val="009D48B7"/>
    <w:rsid w:val="009D586B"/>
    <w:rsid w:val="009D64DC"/>
    <w:rsid w:val="009D6D1A"/>
    <w:rsid w:val="009D7B38"/>
    <w:rsid w:val="009D7D6E"/>
    <w:rsid w:val="009E1695"/>
    <w:rsid w:val="009E197E"/>
    <w:rsid w:val="009E2312"/>
    <w:rsid w:val="009E549E"/>
    <w:rsid w:val="009E700C"/>
    <w:rsid w:val="009F0030"/>
    <w:rsid w:val="009F0B83"/>
    <w:rsid w:val="009F130B"/>
    <w:rsid w:val="009F414D"/>
    <w:rsid w:val="009F496B"/>
    <w:rsid w:val="009F75F3"/>
    <w:rsid w:val="009F7C99"/>
    <w:rsid w:val="00A01FE4"/>
    <w:rsid w:val="00A0211C"/>
    <w:rsid w:val="00A0247A"/>
    <w:rsid w:val="00A0295E"/>
    <w:rsid w:val="00A0324F"/>
    <w:rsid w:val="00A04E62"/>
    <w:rsid w:val="00A06F31"/>
    <w:rsid w:val="00A07F65"/>
    <w:rsid w:val="00A102D1"/>
    <w:rsid w:val="00A1130C"/>
    <w:rsid w:val="00A114DF"/>
    <w:rsid w:val="00A1150C"/>
    <w:rsid w:val="00A15502"/>
    <w:rsid w:val="00A15BBD"/>
    <w:rsid w:val="00A1664E"/>
    <w:rsid w:val="00A2137B"/>
    <w:rsid w:val="00A226F8"/>
    <w:rsid w:val="00A22A65"/>
    <w:rsid w:val="00A25FDD"/>
    <w:rsid w:val="00A262A6"/>
    <w:rsid w:val="00A26CC4"/>
    <w:rsid w:val="00A27491"/>
    <w:rsid w:val="00A302A2"/>
    <w:rsid w:val="00A31CC1"/>
    <w:rsid w:val="00A32A7E"/>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4A5D"/>
    <w:rsid w:val="00A5666F"/>
    <w:rsid w:val="00A56A78"/>
    <w:rsid w:val="00A56C2A"/>
    <w:rsid w:val="00A60175"/>
    <w:rsid w:val="00A601F8"/>
    <w:rsid w:val="00A607F5"/>
    <w:rsid w:val="00A614A6"/>
    <w:rsid w:val="00A6219F"/>
    <w:rsid w:val="00A62A36"/>
    <w:rsid w:val="00A6467F"/>
    <w:rsid w:val="00A64843"/>
    <w:rsid w:val="00A64BEB"/>
    <w:rsid w:val="00A65366"/>
    <w:rsid w:val="00A65788"/>
    <w:rsid w:val="00A6629A"/>
    <w:rsid w:val="00A67F4B"/>
    <w:rsid w:val="00A7063B"/>
    <w:rsid w:val="00A718BC"/>
    <w:rsid w:val="00A72790"/>
    <w:rsid w:val="00A746B3"/>
    <w:rsid w:val="00A74888"/>
    <w:rsid w:val="00A757BB"/>
    <w:rsid w:val="00A75876"/>
    <w:rsid w:val="00A7789B"/>
    <w:rsid w:val="00A814C9"/>
    <w:rsid w:val="00A8270E"/>
    <w:rsid w:val="00A829E1"/>
    <w:rsid w:val="00A83018"/>
    <w:rsid w:val="00A831C2"/>
    <w:rsid w:val="00A834CB"/>
    <w:rsid w:val="00A877C5"/>
    <w:rsid w:val="00A8791C"/>
    <w:rsid w:val="00A9103E"/>
    <w:rsid w:val="00A910FD"/>
    <w:rsid w:val="00A92E54"/>
    <w:rsid w:val="00A93CE1"/>
    <w:rsid w:val="00A93FFE"/>
    <w:rsid w:val="00A94764"/>
    <w:rsid w:val="00A94998"/>
    <w:rsid w:val="00A94FFE"/>
    <w:rsid w:val="00A9549A"/>
    <w:rsid w:val="00A960EA"/>
    <w:rsid w:val="00A965CA"/>
    <w:rsid w:val="00AA10EF"/>
    <w:rsid w:val="00AA1C99"/>
    <w:rsid w:val="00AA1EE3"/>
    <w:rsid w:val="00AA2B16"/>
    <w:rsid w:val="00AA49E8"/>
    <w:rsid w:val="00AA78E3"/>
    <w:rsid w:val="00AB2356"/>
    <w:rsid w:val="00AB36D2"/>
    <w:rsid w:val="00AB4B24"/>
    <w:rsid w:val="00AB5EEB"/>
    <w:rsid w:val="00AB7093"/>
    <w:rsid w:val="00AB717F"/>
    <w:rsid w:val="00AC0A6E"/>
    <w:rsid w:val="00AC111B"/>
    <w:rsid w:val="00AC164B"/>
    <w:rsid w:val="00AC27FB"/>
    <w:rsid w:val="00AC3739"/>
    <w:rsid w:val="00AC5FB6"/>
    <w:rsid w:val="00AC6FFE"/>
    <w:rsid w:val="00AC7A06"/>
    <w:rsid w:val="00AC7EB1"/>
    <w:rsid w:val="00AD2D61"/>
    <w:rsid w:val="00AD30FE"/>
    <w:rsid w:val="00AD3B81"/>
    <w:rsid w:val="00AD3F0D"/>
    <w:rsid w:val="00AD4E7D"/>
    <w:rsid w:val="00AE09A2"/>
    <w:rsid w:val="00AE0A55"/>
    <w:rsid w:val="00AE11FB"/>
    <w:rsid w:val="00AE2D83"/>
    <w:rsid w:val="00AE3027"/>
    <w:rsid w:val="00AE3BD2"/>
    <w:rsid w:val="00AE4F73"/>
    <w:rsid w:val="00AE5080"/>
    <w:rsid w:val="00AF001B"/>
    <w:rsid w:val="00AF2255"/>
    <w:rsid w:val="00AF295D"/>
    <w:rsid w:val="00AF2B56"/>
    <w:rsid w:val="00AF31CB"/>
    <w:rsid w:val="00AF39E2"/>
    <w:rsid w:val="00AF3CB5"/>
    <w:rsid w:val="00AF4BB7"/>
    <w:rsid w:val="00AF5ED2"/>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554D"/>
    <w:rsid w:val="00B177B5"/>
    <w:rsid w:val="00B21E67"/>
    <w:rsid w:val="00B233FC"/>
    <w:rsid w:val="00B23F0E"/>
    <w:rsid w:val="00B23F65"/>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4E50"/>
    <w:rsid w:val="00B45402"/>
    <w:rsid w:val="00B4557B"/>
    <w:rsid w:val="00B50F94"/>
    <w:rsid w:val="00B51FFA"/>
    <w:rsid w:val="00B53289"/>
    <w:rsid w:val="00B53643"/>
    <w:rsid w:val="00B54039"/>
    <w:rsid w:val="00B54068"/>
    <w:rsid w:val="00B546C2"/>
    <w:rsid w:val="00B54A2B"/>
    <w:rsid w:val="00B55645"/>
    <w:rsid w:val="00B55B8D"/>
    <w:rsid w:val="00B56AF9"/>
    <w:rsid w:val="00B57469"/>
    <w:rsid w:val="00B57A7A"/>
    <w:rsid w:val="00B6039F"/>
    <w:rsid w:val="00B60993"/>
    <w:rsid w:val="00B63A12"/>
    <w:rsid w:val="00B63F2C"/>
    <w:rsid w:val="00B64DED"/>
    <w:rsid w:val="00B6581E"/>
    <w:rsid w:val="00B6694B"/>
    <w:rsid w:val="00B669BB"/>
    <w:rsid w:val="00B670F9"/>
    <w:rsid w:val="00B7014A"/>
    <w:rsid w:val="00B706F8"/>
    <w:rsid w:val="00B716E4"/>
    <w:rsid w:val="00B71B36"/>
    <w:rsid w:val="00B72915"/>
    <w:rsid w:val="00B7484B"/>
    <w:rsid w:val="00B758BC"/>
    <w:rsid w:val="00B75A39"/>
    <w:rsid w:val="00B75EC8"/>
    <w:rsid w:val="00B771A4"/>
    <w:rsid w:val="00B816EA"/>
    <w:rsid w:val="00B81C62"/>
    <w:rsid w:val="00B81CB5"/>
    <w:rsid w:val="00B81E94"/>
    <w:rsid w:val="00B83595"/>
    <w:rsid w:val="00B837D7"/>
    <w:rsid w:val="00B83BAC"/>
    <w:rsid w:val="00B842E8"/>
    <w:rsid w:val="00B844C6"/>
    <w:rsid w:val="00B8470B"/>
    <w:rsid w:val="00B85D11"/>
    <w:rsid w:val="00B87CB6"/>
    <w:rsid w:val="00B87EEF"/>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77F"/>
    <w:rsid w:val="00BB4E00"/>
    <w:rsid w:val="00BB5319"/>
    <w:rsid w:val="00BB53C3"/>
    <w:rsid w:val="00BB59D4"/>
    <w:rsid w:val="00BC0205"/>
    <w:rsid w:val="00BC09C8"/>
    <w:rsid w:val="00BC1175"/>
    <w:rsid w:val="00BC21EB"/>
    <w:rsid w:val="00BC3347"/>
    <w:rsid w:val="00BC37DF"/>
    <w:rsid w:val="00BC41B0"/>
    <w:rsid w:val="00BC4CEC"/>
    <w:rsid w:val="00BC538A"/>
    <w:rsid w:val="00BD0B94"/>
    <w:rsid w:val="00BD1471"/>
    <w:rsid w:val="00BD1C15"/>
    <w:rsid w:val="00BD2314"/>
    <w:rsid w:val="00BD656E"/>
    <w:rsid w:val="00BD66FE"/>
    <w:rsid w:val="00BD6AC4"/>
    <w:rsid w:val="00BD7F69"/>
    <w:rsid w:val="00BE0249"/>
    <w:rsid w:val="00BE05D1"/>
    <w:rsid w:val="00BE11F8"/>
    <w:rsid w:val="00BE53AE"/>
    <w:rsid w:val="00BF09EE"/>
    <w:rsid w:val="00BF21E3"/>
    <w:rsid w:val="00BF2AD7"/>
    <w:rsid w:val="00BF3BB2"/>
    <w:rsid w:val="00BF3F6A"/>
    <w:rsid w:val="00BF4A1A"/>
    <w:rsid w:val="00BF5F36"/>
    <w:rsid w:val="00C01EAB"/>
    <w:rsid w:val="00C02CF7"/>
    <w:rsid w:val="00C06315"/>
    <w:rsid w:val="00C06BB6"/>
    <w:rsid w:val="00C12279"/>
    <w:rsid w:val="00C1263D"/>
    <w:rsid w:val="00C148BD"/>
    <w:rsid w:val="00C15366"/>
    <w:rsid w:val="00C15B05"/>
    <w:rsid w:val="00C165EB"/>
    <w:rsid w:val="00C17444"/>
    <w:rsid w:val="00C17A50"/>
    <w:rsid w:val="00C20A96"/>
    <w:rsid w:val="00C26C30"/>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3D32"/>
    <w:rsid w:val="00C543DB"/>
    <w:rsid w:val="00C55E65"/>
    <w:rsid w:val="00C55E6E"/>
    <w:rsid w:val="00C613F5"/>
    <w:rsid w:val="00C61642"/>
    <w:rsid w:val="00C61ABB"/>
    <w:rsid w:val="00C623A8"/>
    <w:rsid w:val="00C62D85"/>
    <w:rsid w:val="00C63EAC"/>
    <w:rsid w:val="00C6430A"/>
    <w:rsid w:val="00C64ACD"/>
    <w:rsid w:val="00C65439"/>
    <w:rsid w:val="00C70679"/>
    <w:rsid w:val="00C707B1"/>
    <w:rsid w:val="00C719BC"/>
    <w:rsid w:val="00C71F83"/>
    <w:rsid w:val="00C82E36"/>
    <w:rsid w:val="00C83026"/>
    <w:rsid w:val="00C908A4"/>
    <w:rsid w:val="00C92731"/>
    <w:rsid w:val="00C92AA1"/>
    <w:rsid w:val="00C92ED7"/>
    <w:rsid w:val="00C93B97"/>
    <w:rsid w:val="00C97285"/>
    <w:rsid w:val="00C97EBC"/>
    <w:rsid w:val="00CA072C"/>
    <w:rsid w:val="00CA0788"/>
    <w:rsid w:val="00CA07C8"/>
    <w:rsid w:val="00CA0BDF"/>
    <w:rsid w:val="00CA42FA"/>
    <w:rsid w:val="00CA441C"/>
    <w:rsid w:val="00CA7A2D"/>
    <w:rsid w:val="00CA7C32"/>
    <w:rsid w:val="00CB2123"/>
    <w:rsid w:val="00CB28AE"/>
    <w:rsid w:val="00CB515C"/>
    <w:rsid w:val="00CB5525"/>
    <w:rsid w:val="00CB5603"/>
    <w:rsid w:val="00CB7E69"/>
    <w:rsid w:val="00CC4254"/>
    <w:rsid w:val="00CC4579"/>
    <w:rsid w:val="00CC58BD"/>
    <w:rsid w:val="00CC7192"/>
    <w:rsid w:val="00CD1A35"/>
    <w:rsid w:val="00CD1EC6"/>
    <w:rsid w:val="00CD26E5"/>
    <w:rsid w:val="00CD2F7B"/>
    <w:rsid w:val="00CD3166"/>
    <w:rsid w:val="00CD3948"/>
    <w:rsid w:val="00CD4429"/>
    <w:rsid w:val="00CD6B4A"/>
    <w:rsid w:val="00CD737E"/>
    <w:rsid w:val="00CD7DF2"/>
    <w:rsid w:val="00CE1878"/>
    <w:rsid w:val="00CE1B6A"/>
    <w:rsid w:val="00CE20E7"/>
    <w:rsid w:val="00CE25CB"/>
    <w:rsid w:val="00CE30AE"/>
    <w:rsid w:val="00CE38DA"/>
    <w:rsid w:val="00CE3B9D"/>
    <w:rsid w:val="00CE79AA"/>
    <w:rsid w:val="00CF2307"/>
    <w:rsid w:val="00CF2E23"/>
    <w:rsid w:val="00CF3568"/>
    <w:rsid w:val="00CF450A"/>
    <w:rsid w:val="00CF4A14"/>
    <w:rsid w:val="00CF5213"/>
    <w:rsid w:val="00CF7AEA"/>
    <w:rsid w:val="00D00038"/>
    <w:rsid w:val="00D00A6E"/>
    <w:rsid w:val="00D019AD"/>
    <w:rsid w:val="00D0621A"/>
    <w:rsid w:val="00D07500"/>
    <w:rsid w:val="00D102B9"/>
    <w:rsid w:val="00D1134A"/>
    <w:rsid w:val="00D1319B"/>
    <w:rsid w:val="00D13855"/>
    <w:rsid w:val="00D13D42"/>
    <w:rsid w:val="00D13D76"/>
    <w:rsid w:val="00D13FCA"/>
    <w:rsid w:val="00D150AB"/>
    <w:rsid w:val="00D1515B"/>
    <w:rsid w:val="00D1533B"/>
    <w:rsid w:val="00D1591F"/>
    <w:rsid w:val="00D176B6"/>
    <w:rsid w:val="00D21D4D"/>
    <w:rsid w:val="00D22962"/>
    <w:rsid w:val="00D23023"/>
    <w:rsid w:val="00D23C5C"/>
    <w:rsid w:val="00D26326"/>
    <w:rsid w:val="00D270FC"/>
    <w:rsid w:val="00D27828"/>
    <w:rsid w:val="00D27FAC"/>
    <w:rsid w:val="00D304F3"/>
    <w:rsid w:val="00D32C53"/>
    <w:rsid w:val="00D353E4"/>
    <w:rsid w:val="00D4038A"/>
    <w:rsid w:val="00D415E5"/>
    <w:rsid w:val="00D42983"/>
    <w:rsid w:val="00D42D63"/>
    <w:rsid w:val="00D42FDA"/>
    <w:rsid w:val="00D45AA5"/>
    <w:rsid w:val="00D45EB3"/>
    <w:rsid w:val="00D45F4E"/>
    <w:rsid w:val="00D46A31"/>
    <w:rsid w:val="00D46CE0"/>
    <w:rsid w:val="00D46ECD"/>
    <w:rsid w:val="00D478AA"/>
    <w:rsid w:val="00D50BA6"/>
    <w:rsid w:val="00D52760"/>
    <w:rsid w:val="00D53C8F"/>
    <w:rsid w:val="00D54159"/>
    <w:rsid w:val="00D54206"/>
    <w:rsid w:val="00D544DD"/>
    <w:rsid w:val="00D5532B"/>
    <w:rsid w:val="00D579EF"/>
    <w:rsid w:val="00D60972"/>
    <w:rsid w:val="00D60A84"/>
    <w:rsid w:val="00D617C2"/>
    <w:rsid w:val="00D61EF9"/>
    <w:rsid w:val="00D62E7A"/>
    <w:rsid w:val="00D63F43"/>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5550"/>
    <w:rsid w:val="00D97449"/>
    <w:rsid w:val="00D978F2"/>
    <w:rsid w:val="00D97ED4"/>
    <w:rsid w:val="00DA0406"/>
    <w:rsid w:val="00DA0E25"/>
    <w:rsid w:val="00DA1138"/>
    <w:rsid w:val="00DA1F74"/>
    <w:rsid w:val="00DA4FBA"/>
    <w:rsid w:val="00DA7E14"/>
    <w:rsid w:val="00DA7E6B"/>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E24ED"/>
    <w:rsid w:val="00DF089E"/>
    <w:rsid w:val="00DF3149"/>
    <w:rsid w:val="00DF479A"/>
    <w:rsid w:val="00DF49A4"/>
    <w:rsid w:val="00DF58DD"/>
    <w:rsid w:val="00E01182"/>
    <w:rsid w:val="00E01B78"/>
    <w:rsid w:val="00E0203C"/>
    <w:rsid w:val="00E02063"/>
    <w:rsid w:val="00E02250"/>
    <w:rsid w:val="00E049E4"/>
    <w:rsid w:val="00E05033"/>
    <w:rsid w:val="00E05051"/>
    <w:rsid w:val="00E07420"/>
    <w:rsid w:val="00E11561"/>
    <w:rsid w:val="00E1237A"/>
    <w:rsid w:val="00E15061"/>
    <w:rsid w:val="00E156D9"/>
    <w:rsid w:val="00E17FDD"/>
    <w:rsid w:val="00E23138"/>
    <w:rsid w:val="00E2399F"/>
    <w:rsid w:val="00E25C91"/>
    <w:rsid w:val="00E26EBB"/>
    <w:rsid w:val="00E30FF5"/>
    <w:rsid w:val="00E32B32"/>
    <w:rsid w:val="00E334EE"/>
    <w:rsid w:val="00E33949"/>
    <w:rsid w:val="00E3472A"/>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57CCF"/>
    <w:rsid w:val="00E6048C"/>
    <w:rsid w:val="00E604D1"/>
    <w:rsid w:val="00E62E16"/>
    <w:rsid w:val="00E63018"/>
    <w:rsid w:val="00E631C7"/>
    <w:rsid w:val="00E63703"/>
    <w:rsid w:val="00E64E00"/>
    <w:rsid w:val="00E66E72"/>
    <w:rsid w:val="00E70198"/>
    <w:rsid w:val="00E7069A"/>
    <w:rsid w:val="00E712F8"/>
    <w:rsid w:val="00E73D7D"/>
    <w:rsid w:val="00E74185"/>
    <w:rsid w:val="00E74C45"/>
    <w:rsid w:val="00E75D06"/>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03F8"/>
    <w:rsid w:val="00EC1A1B"/>
    <w:rsid w:val="00EC1C6C"/>
    <w:rsid w:val="00EC3550"/>
    <w:rsid w:val="00EC3655"/>
    <w:rsid w:val="00EC3A06"/>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672"/>
    <w:rsid w:val="00EF2F7F"/>
    <w:rsid w:val="00EF4A96"/>
    <w:rsid w:val="00EF5348"/>
    <w:rsid w:val="00F00AE5"/>
    <w:rsid w:val="00F00C3B"/>
    <w:rsid w:val="00F04E50"/>
    <w:rsid w:val="00F05B12"/>
    <w:rsid w:val="00F06C69"/>
    <w:rsid w:val="00F07232"/>
    <w:rsid w:val="00F07C96"/>
    <w:rsid w:val="00F1471E"/>
    <w:rsid w:val="00F15681"/>
    <w:rsid w:val="00F1739D"/>
    <w:rsid w:val="00F202E5"/>
    <w:rsid w:val="00F20D72"/>
    <w:rsid w:val="00F20E57"/>
    <w:rsid w:val="00F21C33"/>
    <w:rsid w:val="00F22D3B"/>
    <w:rsid w:val="00F23E74"/>
    <w:rsid w:val="00F24465"/>
    <w:rsid w:val="00F2494A"/>
    <w:rsid w:val="00F25300"/>
    <w:rsid w:val="00F25697"/>
    <w:rsid w:val="00F25788"/>
    <w:rsid w:val="00F261BB"/>
    <w:rsid w:val="00F2638F"/>
    <w:rsid w:val="00F30478"/>
    <w:rsid w:val="00F31D76"/>
    <w:rsid w:val="00F31E5D"/>
    <w:rsid w:val="00F3301C"/>
    <w:rsid w:val="00F349B2"/>
    <w:rsid w:val="00F35379"/>
    <w:rsid w:val="00F378B6"/>
    <w:rsid w:val="00F40625"/>
    <w:rsid w:val="00F4180A"/>
    <w:rsid w:val="00F437E3"/>
    <w:rsid w:val="00F4452D"/>
    <w:rsid w:val="00F46828"/>
    <w:rsid w:val="00F50D8D"/>
    <w:rsid w:val="00F53BE4"/>
    <w:rsid w:val="00F5429A"/>
    <w:rsid w:val="00F55618"/>
    <w:rsid w:val="00F572F0"/>
    <w:rsid w:val="00F60890"/>
    <w:rsid w:val="00F61CD4"/>
    <w:rsid w:val="00F633A9"/>
    <w:rsid w:val="00F63914"/>
    <w:rsid w:val="00F6485D"/>
    <w:rsid w:val="00F651B1"/>
    <w:rsid w:val="00F66226"/>
    <w:rsid w:val="00F66B0F"/>
    <w:rsid w:val="00F674F8"/>
    <w:rsid w:val="00F714F9"/>
    <w:rsid w:val="00F72C91"/>
    <w:rsid w:val="00F73147"/>
    <w:rsid w:val="00F7328E"/>
    <w:rsid w:val="00F7480A"/>
    <w:rsid w:val="00F750C2"/>
    <w:rsid w:val="00F7538A"/>
    <w:rsid w:val="00F757CE"/>
    <w:rsid w:val="00F75A67"/>
    <w:rsid w:val="00F77786"/>
    <w:rsid w:val="00F81771"/>
    <w:rsid w:val="00F82BD1"/>
    <w:rsid w:val="00F82E9E"/>
    <w:rsid w:val="00F84F99"/>
    <w:rsid w:val="00F85943"/>
    <w:rsid w:val="00F86BEB"/>
    <w:rsid w:val="00F90BFB"/>
    <w:rsid w:val="00F913F8"/>
    <w:rsid w:val="00F92FE6"/>
    <w:rsid w:val="00F939F3"/>
    <w:rsid w:val="00F93EEF"/>
    <w:rsid w:val="00F9402C"/>
    <w:rsid w:val="00F951FC"/>
    <w:rsid w:val="00F965FF"/>
    <w:rsid w:val="00F96A30"/>
    <w:rsid w:val="00FA0402"/>
    <w:rsid w:val="00FA128C"/>
    <w:rsid w:val="00FA27DF"/>
    <w:rsid w:val="00FA3A02"/>
    <w:rsid w:val="00FA3A04"/>
    <w:rsid w:val="00FA3C54"/>
    <w:rsid w:val="00FA42F2"/>
    <w:rsid w:val="00FA7C40"/>
    <w:rsid w:val="00FB20A8"/>
    <w:rsid w:val="00FB2B09"/>
    <w:rsid w:val="00FB5A6F"/>
    <w:rsid w:val="00FB76D2"/>
    <w:rsid w:val="00FB790A"/>
    <w:rsid w:val="00FB7DED"/>
    <w:rsid w:val="00FC22C0"/>
    <w:rsid w:val="00FC2FA9"/>
    <w:rsid w:val="00FC5218"/>
    <w:rsid w:val="00FC61B0"/>
    <w:rsid w:val="00FD08B1"/>
    <w:rsid w:val="00FD1551"/>
    <w:rsid w:val="00FD4695"/>
    <w:rsid w:val="00FD7055"/>
    <w:rsid w:val="00FE011C"/>
    <w:rsid w:val="00FE08D6"/>
    <w:rsid w:val="00FE1183"/>
    <w:rsid w:val="00FE12FB"/>
    <w:rsid w:val="00FE254C"/>
    <w:rsid w:val="00FE3DE0"/>
    <w:rsid w:val="00FE4470"/>
    <w:rsid w:val="00FE62D2"/>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38379181">
      <w:bodyDiv w:val="1"/>
      <w:marLeft w:val="0"/>
      <w:marRight w:val="0"/>
      <w:marTop w:val="0"/>
      <w:marBottom w:val="0"/>
      <w:divBdr>
        <w:top w:val="none" w:sz="0" w:space="0" w:color="auto"/>
        <w:left w:val="none" w:sz="0" w:space="0" w:color="auto"/>
        <w:bottom w:val="none" w:sz="0" w:space="0" w:color="auto"/>
        <w:right w:val="none" w:sz="0" w:space="0" w:color="auto"/>
      </w:divBdr>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759374640">
      <w:bodyDiv w:val="1"/>
      <w:marLeft w:val="0"/>
      <w:marRight w:val="0"/>
      <w:marTop w:val="0"/>
      <w:marBottom w:val="0"/>
      <w:divBdr>
        <w:top w:val="none" w:sz="0" w:space="0" w:color="auto"/>
        <w:left w:val="none" w:sz="0" w:space="0" w:color="auto"/>
        <w:bottom w:val="none" w:sz="0" w:space="0" w:color="auto"/>
        <w:right w:val="none" w:sz="0" w:space="0" w:color="auto"/>
      </w:divBdr>
    </w:div>
    <w:div w:id="769547632">
      <w:bodyDiv w:val="1"/>
      <w:marLeft w:val="0"/>
      <w:marRight w:val="0"/>
      <w:marTop w:val="0"/>
      <w:marBottom w:val="0"/>
      <w:divBdr>
        <w:top w:val="none" w:sz="0" w:space="0" w:color="auto"/>
        <w:left w:val="none" w:sz="0" w:space="0" w:color="auto"/>
        <w:bottom w:val="none" w:sz="0" w:space="0" w:color="auto"/>
        <w:right w:val="none" w:sz="0" w:space="0" w:color="auto"/>
      </w:divBdr>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0868955">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035430143">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290405198">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534001390">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599242">
      <w:bodyDiv w:val="1"/>
      <w:marLeft w:val="0"/>
      <w:marRight w:val="0"/>
      <w:marTop w:val="0"/>
      <w:marBottom w:val="0"/>
      <w:divBdr>
        <w:top w:val="none" w:sz="0" w:space="0" w:color="auto"/>
        <w:left w:val="none" w:sz="0" w:space="0" w:color="auto"/>
        <w:bottom w:val="none" w:sz="0" w:space="0" w:color="auto"/>
        <w:right w:val="none" w:sz="0" w:space="0" w:color="auto"/>
      </w:divBdr>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087653830">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childer@gwmail.gwu.edu" TargetMode="Externa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fontTable" Target="fontTable.xml"/><Relationship Id="rId28" Type="http://schemas.openxmlformats.org/officeDocument/2006/relationships/theme" Target="theme/theme1.xml"/><Relationship Id="rId30"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2EDAC-0605-9B48-901E-8219FAB04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27</Pages>
  <Words>28715</Words>
  <Characters>163681</Characters>
  <Application>Microsoft Macintosh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63</cp:revision>
  <dcterms:created xsi:type="dcterms:W3CDTF">2016-02-16T19:20:00Z</dcterms:created>
  <dcterms:modified xsi:type="dcterms:W3CDTF">2016-03-15T02:37:00Z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citations="61" publications="66"/&gt;&lt;/info&gt;PAPERS2_INFO_END</vt:lpwstr>
  </property>
</Properties>
</file>