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7DF0AC56" w:rsidR="009C253D" w:rsidRPr="00980EE9" w:rsidRDefault="009C253D" w:rsidP="00A414D3">
      <w:pPr>
        <w:rPr>
          <w:rFonts w:ascii="Times New Roman" w:hAnsi="Times New Roman" w:cs="Times New Roman"/>
        </w:rPr>
      </w:pPr>
      <w:r>
        <w:rPr>
          <w:rFonts w:ascii="Times New Roman" w:hAnsi="Times New Roman" w:cs="Times New Roman"/>
          <w:b/>
          <w:sz w:val="28"/>
          <w:szCs w:val="28"/>
        </w:rPr>
        <w:t>Mammalian Brain Increases are Unrelated to Global Climate</w:t>
      </w:r>
    </w:p>
    <w:p w14:paraId="256DCD85" w14:textId="77777777" w:rsidR="0075029C" w:rsidRPr="00862889" w:rsidRDefault="0075029C" w:rsidP="009338F8">
      <w:pPr>
        <w:jc w:val="center"/>
        <w:rPr>
          <w:rFonts w:ascii="Times New Roman" w:hAnsi="Times New Roman" w:cs="Times New Roman"/>
        </w:rPr>
      </w:pPr>
    </w:p>
    <w:p w14:paraId="4CDBFD74" w14:textId="19B4EFFA"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980EE9" w:rsidRPr="00106D5E">
        <w:rPr>
          <w:rFonts w:ascii="Times New Roman" w:hAnsi="Times New Roman" w:cs="Times New Roman"/>
          <w:vertAlign w:val="superscript"/>
        </w:rPr>
        <w:t>1</w:t>
      </w:r>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9C253D" w:rsidRDefault="00C5200D" w:rsidP="00A414D3">
      <w:pPr>
        <w:rPr>
          <w:rFonts w:ascii="Times New Roman" w:hAnsi="Times New Roman" w:cs="Times New Roman"/>
          <w:i/>
        </w:rPr>
      </w:pPr>
      <w:r w:rsidRPr="009C253D">
        <w:rPr>
          <w:rFonts w:ascii="Times New Roman" w:hAnsi="Times New Roman" w:cs="Times New Roman"/>
          <w:i/>
          <w:vertAlign w:val="superscript"/>
        </w:rPr>
        <w:t>1</w:t>
      </w:r>
      <w:r w:rsidR="005024D6" w:rsidRPr="009C253D">
        <w:rPr>
          <w:rFonts w:ascii="Times New Roman" w:hAnsi="Times New Roman" w:cs="Times New Roman"/>
          <w:i/>
        </w:rPr>
        <w:t>Department of Anthropology</w:t>
      </w:r>
      <w:r w:rsidR="00A414D3" w:rsidRPr="009C253D">
        <w:rPr>
          <w:rFonts w:ascii="Times New Roman" w:hAnsi="Times New Roman" w:cs="Times New Roman"/>
          <w:i/>
        </w:rPr>
        <w:t xml:space="preserve">, Center for Advanced Study of </w:t>
      </w:r>
      <w:r w:rsidRPr="009C253D">
        <w:rPr>
          <w:rFonts w:ascii="Times New Roman" w:hAnsi="Times New Roman" w:cs="Times New Roman"/>
          <w:i/>
        </w:rPr>
        <w:t>Human</w:t>
      </w:r>
      <w:r w:rsidR="00A414D3" w:rsidRPr="009C253D">
        <w:rPr>
          <w:rFonts w:ascii="Times New Roman" w:hAnsi="Times New Roman" w:cs="Times New Roman"/>
          <w:i/>
        </w:rPr>
        <w:t xml:space="preserve"> Paleobiology, </w:t>
      </w:r>
    </w:p>
    <w:p w14:paraId="60B7D670" w14:textId="58A246D7" w:rsidR="0075029C" w:rsidRPr="009C253D" w:rsidRDefault="0075029C" w:rsidP="00243325">
      <w:pPr>
        <w:rPr>
          <w:rFonts w:ascii="Times New Roman" w:hAnsi="Times New Roman" w:cs="Times New Roman"/>
          <w:i/>
        </w:rPr>
      </w:pPr>
      <w:r w:rsidRPr="009C253D">
        <w:rPr>
          <w:rFonts w:ascii="Times New Roman" w:hAnsi="Times New Roman" w:cs="Times New Roman"/>
          <w:i/>
        </w:rPr>
        <w:t>The George Washington University</w:t>
      </w:r>
      <w:r w:rsidR="00A414D3" w:rsidRPr="009C253D">
        <w:rPr>
          <w:rFonts w:ascii="Times New Roman" w:hAnsi="Times New Roman" w:cs="Times New Roman"/>
          <w:i/>
        </w:rPr>
        <w:t>, USA</w:t>
      </w:r>
    </w:p>
    <w:p w14:paraId="07AA81CC" w14:textId="77777777" w:rsidR="0075029C" w:rsidRPr="009C253D" w:rsidRDefault="0075029C" w:rsidP="009338F8">
      <w:pPr>
        <w:jc w:val="center"/>
        <w:rPr>
          <w:rFonts w:ascii="Times New Roman" w:hAnsi="Times New Roman" w:cs="Times New Roman"/>
        </w:rPr>
      </w:pPr>
    </w:p>
    <w:p w14:paraId="7BA34751" w14:textId="77777777" w:rsidR="00FF519C" w:rsidRPr="00862889" w:rsidRDefault="00FF519C" w:rsidP="009338F8">
      <w:pPr>
        <w:jc w:val="center"/>
        <w:rPr>
          <w:rFonts w:ascii="Times New Roman" w:hAnsi="Times New Roman" w:cs="Times New Roman"/>
        </w:rPr>
      </w:pPr>
    </w:p>
    <w:p w14:paraId="0C046A03" w14:textId="050B624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 xml:space="preserve"> </w:t>
      </w:r>
      <w:hyperlink r:id="rId8"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43FCB040"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w:t>
      </w:r>
      <w:r w:rsidR="007B3DFF">
        <w:rPr>
          <w:rFonts w:ascii="Times New Roman" w:hAnsi="Times New Roman" w:cs="Times New Roman"/>
        </w:rPr>
        <w:t>ion</w:t>
      </w:r>
      <w:r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776B3540" w14:textId="77777777" w:rsidR="005C6731" w:rsidRDefault="005C6731">
      <w:pPr>
        <w:rPr>
          <w:rFonts w:ascii="Times New Roman" w:hAnsi="Times New Roman" w:cs="Times New Roman"/>
          <w:b/>
        </w:rPr>
      </w:pPr>
      <w:r>
        <w:rPr>
          <w:rFonts w:ascii="Times New Roman" w:hAnsi="Times New Roman" w:cs="Times New Roman"/>
          <w:b/>
        </w:rPr>
        <w:br w:type="page"/>
      </w:r>
    </w:p>
    <w:p w14:paraId="56E68FF1" w14:textId="23A476B8" w:rsidR="00EF4A96" w:rsidRPr="007A7AD4" w:rsidRDefault="00EF4A96" w:rsidP="00EF4A96">
      <w:pPr>
        <w:pStyle w:val="ListParagraph"/>
        <w:numPr>
          <w:ilvl w:val="0"/>
          <w:numId w:val="9"/>
        </w:numPr>
        <w:rPr>
          <w:rFonts w:ascii="Times New Roman" w:hAnsi="Times New Roman" w:cs="Times New Roman"/>
          <w:b/>
        </w:rPr>
      </w:pPr>
      <w:r w:rsidRPr="007A7AD4">
        <w:rPr>
          <w:rFonts w:ascii="Times New Roman" w:hAnsi="Times New Roman" w:cs="Times New Roman"/>
          <w:b/>
        </w:rPr>
        <w:lastRenderedPageBreak/>
        <w:t>Abstract</w:t>
      </w:r>
    </w:p>
    <w:p w14:paraId="662CEB23" w14:textId="6D931194" w:rsidR="00EF4A96" w:rsidRDefault="00EF4A96" w:rsidP="00EF4A96">
      <w:pPr>
        <w:pStyle w:val="ListParagraph"/>
        <w:numPr>
          <w:ilvl w:val="1"/>
          <w:numId w:val="9"/>
        </w:numPr>
        <w:rPr>
          <w:rFonts w:ascii="Times New Roman" w:hAnsi="Times New Roman" w:cs="Times New Roman"/>
        </w:rPr>
      </w:pPr>
      <w:r>
        <w:rPr>
          <w:rFonts w:ascii="Times New Roman" w:hAnsi="Times New Roman" w:cs="Times New Roman"/>
        </w:rPr>
        <w:t>Orders</w:t>
      </w:r>
    </w:p>
    <w:p w14:paraId="5B808C4B" w14:textId="23E40624" w:rsidR="00EF4A96" w:rsidRDefault="00EF4A96" w:rsidP="00EF4A96">
      <w:pPr>
        <w:pStyle w:val="ListParagraph"/>
        <w:numPr>
          <w:ilvl w:val="1"/>
          <w:numId w:val="9"/>
        </w:numPr>
        <w:rPr>
          <w:rFonts w:ascii="Times New Roman" w:hAnsi="Times New Roman" w:cs="Times New Roman"/>
        </w:rPr>
      </w:pPr>
      <w:r>
        <w:rPr>
          <w:rFonts w:ascii="Times New Roman" w:hAnsi="Times New Roman" w:cs="Times New Roman"/>
        </w:rPr>
        <w:t xml:space="preserve">Climate </w:t>
      </w:r>
      <w:r w:rsidR="00B51FFA">
        <w:rPr>
          <w:rFonts w:ascii="Times New Roman" w:hAnsi="Times New Roman" w:cs="Times New Roman"/>
        </w:rPr>
        <w:t>m</w:t>
      </w:r>
      <w:r>
        <w:rPr>
          <w:rFonts w:ascii="Times New Roman" w:hAnsi="Times New Roman" w:cs="Times New Roman"/>
        </w:rPr>
        <w:t xml:space="preserve">ultiple </w:t>
      </w:r>
      <w:r w:rsidR="00B51FFA">
        <w:rPr>
          <w:rFonts w:ascii="Times New Roman" w:hAnsi="Times New Roman" w:cs="Times New Roman"/>
        </w:rPr>
        <w:t>r</w:t>
      </w:r>
      <w:r>
        <w:rPr>
          <w:rFonts w:ascii="Times New Roman" w:hAnsi="Times New Roman" w:cs="Times New Roman"/>
        </w:rPr>
        <w:t>egressions</w:t>
      </w:r>
    </w:p>
    <w:p w14:paraId="3E165007" w14:textId="248FBB29" w:rsidR="00EF4A96" w:rsidRDefault="00B51FFA" w:rsidP="00EF4A96">
      <w:pPr>
        <w:pStyle w:val="ListParagraph"/>
        <w:numPr>
          <w:ilvl w:val="1"/>
          <w:numId w:val="9"/>
        </w:numPr>
        <w:rPr>
          <w:rFonts w:ascii="Times New Roman" w:hAnsi="Times New Roman" w:cs="Times New Roman"/>
        </w:rPr>
      </w:pPr>
      <w:r>
        <w:rPr>
          <w:rFonts w:ascii="Times New Roman" w:hAnsi="Times New Roman" w:cs="Times New Roman"/>
        </w:rPr>
        <w:t>Temporal a</w:t>
      </w:r>
      <w:r w:rsidR="00EF4A96">
        <w:rPr>
          <w:rFonts w:ascii="Times New Roman" w:hAnsi="Times New Roman" w:cs="Times New Roman"/>
        </w:rPr>
        <w:t>utocorrelation</w:t>
      </w:r>
    </w:p>
    <w:p w14:paraId="1EF6906F" w14:textId="77777777" w:rsidR="00EF4A96" w:rsidRPr="00FB7DED" w:rsidRDefault="00EF4A96" w:rsidP="00EF4A96">
      <w:pPr>
        <w:pStyle w:val="ListParagraph"/>
        <w:numPr>
          <w:ilvl w:val="0"/>
          <w:numId w:val="9"/>
        </w:numPr>
        <w:rPr>
          <w:rFonts w:ascii="Times New Roman" w:hAnsi="Times New Roman" w:cs="Times New Roman"/>
          <w:b/>
        </w:rPr>
      </w:pPr>
      <w:r w:rsidRPr="007A7AD4">
        <w:rPr>
          <w:rFonts w:ascii="Times New Roman" w:hAnsi="Times New Roman" w:cs="Times New Roman"/>
          <w:b/>
        </w:rPr>
        <w:t>Introduction</w:t>
      </w:r>
    </w:p>
    <w:p w14:paraId="650503FF" w14:textId="523524DD" w:rsidR="00FB7DED" w:rsidRPr="00FB7DED" w:rsidRDefault="00FB7DED" w:rsidP="00FB7DED">
      <w:pPr>
        <w:pStyle w:val="ListParagraph"/>
        <w:numPr>
          <w:ilvl w:val="1"/>
          <w:numId w:val="9"/>
        </w:numPr>
        <w:rPr>
          <w:rFonts w:ascii="Times New Roman" w:hAnsi="Times New Roman" w:cs="Times New Roman"/>
          <w:b/>
        </w:rPr>
      </w:pPr>
      <w:r>
        <w:rPr>
          <w:rFonts w:ascii="Times New Roman" w:hAnsi="Times New Roman" w:cs="Times New Roman"/>
        </w:rPr>
        <w:t>Orders previously investigated for CC vs. climate</w:t>
      </w:r>
    </w:p>
    <w:p w14:paraId="0C77278E" w14:textId="20A61F7D" w:rsidR="00FB7DED" w:rsidRPr="00FB7DED" w:rsidRDefault="009B63F0" w:rsidP="00FB7DED">
      <w:pPr>
        <w:pStyle w:val="ListParagraph"/>
        <w:numPr>
          <w:ilvl w:val="1"/>
          <w:numId w:val="9"/>
        </w:numPr>
        <w:rPr>
          <w:rFonts w:ascii="Times New Roman" w:hAnsi="Times New Roman" w:cs="Times New Roman"/>
          <w:b/>
        </w:rPr>
      </w:pPr>
      <w:r>
        <w:rPr>
          <w:rFonts w:ascii="Times New Roman" w:hAnsi="Times New Roman" w:cs="Times New Roman"/>
        </w:rPr>
        <w:t>Competing</w:t>
      </w:r>
      <w:r w:rsidR="00FB7DED">
        <w:rPr>
          <w:rFonts w:ascii="Times New Roman" w:hAnsi="Times New Roman" w:cs="Times New Roman"/>
        </w:rPr>
        <w:t xml:space="preserve"> hypotheses</w:t>
      </w:r>
    </w:p>
    <w:p w14:paraId="5BD4078D" w14:textId="44E2D3EE" w:rsidR="00FB7DED" w:rsidRPr="00FB7DED" w:rsidRDefault="00FB7DED" w:rsidP="00FB7DED">
      <w:pPr>
        <w:pStyle w:val="ListParagraph"/>
        <w:numPr>
          <w:ilvl w:val="2"/>
          <w:numId w:val="9"/>
        </w:numPr>
        <w:rPr>
          <w:rFonts w:ascii="Times New Roman" w:hAnsi="Times New Roman" w:cs="Times New Roman"/>
          <w:b/>
        </w:rPr>
      </w:pPr>
      <w:r>
        <w:rPr>
          <w:rFonts w:ascii="Times New Roman" w:hAnsi="Times New Roman" w:cs="Times New Roman"/>
        </w:rPr>
        <w:t>Trend selection</w:t>
      </w:r>
    </w:p>
    <w:p w14:paraId="615E76AB" w14:textId="36F4BD7D" w:rsidR="00FB7DED" w:rsidRPr="00FB7DED" w:rsidRDefault="00FB7DED" w:rsidP="00FB7DED">
      <w:pPr>
        <w:pStyle w:val="ListParagraph"/>
        <w:numPr>
          <w:ilvl w:val="2"/>
          <w:numId w:val="9"/>
        </w:numPr>
        <w:rPr>
          <w:rFonts w:ascii="Times New Roman" w:hAnsi="Times New Roman" w:cs="Times New Roman"/>
          <w:b/>
        </w:rPr>
      </w:pPr>
      <w:r>
        <w:rPr>
          <w:rFonts w:ascii="Times New Roman" w:hAnsi="Times New Roman" w:cs="Times New Roman"/>
        </w:rPr>
        <w:t>Variability selection</w:t>
      </w:r>
    </w:p>
    <w:p w14:paraId="68FFC350" w14:textId="083C4345" w:rsidR="00FB7DED" w:rsidRPr="009B63F0" w:rsidRDefault="00FB7DED" w:rsidP="00FB7DED">
      <w:pPr>
        <w:pStyle w:val="ListParagraph"/>
        <w:numPr>
          <w:ilvl w:val="2"/>
          <w:numId w:val="9"/>
        </w:numPr>
        <w:rPr>
          <w:rFonts w:ascii="Times New Roman" w:hAnsi="Times New Roman" w:cs="Times New Roman"/>
          <w:b/>
        </w:rPr>
      </w:pPr>
      <w:r>
        <w:rPr>
          <w:rFonts w:ascii="Times New Roman" w:hAnsi="Times New Roman" w:cs="Times New Roman"/>
        </w:rPr>
        <w:t xml:space="preserve">Rate </w:t>
      </w:r>
      <w:r w:rsidR="009B63F0">
        <w:rPr>
          <w:rFonts w:ascii="Times New Roman" w:hAnsi="Times New Roman" w:cs="Times New Roman"/>
        </w:rPr>
        <w:t>selection</w:t>
      </w:r>
      <w:r>
        <w:rPr>
          <w:rFonts w:ascii="Times New Roman" w:hAnsi="Times New Roman" w:cs="Times New Roman"/>
        </w:rPr>
        <w:t xml:space="preserve"> (novel)</w:t>
      </w:r>
    </w:p>
    <w:p w14:paraId="0AED6538" w14:textId="52091742" w:rsidR="009B63F0" w:rsidRPr="009B63F0" w:rsidRDefault="009B63F0" w:rsidP="009B63F0">
      <w:pPr>
        <w:pStyle w:val="ListParagraph"/>
        <w:numPr>
          <w:ilvl w:val="1"/>
          <w:numId w:val="9"/>
        </w:numPr>
        <w:rPr>
          <w:rFonts w:ascii="Times New Roman" w:hAnsi="Times New Roman" w:cs="Times New Roman"/>
          <w:b/>
        </w:rPr>
      </w:pPr>
      <w:r>
        <w:rPr>
          <w:rFonts w:ascii="Times New Roman" w:hAnsi="Times New Roman" w:cs="Times New Roman"/>
        </w:rPr>
        <w:t>Temporal autocorrelation</w:t>
      </w:r>
    </w:p>
    <w:p w14:paraId="4BBAFBA0" w14:textId="2BC38C1B" w:rsidR="00EF4A96" w:rsidRPr="007A7AD4" w:rsidRDefault="00EF4A96" w:rsidP="00EF4A96">
      <w:pPr>
        <w:pStyle w:val="ListParagraph"/>
        <w:numPr>
          <w:ilvl w:val="0"/>
          <w:numId w:val="9"/>
        </w:numPr>
        <w:rPr>
          <w:rFonts w:ascii="Times New Roman" w:hAnsi="Times New Roman" w:cs="Times New Roman"/>
          <w:b/>
        </w:rPr>
      </w:pPr>
      <w:r w:rsidRPr="007A7AD4">
        <w:rPr>
          <w:rFonts w:ascii="Times New Roman" w:hAnsi="Times New Roman" w:cs="Times New Roman"/>
          <w:b/>
        </w:rPr>
        <w:t xml:space="preserve">Materials </w:t>
      </w:r>
    </w:p>
    <w:p w14:paraId="2350BA41" w14:textId="19C91401"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Climate data</w:t>
      </w:r>
      <w:r w:rsidR="002D32FE">
        <w:rPr>
          <w:rFonts w:ascii="Times New Roman" w:hAnsi="Times New Roman" w:cs="Times New Roman"/>
        </w:rPr>
        <w:t xml:space="preserve"> (intervals)</w:t>
      </w:r>
    </w:p>
    <w:p w14:paraId="390BD528" w14:textId="2FC25559"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Fossil data</w:t>
      </w:r>
    </w:p>
    <w:p w14:paraId="0F3BCCF2" w14:textId="04322321"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Ancestral state reconstructions</w:t>
      </w:r>
    </w:p>
    <w:p w14:paraId="6B0621CF" w14:textId="1F7402C4" w:rsidR="00B51FFA" w:rsidRPr="007A7AD4" w:rsidRDefault="00B51FFA" w:rsidP="00B51FFA">
      <w:pPr>
        <w:pStyle w:val="ListParagraph"/>
        <w:numPr>
          <w:ilvl w:val="0"/>
          <w:numId w:val="9"/>
        </w:numPr>
        <w:rPr>
          <w:rFonts w:ascii="Times New Roman" w:hAnsi="Times New Roman" w:cs="Times New Roman"/>
          <w:b/>
        </w:rPr>
      </w:pPr>
      <w:r w:rsidRPr="007A7AD4">
        <w:rPr>
          <w:rFonts w:ascii="Times New Roman" w:hAnsi="Times New Roman" w:cs="Times New Roman"/>
          <w:b/>
        </w:rPr>
        <w:t>Methods</w:t>
      </w:r>
    </w:p>
    <w:p w14:paraId="7D47A36C" w14:textId="40556636" w:rsidR="002D32FE" w:rsidRDefault="002D32FE" w:rsidP="00B51FFA">
      <w:pPr>
        <w:pStyle w:val="ListParagraph"/>
        <w:numPr>
          <w:ilvl w:val="1"/>
          <w:numId w:val="9"/>
        </w:numPr>
        <w:rPr>
          <w:rFonts w:ascii="Times New Roman" w:hAnsi="Times New Roman" w:cs="Times New Roman"/>
        </w:rPr>
      </w:pPr>
      <w:r>
        <w:rPr>
          <w:rFonts w:ascii="Times New Roman" w:hAnsi="Times New Roman" w:cs="Times New Roman"/>
        </w:rPr>
        <w:t>CC vs. Time linear regressions</w:t>
      </w:r>
    </w:p>
    <w:p w14:paraId="6DFD79C3" w14:textId="17680BAC"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Multiple regressions</w:t>
      </w:r>
    </w:p>
    <w:p w14:paraId="0D9471EC" w14:textId="624F5B82"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 xml:space="preserve">Detrending </w:t>
      </w:r>
      <w:r w:rsidR="001B407B">
        <w:rPr>
          <w:rFonts w:ascii="Times New Roman" w:hAnsi="Times New Roman" w:cs="Times New Roman"/>
        </w:rPr>
        <w:t>time series</w:t>
      </w:r>
      <w:r>
        <w:rPr>
          <w:rFonts w:ascii="Times New Roman" w:hAnsi="Times New Roman" w:cs="Times New Roman"/>
        </w:rPr>
        <w:t xml:space="preserve"> data</w:t>
      </w:r>
    </w:p>
    <w:p w14:paraId="6527D8D5" w14:textId="043DEB4D" w:rsidR="00EF4A96" w:rsidRPr="007A7AD4" w:rsidRDefault="00B51FFA" w:rsidP="00EF4A96">
      <w:pPr>
        <w:pStyle w:val="ListParagraph"/>
        <w:numPr>
          <w:ilvl w:val="0"/>
          <w:numId w:val="9"/>
        </w:numPr>
        <w:rPr>
          <w:rFonts w:ascii="Times New Roman" w:hAnsi="Times New Roman" w:cs="Times New Roman"/>
        </w:rPr>
      </w:pPr>
      <w:r w:rsidRPr="007A7AD4">
        <w:rPr>
          <w:rFonts w:ascii="Times New Roman" w:hAnsi="Times New Roman" w:cs="Times New Roman"/>
          <w:b/>
        </w:rPr>
        <w:t>Results</w:t>
      </w:r>
    </w:p>
    <w:p w14:paraId="6A538722" w14:textId="588E668D" w:rsidR="007A7AD4" w:rsidRPr="007A7AD4" w:rsidRDefault="007A7AD4" w:rsidP="007A7AD4">
      <w:pPr>
        <w:pStyle w:val="ListParagraph"/>
        <w:numPr>
          <w:ilvl w:val="1"/>
          <w:numId w:val="9"/>
        </w:numPr>
        <w:rPr>
          <w:rFonts w:ascii="Times New Roman" w:hAnsi="Times New Roman" w:cs="Times New Roman"/>
        </w:rPr>
      </w:pPr>
      <w:r w:rsidRPr="007A7AD4">
        <w:rPr>
          <w:rFonts w:ascii="Times New Roman" w:hAnsi="Times New Roman" w:cs="Times New Roman"/>
        </w:rPr>
        <w:t>Fossil</w:t>
      </w:r>
      <w:r>
        <w:rPr>
          <w:rFonts w:ascii="Times New Roman" w:hAnsi="Times New Roman" w:cs="Times New Roman"/>
        </w:rPr>
        <w:t>s:</w:t>
      </w:r>
      <w:r w:rsidRPr="007A7AD4">
        <w:rPr>
          <w:rFonts w:ascii="Times New Roman" w:hAnsi="Times New Roman" w:cs="Times New Roman"/>
        </w:rPr>
        <w:t xml:space="preserve"> </w:t>
      </w:r>
      <w:r>
        <w:rPr>
          <w:rFonts w:ascii="Times New Roman" w:hAnsi="Times New Roman" w:cs="Times New Roman"/>
        </w:rPr>
        <w:t>CC vs. Time</w:t>
      </w:r>
      <w:r w:rsidR="00142D2A">
        <w:rPr>
          <w:rFonts w:ascii="Times New Roman" w:hAnsi="Times New Roman" w:cs="Times New Roman"/>
        </w:rPr>
        <w:t xml:space="preserve"> (Fossils, Ancestrals)</w:t>
      </w:r>
    </w:p>
    <w:p w14:paraId="5F90624F" w14:textId="5CC5183C" w:rsidR="007A7AD4" w:rsidRDefault="007A7AD4" w:rsidP="007A7AD4">
      <w:pPr>
        <w:pStyle w:val="ListParagraph"/>
        <w:numPr>
          <w:ilvl w:val="1"/>
          <w:numId w:val="9"/>
        </w:numPr>
        <w:rPr>
          <w:rFonts w:ascii="Times New Roman" w:hAnsi="Times New Roman" w:cs="Times New Roman"/>
        </w:rPr>
      </w:pPr>
      <w:r>
        <w:rPr>
          <w:rFonts w:ascii="Times New Roman" w:hAnsi="Times New Roman" w:cs="Times New Roman"/>
        </w:rPr>
        <w:t>High, Moderate, or Low Confidence</w:t>
      </w:r>
    </w:p>
    <w:p w14:paraId="41185015" w14:textId="6A011054" w:rsidR="007A7AD4" w:rsidRDefault="007A7AD4" w:rsidP="007A7AD4">
      <w:pPr>
        <w:pStyle w:val="ListParagraph"/>
        <w:numPr>
          <w:ilvl w:val="1"/>
          <w:numId w:val="9"/>
        </w:numPr>
        <w:rPr>
          <w:rFonts w:ascii="Times New Roman" w:hAnsi="Times New Roman" w:cs="Times New Roman"/>
        </w:rPr>
      </w:pPr>
      <w:r>
        <w:rPr>
          <w:rFonts w:ascii="Times New Roman" w:hAnsi="Times New Roman" w:cs="Times New Roman"/>
        </w:rPr>
        <w:t>CC vs. Climate</w:t>
      </w:r>
    </w:p>
    <w:p w14:paraId="1C5DFB94" w14:textId="45DC4FF1" w:rsidR="007A7AD4" w:rsidRDefault="00142D2A" w:rsidP="007A7AD4">
      <w:pPr>
        <w:pStyle w:val="ListParagraph"/>
        <w:numPr>
          <w:ilvl w:val="2"/>
          <w:numId w:val="9"/>
        </w:numPr>
        <w:rPr>
          <w:rFonts w:ascii="Times New Roman" w:hAnsi="Times New Roman" w:cs="Times New Roman"/>
        </w:rPr>
      </w:pPr>
      <w:r>
        <w:rPr>
          <w:rFonts w:ascii="Times New Roman" w:hAnsi="Times New Roman" w:cs="Times New Roman"/>
        </w:rPr>
        <w:t xml:space="preserve">Fossils: </w:t>
      </w:r>
      <w:r w:rsidR="007A7AD4">
        <w:rPr>
          <w:rFonts w:ascii="Times New Roman" w:hAnsi="Times New Roman" w:cs="Times New Roman"/>
        </w:rPr>
        <w:t>Trended vs. Detrended</w:t>
      </w:r>
    </w:p>
    <w:p w14:paraId="2FF399D5" w14:textId="2F614C95" w:rsidR="00142D2A" w:rsidRDefault="00142D2A" w:rsidP="007A7AD4">
      <w:pPr>
        <w:pStyle w:val="ListParagraph"/>
        <w:numPr>
          <w:ilvl w:val="2"/>
          <w:numId w:val="9"/>
        </w:numPr>
        <w:rPr>
          <w:rFonts w:ascii="Times New Roman" w:hAnsi="Times New Roman" w:cs="Times New Roman"/>
        </w:rPr>
      </w:pPr>
      <w:r>
        <w:rPr>
          <w:rFonts w:ascii="Times New Roman" w:hAnsi="Times New Roman" w:cs="Times New Roman"/>
        </w:rPr>
        <w:t>Ancestrals: Trended vs Detrended</w:t>
      </w:r>
    </w:p>
    <w:p w14:paraId="7D0D59E0" w14:textId="6D6FA9ED" w:rsidR="00B51FFA" w:rsidRPr="00164133" w:rsidRDefault="00B51FFA" w:rsidP="00EF4A96">
      <w:pPr>
        <w:pStyle w:val="ListParagraph"/>
        <w:numPr>
          <w:ilvl w:val="0"/>
          <w:numId w:val="9"/>
        </w:numPr>
        <w:rPr>
          <w:rFonts w:ascii="Times New Roman" w:hAnsi="Times New Roman" w:cs="Times New Roman"/>
        </w:rPr>
      </w:pPr>
      <w:r w:rsidRPr="007A7AD4">
        <w:rPr>
          <w:rFonts w:ascii="Times New Roman" w:hAnsi="Times New Roman" w:cs="Times New Roman"/>
          <w:b/>
        </w:rPr>
        <w:t>Discussion</w:t>
      </w:r>
    </w:p>
    <w:p w14:paraId="364542E4" w14:textId="736366FA" w:rsidR="004D7214" w:rsidRDefault="004D7214" w:rsidP="00164133">
      <w:pPr>
        <w:pStyle w:val="ListParagraph"/>
        <w:numPr>
          <w:ilvl w:val="1"/>
          <w:numId w:val="9"/>
        </w:numPr>
        <w:rPr>
          <w:rFonts w:ascii="Times New Roman" w:hAnsi="Times New Roman" w:cs="Times New Roman"/>
        </w:rPr>
      </w:pPr>
      <w:r>
        <w:rPr>
          <w:rFonts w:ascii="Times New Roman" w:hAnsi="Times New Roman" w:cs="Times New Roman"/>
        </w:rPr>
        <w:t>Limitations</w:t>
      </w:r>
    </w:p>
    <w:p w14:paraId="1A240869" w14:textId="65D3AF6F" w:rsidR="004D7214" w:rsidRDefault="004D7214" w:rsidP="004D7214">
      <w:pPr>
        <w:pStyle w:val="ListParagraph"/>
        <w:numPr>
          <w:ilvl w:val="2"/>
          <w:numId w:val="9"/>
        </w:numPr>
        <w:rPr>
          <w:rFonts w:ascii="Times New Roman" w:hAnsi="Times New Roman" w:cs="Times New Roman"/>
        </w:rPr>
      </w:pPr>
      <w:r>
        <w:rPr>
          <w:rFonts w:ascii="Times New Roman" w:hAnsi="Times New Roman" w:cs="Times New Roman"/>
        </w:rPr>
        <w:t>There’s no defined interval of</w:t>
      </w:r>
    </w:p>
    <w:p w14:paraId="4BFBD36B" w14:textId="1F41B18D" w:rsidR="00164133" w:rsidRDefault="00164133" w:rsidP="00164133">
      <w:pPr>
        <w:pStyle w:val="ListParagraph"/>
        <w:numPr>
          <w:ilvl w:val="1"/>
          <w:numId w:val="9"/>
        </w:numPr>
        <w:rPr>
          <w:rFonts w:ascii="Times New Roman" w:hAnsi="Times New Roman" w:cs="Times New Roman"/>
        </w:rPr>
      </w:pPr>
      <w:r w:rsidRPr="00164133">
        <w:rPr>
          <w:rFonts w:ascii="Times New Roman" w:hAnsi="Times New Roman" w:cs="Times New Roman"/>
        </w:rPr>
        <w:t>Not all possible cl</w:t>
      </w:r>
      <w:r w:rsidR="004D7214">
        <w:rPr>
          <w:rFonts w:ascii="Times New Roman" w:hAnsi="Times New Roman" w:cs="Times New Roman"/>
        </w:rPr>
        <w:t>imatic</w:t>
      </w:r>
      <w:r w:rsidRPr="00164133">
        <w:rPr>
          <w:rFonts w:ascii="Times New Roman" w:hAnsi="Times New Roman" w:cs="Times New Roman"/>
        </w:rPr>
        <w:t xml:space="preserve"> variables were tested, but this could </w:t>
      </w:r>
      <w:r>
        <w:rPr>
          <w:rFonts w:ascii="Times New Roman" w:hAnsi="Times New Roman" w:cs="Times New Roman"/>
        </w:rPr>
        <w:t xml:space="preserve">be </w:t>
      </w:r>
      <w:r w:rsidRPr="00164133">
        <w:rPr>
          <w:rFonts w:ascii="Times New Roman" w:hAnsi="Times New Roman" w:cs="Times New Roman"/>
        </w:rPr>
        <w:t>used as a framework for others to investigate climate and evolutionary changes.</w:t>
      </w:r>
    </w:p>
    <w:p w14:paraId="51936CEF" w14:textId="4740B90C" w:rsidR="00164133" w:rsidRDefault="00164133" w:rsidP="00164133">
      <w:pPr>
        <w:pStyle w:val="ListParagraph"/>
        <w:numPr>
          <w:ilvl w:val="2"/>
          <w:numId w:val="9"/>
        </w:numPr>
        <w:rPr>
          <w:rFonts w:ascii="Times New Roman" w:hAnsi="Times New Roman" w:cs="Times New Roman"/>
        </w:rPr>
      </w:pPr>
      <w:r>
        <w:rPr>
          <w:rFonts w:ascii="Times New Roman" w:hAnsi="Times New Roman" w:cs="Times New Roman"/>
        </w:rPr>
        <w:t>Step I: Identify which orders show significant changes over time</w:t>
      </w:r>
      <w:r w:rsidR="001D0798">
        <w:rPr>
          <w:rFonts w:ascii="Times New Roman" w:hAnsi="Times New Roman" w:cs="Times New Roman"/>
        </w:rPr>
        <w:t>.</w:t>
      </w:r>
      <w:r>
        <w:rPr>
          <w:rFonts w:ascii="Times New Roman" w:hAnsi="Times New Roman" w:cs="Times New Roman"/>
        </w:rPr>
        <w:t xml:space="preserve"> </w:t>
      </w:r>
    </w:p>
    <w:p w14:paraId="082E2D67" w14:textId="13C25FF8" w:rsidR="001D0798" w:rsidRDefault="001D0798" w:rsidP="00164133">
      <w:pPr>
        <w:pStyle w:val="ListParagraph"/>
        <w:numPr>
          <w:ilvl w:val="2"/>
          <w:numId w:val="9"/>
        </w:numPr>
        <w:rPr>
          <w:rFonts w:ascii="Times New Roman" w:hAnsi="Times New Roman" w:cs="Times New Roman"/>
        </w:rPr>
      </w:pPr>
      <w:r>
        <w:rPr>
          <w:rFonts w:ascii="Times New Roman" w:hAnsi="Times New Roman" w:cs="Times New Roman"/>
        </w:rPr>
        <w:t>Step II: Analyze those orders in multiple regressions models.</w:t>
      </w:r>
    </w:p>
    <w:p w14:paraId="3A7774A3" w14:textId="22E85CE6" w:rsidR="001D0798" w:rsidRDefault="001D0798" w:rsidP="00164133">
      <w:pPr>
        <w:pStyle w:val="ListParagraph"/>
        <w:numPr>
          <w:ilvl w:val="2"/>
          <w:numId w:val="9"/>
        </w:numPr>
        <w:rPr>
          <w:rFonts w:ascii="Times New Roman" w:hAnsi="Times New Roman" w:cs="Times New Roman"/>
        </w:rPr>
      </w:pPr>
      <w:r>
        <w:rPr>
          <w:rFonts w:ascii="Times New Roman" w:hAnsi="Times New Roman" w:cs="Times New Roman"/>
        </w:rPr>
        <w:t>Step III: Account for temporal autocorrelation.</w:t>
      </w:r>
    </w:p>
    <w:p w14:paraId="1907E4DE" w14:textId="6FEF1A91" w:rsidR="001D0798" w:rsidRDefault="001157DB" w:rsidP="001D0798">
      <w:pPr>
        <w:pStyle w:val="ListParagraph"/>
        <w:numPr>
          <w:ilvl w:val="1"/>
          <w:numId w:val="9"/>
        </w:numPr>
        <w:rPr>
          <w:rFonts w:ascii="Times New Roman" w:hAnsi="Times New Roman" w:cs="Times New Roman"/>
        </w:rPr>
      </w:pPr>
      <w:r>
        <w:rPr>
          <w:rFonts w:ascii="Times New Roman" w:hAnsi="Times New Roman" w:cs="Times New Roman"/>
        </w:rPr>
        <w:t xml:space="preserve">Can be extended to other biological data vs. other </w:t>
      </w:r>
      <w:r w:rsidR="001B407B">
        <w:rPr>
          <w:rFonts w:ascii="Times New Roman" w:hAnsi="Times New Roman" w:cs="Times New Roman"/>
        </w:rPr>
        <w:t>time series</w:t>
      </w:r>
      <w:r>
        <w:rPr>
          <w:rFonts w:ascii="Times New Roman" w:hAnsi="Times New Roman" w:cs="Times New Roman"/>
        </w:rPr>
        <w:t xml:space="preserve"> data.</w:t>
      </w:r>
    </w:p>
    <w:p w14:paraId="5A1559CA" w14:textId="1B60BDC9" w:rsidR="00033F4B" w:rsidRDefault="007566C1" w:rsidP="007566C1">
      <w:pPr>
        <w:pStyle w:val="ListParagraph"/>
        <w:numPr>
          <w:ilvl w:val="1"/>
          <w:numId w:val="9"/>
        </w:numPr>
        <w:rPr>
          <w:rFonts w:ascii="Times New Roman" w:hAnsi="Times New Roman" w:cs="Times New Roman"/>
        </w:rPr>
      </w:pPr>
      <w:r>
        <w:rPr>
          <w:rFonts w:ascii="Times New Roman" w:hAnsi="Times New Roman" w:cs="Times New Roman"/>
        </w:rPr>
        <w:t>We found that climate did predict CC in some mammalian orders, but no</w:t>
      </w:r>
      <w:r w:rsidR="00A4660C">
        <w:rPr>
          <w:rFonts w:ascii="Times New Roman" w:hAnsi="Times New Roman" w:cs="Times New Roman"/>
        </w:rPr>
        <w:t>t</w:t>
      </w:r>
      <w:r>
        <w:rPr>
          <w:rFonts w:ascii="Times New Roman" w:hAnsi="Times New Roman" w:cs="Times New Roman"/>
        </w:rPr>
        <w:t xml:space="preserve"> Hominins, contradicting</w:t>
      </w:r>
      <w:r w:rsidR="00033F4B">
        <w:rPr>
          <w:rFonts w:ascii="Times New Roman" w:hAnsi="Times New Roman" w:cs="Times New Roman"/>
        </w:rPr>
        <w:t xml:space="preserve"> other prominent hypotheses of brain evolution (e.g. turnover-pulse hypothesis, variability selection hypothesis)</w:t>
      </w:r>
      <w:r>
        <w:rPr>
          <w:rFonts w:ascii="Times New Roman" w:hAnsi="Times New Roman" w:cs="Times New Roman"/>
        </w:rPr>
        <w:t>.</w:t>
      </w:r>
    </w:p>
    <w:p w14:paraId="5133ABEC" w14:textId="0C4CDCEE" w:rsidR="00372E26" w:rsidRPr="00986EFB" w:rsidRDefault="00372E26" w:rsidP="00372E26">
      <w:pPr>
        <w:pStyle w:val="ListParagraph"/>
        <w:numPr>
          <w:ilvl w:val="2"/>
          <w:numId w:val="9"/>
        </w:numPr>
        <w:rPr>
          <w:rFonts w:ascii="Times New Roman" w:hAnsi="Times New Roman" w:cs="Times New Roman"/>
        </w:rPr>
      </w:pPr>
      <w:r>
        <w:rPr>
          <w:rFonts w:ascii="Times New Roman" w:hAnsi="Times New Roman" w:cs="Times New Roman"/>
        </w:rPr>
        <w:t>Does not necessarily exclude possibility of shifts in carbon record, or regional or local climate shifts (not tested here) predict Hominin CC.</w:t>
      </w:r>
    </w:p>
    <w:p w14:paraId="2BB5A02F" w14:textId="6FF4354B" w:rsidR="00364AE5" w:rsidRDefault="00B51FFA" w:rsidP="00CA7C32">
      <w:pPr>
        <w:pStyle w:val="ListParagraph"/>
        <w:numPr>
          <w:ilvl w:val="0"/>
          <w:numId w:val="9"/>
        </w:numPr>
        <w:rPr>
          <w:rFonts w:ascii="Times New Roman" w:hAnsi="Times New Roman" w:cs="Times New Roman"/>
          <w:b/>
        </w:rPr>
      </w:pPr>
      <w:r w:rsidRPr="007A7AD4">
        <w:rPr>
          <w:rFonts w:ascii="Times New Roman" w:hAnsi="Times New Roman" w:cs="Times New Roman"/>
          <w:b/>
        </w:rPr>
        <w:t>Conclusions</w:t>
      </w:r>
    </w:p>
    <w:p w14:paraId="5566E7F9" w14:textId="5809046D" w:rsidR="004009FE" w:rsidRDefault="00000C26" w:rsidP="004009FE">
      <w:pPr>
        <w:pStyle w:val="ListParagraph"/>
        <w:numPr>
          <w:ilvl w:val="1"/>
          <w:numId w:val="9"/>
        </w:numPr>
        <w:rPr>
          <w:rFonts w:ascii="Times New Roman" w:hAnsi="Times New Roman" w:cs="Times New Roman"/>
        </w:rPr>
      </w:pPr>
      <w:r>
        <w:rPr>
          <w:rFonts w:ascii="Times New Roman" w:hAnsi="Times New Roman" w:cs="Times New Roman"/>
        </w:rPr>
        <w:t>Climate predicts CC of some mammals, but not Hominins.</w:t>
      </w:r>
    </w:p>
    <w:p w14:paraId="08639778" w14:textId="13B2A44B" w:rsidR="004009FE" w:rsidRDefault="00B54A2B" w:rsidP="004009FE">
      <w:pPr>
        <w:pStyle w:val="ListParagraph"/>
        <w:numPr>
          <w:ilvl w:val="1"/>
          <w:numId w:val="9"/>
        </w:numPr>
        <w:rPr>
          <w:rFonts w:ascii="Times New Roman" w:hAnsi="Times New Roman" w:cs="Times New Roman"/>
        </w:rPr>
      </w:pPr>
      <w:r>
        <w:rPr>
          <w:rFonts w:ascii="Times New Roman" w:hAnsi="Times New Roman" w:cs="Times New Roman"/>
        </w:rPr>
        <w:t>Detrend yo data!</w:t>
      </w:r>
    </w:p>
    <w:p w14:paraId="66E6D23B" w14:textId="77777777" w:rsidR="005C6731" w:rsidRDefault="005C6731" w:rsidP="005C6731">
      <w:pPr>
        <w:pStyle w:val="ListParagraph"/>
        <w:ind w:left="1080"/>
        <w:rPr>
          <w:rFonts w:ascii="Times New Roman" w:hAnsi="Times New Roman" w:cs="Times New Roman"/>
        </w:rPr>
      </w:pPr>
    </w:p>
    <w:p w14:paraId="401C168C" w14:textId="77777777" w:rsidR="005C6731" w:rsidRPr="004009FE" w:rsidRDefault="005C6731" w:rsidP="005C6731">
      <w:pPr>
        <w:pStyle w:val="ListParagraph"/>
        <w:ind w:left="1080"/>
        <w:rPr>
          <w:rFonts w:ascii="Times New Roman" w:hAnsi="Times New Roman" w:cs="Times New Roman"/>
        </w:rPr>
      </w:pPr>
    </w:p>
    <w:p w14:paraId="1DEA830F" w14:textId="77777777" w:rsidR="00A4660C" w:rsidRDefault="00A4660C">
      <w:pPr>
        <w:rPr>
          <w:rFonts w:ascii="Times New Roman" w:hAnsi="Times New Roman" w:cs="Times New Roman"/>
          <w:b/>
        </w:rPr>
      </w:pPr>
      <w:r>
        <w:rPr>
          <w:rFonts w:ascii="Times New Roman" w:hAnsi="Times New Roman" w:cs="Times New Roman"/>
          <w:b/>
        </w:rPr>
        <w:br w:type="page"/>
      </w:r>
    </w:p>
    <w:p w14:paraId="3019CB55" w14:textId="192E3D18" w:rsidR="00500E53" w:rsidRPr="00862889" w:rsidRDefault="00697BB7" w:rsidP="00BA125A">
      <w:pPr>
        <w:rPr>
          <w:rFonts w:ascii="Times New Roman" w:hAnsi="Times New Roman" w:cs="Times New Roman"/>
          <w:b/>
        </w:rPr>
      </w:pPr>
      <w:r>
        <w:rPr>
          <w:rFonts w:ascii="Times New Roman" w:hAnsi="Times New Roman" w:cs="Times New Roman"/>
          <w:b/>
        </w:rPr>
        <w:t>ABSTRACT</w:t>
      </w:r>
    </w:p>
    <w:p w14:paraId="15920795" w14:textId="77777777" w:rsidR="00E43AEF" w:rsidRDefault="00E43AEF" w:rsidP="00BA125A">
      <w:pPr>
        <w:rPr>
          <w:rFonts w:ascii="Times New Roman" w:hAnsi="Times New Roman" w:cs="Times New Roman"/>
        </w:rPr>
      </w:pPr>
    </w:p>
    <w:p w14:paraId="6D204005" w14:textId="58D45198" w:rsidR="00C53A10" w:rsidRDefault="00E43AEF" w:rsidP="001C6EDA">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C3757C">
        <w:rPr>
          <w:rFonts w:ascii="Times New Roman" w:hAnsi="Times New Roman" w:cs="Times New Roman"/>
        </w:rPr>
        <w:t xml:space="preserve"> including hominins. This has inspired</w:t>
      </w:r>
      <w:r>
        <w:rPr>
          <w:rFonts w:ascii="Times New Roman" w:hAnsi="Times New Roman" w:cs="Times New Roman"/>
        </w:rPr>
        <w:t xml:space="preserve"> a variety of competing </w:t>
      </w:r>
      <w:r w:rsidR="00575AF1">
        <w:rPr>
          <w:rFonts w:ascii="Times New Roman" w:hAnsi="Times New Roman" w:cs="Times New Roman"/>
        </w:rPr>
        <w:t>proposals for</w:t>
      </w:r>
      <w:r w:rsidR="00C3757C">
        <w:rPr>
          <w:rFonts w:ascii="Times New Roman" w:hAnsi="Times New Roman" w:cs="Times New Roman"/>
        </w:rPr>
        <w:t xml:space="preserve"> underlying forces driving brain size increase</w:t>
      </w:r>
      <w:r>
        <w:rPr>
          <w:rFonts w:ascii="Times New Roman" w:hAnsi="Times New Roman" w:cs="Times New Roman"/>
        </w:rPr>
        <w:t xml:space="preserve">. </w:t>
      </w:r>
      <w:r w:rsidR="00C3757C">
        <w:rPr>
          <w:rFonts w:ascii="Times New Roman" w:hAnsi="Times New Roman" w:cs="Times New Roman"/>
        </w:rPr>
        <w:t>Large-scale changes in</w:t>
      </w:r>
      <w:r w:rsidR="003A2FE5">
        <w:rPr>
          <w:rFonts w:ascii="Times New Roman" w:hAnsi="Times New Roman" w:cs="Times New Roman"/>
        </w:rPr>
        <w:t xml:space="preserve"> climate </w:t>
      </w:r>
      <w:r w:rsidR="00C3757C">
        <w:rPr>
          <w:rFonts w:ascii="Times New Roman" w:hAnsi="Times New Roman" w:cs="Times New Roman"/>
        </w:rPr>
        <w:t>are one such proposed explanation</w:t>
      </w:r>
      <w:r w:rsidR="003A2FE5">
        <w:rPr>
          <w:rFonts w:ascii="Times New Roman" w:hAnsi="Times New Roman" w:cs="Times New Roman"/>
        </w:rPr>
        <w:t>.</w:t>
      </w:r>
      <w:r w:rsidR="00F714F9">
        <w:rPr>
          <w:rFonts w:ascii="Times New Roman" w:hAnsi="Times New Roman" w:cs="Times New Roman"/>
        </w:rPr>
        <w:t xml:space="preserve"> However </w:t>
      </w:r>
      <w:ins w:id="0" w:author="Andrew Barr" w:date="2015-08-18T11:23:00Z">
        <w:r w:rsidR="008331FE">
          <w:rPr>
            <w:rFonts w:ascii="Times New Roman" w:hAnsi="Times New Roman" w:cs="Times New Roman"/>
          </w:rPr>
          <w:t xml:space="preserve">different </w:t>
        </w:r>
      </w:ins>
      <w:r w:rsidR="00F714F9">
        <w:rPr>
          <w:rFonts w:ascii="Times New Roman" w:hAnsi="Times New Roman" w:cs="Times New Roman"/>
        </w:rPr>
        <w:t>aspect</w:t>
      </w:r>
      <w:ins w:id="1" w:author="Andrew Barr" w:date="2015-08-18T11:23:00Z">
        <w:r w:rsidR="008331FE">
          <w:rPr>
            <w:rFonts w:ascii="Times New Roman" w:hAnsi="Times New Roman" w:cs="Times New Roman"/>
          </w:rPr>
          <w:t>s</w:t>
        </w:r>
      </w:ins>
      <w:r w:rsidR="00F714F9">
        <w:rPr>
          <w:rFonts w:ascii="Times New Roman" w:hAnsi="Times New Roman" w:cs="Times New Roman"/>
        </w:rPr>
        <w:t xml:space="preserve"> of the climate</w:t>
      </w:r>
      <w:r w:rsidR="009412F2">
        <w:rPr>
          <w:rFonts w:ascii="Times New Roman" w:hAnsi="Times New Roman" w:cs="Times New Roman"/>
        </w:rPr>
        <w:t xml:space="preserve"> (e.g. trends vs. variability) </w:t>
      </w:r>
      <w:ins w:id="2" w:author="Andrew Barr" w:date="2015-08-18T11:23:00Z">
        <w:r w:rsidR="008331FE">
          <w:rPr>
            <w:rFonts w:ascii="Times New Roman" w:hAnsi="Times New Roman" w:cs="Times New Roman"/>
          </w:rPr>
          <w:t xml:space="preserve">have </w:t>
        </w:r>
      </w:ins>
      <w:r w:rsidR="00F714F9">
        <w:rPr>
          <w:rFonts w:ascii="Times New Roman" w:hAnsi="Times New Roman" w:cs="Times New Roman"/>
        </w:rPr>
        <w:t>traditional</w:t>
      </w:r>
      <w:r w:rsidR="00C3757C">
        <w:rPr>
          <w:rFonts w:ascii="Times New Roman" w:hAnsi="Times New Roman" w:cs="Times New Roman"/>
        </w:rPr>
        <w:t>ly</w:t>
      </w:r>
      <w:r w:rsidR="00F714F9">
        <w:rPr>
          <w:rFonts w:ascii="Times New Roman" w:hAnsi="Times New Roman" w:cs="Times New Roman"/>
        </w:rPr>
        <w:t xml:space="preserve"> been investigated in isolation without simultaneously considering the </w:t>
      </w:r>
      <w:r w:rsidR="001C6EDA">
        <w:rPr>
          <w:rFonts w:ascii="Times New Roman" w:hAnsi="Times New Roman" w:cs="Times New Roman"/>
        </w:rPr>
        <w:t xml:space="preserve">potential contributions of other </w:t>
      </w:r>
      <w:r w:rsidR="00C3757C">
        <w:rPr>
          <w:rFonts w:ascii="Times New Roman" w:hAnsi="Times New Roman" w:cs="Times New Roman"/>
        </w:rPr>
        <w:t xml:space="preserve">highly interrelated </w:t>
      </w:r>
      <w:r w:rsidR="001C6EDA">
        <w:rPr>
          <w:rFonts w:ascii="Times New Roman" w:hAnsi="Times New Roman" w:cs="Times New Roman"/>
        </w:rPr>
        <w:t xml:space="preserve">climatic variables.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 </w:t>
      </w:r>
    </w:p>
    <w:p w14:paraId="695608EE" w14:textId="05FC8152" w:rsidR="00500E53" w:rsidRDefault="001C6EDA" w:rsidP="0035464B">
      <w:pPr>
        <w:ind w:firstLine="720"/>
        <w:rPr>
          <w:rFonts w:ascii="Times New Roman" w:hAnsi="Times New Roman" w:cs="Times New Roman"/>
        </w:rPr>
      </w:pPr>
      <w:r>
        <w:rPr>
          <w:rFonts w:ascii="Times New Roman" w:hAnsi="Times New Roman" w:cs="Times New Roman"/>
        </w:rPr>
        <w:t xml:space="preserve">Here we </w:t>
      </w:r>
      <w:r w:rsidR="00D1319B">
        <w:rPr>
          <w:rFonts w:ascii="Times New Roman" w:hAnsi="Times New Roman" w:cs="Times New Roman"/>
        </w:rPr>
        <w:t>investigated</w:t>
      </w:r>
      <w:r>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 xml:space="preserve">(trend, variability, and rate of change) </w:t>
      </w:r>
      <w:r w:rsidR="003828E7">
        <w:rPr>
          <w:rFonts w:ascii="Times New Roman" w:hAnsi="Times New Roman" w:cs="Times New Roman"/>
        </w:rPr>
        <w:t>and cranial capacity</w:t>
      </w:r>
      <w:r w:rsidR="005D76BA">
        <w:rPr>
          <w:rFonts w:ascii="Times New Roman" w:hAnsi="Times New Roman" w:cs="Times New Roman"/>
        </w:rPr>
        <w:t xml:space="preserve"> (CC)</w:t>
      </w:r>
      <w:r w:rsidR="003828E7">
        <w:rPr>
          <w:rFonts w:ascii="Times New Roman" w:hAnsi="Times New Roman" w:cs="Times New Roman"/>
        </w:rPr>
        <w:t xml:space="preserve">, first using a dataset </w:t>
      </w:r>
      <w:r w:rsidR="00D1319B">
        <w:rPr>
          <w:rFonts w:ascii="Times New Roman" w:hAnsi="Times New Roman" w:cs="Times New Roman"/>
        </w:rPr>
        <w:t xml:space="preserve">of </w:t>
      </w:r>
      <w:r w:rsidR="003828E7">
        <w:rPr>
          <w:rFonts w:ascii="Times New Roman" w:hAnsi="Times New Roman" w:cs="Times New Roman"/>
        </w:rPr>
        <w:t>299</w:t>
      </w:r>
      <w:r>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orders. Analyses were then repeated using</w:t>
      </w:r>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statistically reconstructed from extant mammals.</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 xml:space="preserve">was predicted by global climate in some taxa, including primates, all analyses indicated that hominin brain size was independent of global climate. This study </w:t>
      </w:r>
      <w:ins w:id="3" w:author="Brian Schilder" w:date="2015-09-04T13:09:00Z">
        <w:r w:rsidR="00BC37DF">
          <w:rPr>
            <w:rFonts w:ascii="Times New Roman" w:hAnsi="Times New Roman" w:cs="Times New Roman"/>
          </w:rPr>
          <w:t xml:space="preserve">does not support some </w:t>
        </w:r>
      </w:ins>
      <w:ins w:id="4" w:author="Andrew Barr" w:date="2015-08-18T11:24:00Z">
        <w:r w:rsidR="008331FE">
          <w:rPr>
            <w:rFonts w:ascii="Times New Roman" w:hAnsi="Times New Roman" w:cs="Times New Roman"/>
          </w:rPr>
          <w:t xml:space="preserve">previous </w:t>
        </w:r>
      </w:ins>
      <w:r w:rsidR="0035464B">
        <w:rPr>
          <w:rFonts w:ascii="Times New Roman" w:hAnsi="Times New Roman" w:cs="Times New Roman"/>
        </w:rPr>
        <w:t xml:space="preserve">findings and describes statistical methods that should be standard in these types of </w:t>
      </w:r>
      <w:ins w:id="5" w:author="Andrew Barr" w:date="2015-08-18T11:24:00Z">
        <w:r w:rsidR="008331FE">
          <w:rPr>
            <w:rFonts w:ascii="Times New Roman" w:hAnsi="Times New Roman" w:cs="Times New Roman"/>
          </w:rPr>
          <w:t>investigations</w:t>
        </w:r>
      </w:ins>
      <w:r w:rsidR="0035464B">
        <w:rPr>
          <w:rFonts w:ascii="Times New Roman" w:hAnsi="Times New Roman" w:cs="Times New Roman"/>
        </w:rPr>
        <w:t>.</w:t>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4571D5A4" w14:textId="00C9D8F4" w:rsidR="00281167" w:rsidRPr="00281167" w:rsidRDefault="00281167" w:rsidP="005C6731">
      <w:pPr>
        <w:rPr>
          <w:rFonts w:ascii="Times New Roman" w:hAnsi="Times New Roman" w:cs="Times New Roman"/>
          <w:b/>
          <w:i/>
        </w:rPr>
      </w:pPr>
      <w:r w:rsidRPr="00281167">
        <w:rPr>
          <w:rFonts w:ascii="Times New Roman" w:hAnsi="Times New Roman" w:cs="Times New Roman"/>
          <w:b/>
          <w:i/>
        </w:rPr>
        <w:t>Hypotheses of Brain Evolution</w:t>
      </w:r>
    </w:p>
    <w:p w14:paraId="3B1DC98C" w14:textId="77777777" w:rsidR="00281167" w:rsidRDefault="00281167" w:rsidP="005C6731">
      <w:pPr>
        <w:rPr>
          <w:rFonts w:ascii="Times New Roman" w:hAnsi="Times New Roman" w:cs="Times New Roman"/>
          <w:b/>
        </w:rPr>
      </w:pPr>
    </w:p>
    <w:p w14:paraId="09E3C0B3" w14:textId="4FA2BBEB" w:rsidR="0002233C" w:rsidRDefault="004437A6" w:rsidP="0002233C">
      <w:pPr>
        <w:rPr>
          <w:rFonts w:ascii="Times New Roman" w:hAnsi="Times New Roman" w:cs="Times New Roman"/>
        </w:rPr>
      </w:pPr>
      <w:r>
        <w:rPr>
          <w:rFonts w:ascii="Times New Roman" w:hAnsi="Times New Roman" w:cs="Times New Roman"/>
        </w:rPr>
        <w:t xml:space="preserve">Since the divergence of </w:t>
      </w:r>
      <w:r w:rsidR="00C42AFD">
        <w:rPr>
          <w:rFonts w:ascii="Times New Roman" w:hAnsi="Times New Roman" w:cs="Times New Roman"/>
        </w:rPr>
        <w:t>hominin</w:t>
      </w:r>
      <w:r>
        <w:rPr>
          <w:rFonts w:ascii="Times New Roman" w:hAnsi="Times New Roman" w:cs="Times New Roman"/>
        </w:rPr>
        <w:t>s from other great apes</w:t>
      </w:r>
      <w:r w:rsidR="00973554">
        <w:rPr>
          <w:rFonts w:ascii="Times New Roman" w:hAnsi="Times New Roman" w:cs="Times New Roman"/>
        </w:rPr>
        <w:t xml:space="preserve"> 6-7 Mya</w:t>
      </w:r>
      <w:r>
        <w:rPr>
          <w:rFonts w:ascii="Times New Roman" w:hAnsi="Times New Roman" w:cs="Times New Roman"/>
        </w:rPr>
        <w:t>, our lineage has undergone a massive expansion in brain size, such that humans have brains that are over three times</w:t>
      </w:r>
      <w:r w:rsidR="00CE1B6A">
        <w:rPr>
          <w:rFonts w:ascii="Times New Roman" w:hAnsi="Times New Roman" w:cs="Times New Roman"/>
        </w:rPr>
        <w:t xml:space="preserve"> larger than </w:t>
      </w:r>
      <w:r>
        <w:rPr>
          <w:rFonts w:ascii="Times New Roman" w:hAnsi="Times New Roman" w:cs="Times New Roman"/>
        </w:rPr>
        <w:t xml:space="preserve">those of </w:t>
      </w:r>
      <w:ins w:id="6" w:author="Brian Schilder" w:date="2015-09-04T13:12:00Z">
        <w:r w:rsidR="00BC37DF">
          <w:rPr>
            <w:rFonts w:ascii="Times New Roman" w:hAnsi="Times New Roman" w:cs="Times New Roman"/>
          </w:rPr>
          <w:t>our closest extant relatives, non-human apes</w:t>
        </w:r>
        <w:r w:rsidR="00BC37DF" w:rsidRPr="00862889">
          <w:rPr>
            <w:rFonts w:ascii="Times New Roman" w:hAnsi="Times New Roman" w:cs="Times New Roman"/>
            <w:i/>
          </w:rPr>
          <w:t xml:space="preserve"> </w:t>
        </w:r>
      </w:ins>
      <w:r w:rsidR="009D6D1A">
        <w:rPr>
          <w:rFonts w:ascii="Times New Roman" w:hAnsi="Times New Roman" w:cs="Times New Roman"/>
          <w:i/>
        </w:rPr>
        <w:fldChar w:fldCharType="begin"/>
      </w:r>
      <w:r w:rsidR="001128CD">
        <w:rPr>
          <w:rFonts w:ascii="Times New Roman" w:hAnsi="Times New Roman" w:cs="Times New Roman"/>
          <w:i/>
        </w:rPr>
        <w:instrText xml:space="preserve"> ADDIN PAPERS2_CITATIONS &lt;citation&gt;&lt;uuid&gt;96D3C0B1-EA4B-4381-8DCB-965DA334954D&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7A2744">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r w:rsidR="00B23F0E">
        <w:rPr>
          <w:rFonts w:ascii="Times New Roman" w:hAnsi="Times New Roman" w:cs="Times New Roman"/>
        </w:rPr>
        <w:t xml:space="preserve">non-hominin primates, </w:t>
      </w:r>
      <w:r w:rsidR="00A7063B">
        <w:rPr>
          <w:rFonts w:ascii="Times New Roman" w:hAnsi="Times New Roman" w:cs="Times New Roman"/>
        </w:rPr>
        <w:t xml:space="preserve">carnivores, artiodactlya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1128CD">
        <w:rPr>
          <w:rFonts w:ascii="Times New Roman" w:hAnsi="Times New Roman" w:cs="Times New Roman"/>
        </w:rPr>
        <w:instrText xml:space="preserve"> ADDIN PAPERS2_CITATIONS &lt;citation&gt;&lt;uuid&gt;A1ED2686-C140-4B82-8A0F-D92DDC786805&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F1A89">
        <w:rPr>
          <w:rFonts w:ascii="Times New Roman" w:hAnsi="Times New Roman" w:cs="Times New Roman"/>
        </w:rPr>
        <w:t>(Lefebvre et al., 2004; Shultz and Robin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320468D2" w14:textId="06B41D34" w:rsidR="00894FE1" w:rsidRDefault="00A7063B" w:rsidP="009C1A90">
      <w:pPr>
        <w:ind w:firstLine="720"/>
        <w:rPr>
          <w:rFonts w:ascii="Times New Roman" w:hAnsi="Times New Roman" w:cs="Times New Roman"/>
        </w:rPr>
      </w:pPr>
      <w:r>
        <w:rPr>
          <w:rFonts w:ascii="Times New Roman" w:hAnsi="Times New Roman" w:cs="Times New Roman"/>
        </w:rPr>
        <w:t xml:space="preserve">While the precise reasons for evolving larger brains remain unclear, many hypothesis revolve around </w:t>
      </w:r>
      <w:r w:rsidR="000E69C4">
        <w:rPr>
          <w:rFonts w:ascii="Times New Roman" w:hAnsi="Times New Roman" w:cs="Times New Roman"/>
        </w:rPr>
        <w:t>enhanced neural</w:t>
      </w:r>
      <w:r w:rsidR="00B6694B">
        <w:rPr>
          <w:rFonts w:ascii="Times New Roman" w:hAnsi="Times New Roman" w:cs="Times New Roman"/>
        </w:rPr>
        <w:t xml:space="preserve"> and </w:t>
      </w:r>
      <w:r w:rsidR="000E69C4">
        <w:rPr>
          <w:rFonts w:ascii="Times New Roman" w:hAnsi="Times New Roman" w:cs="Times New Roman"/>
        </w:rPr>
        <w:t>thus cognitive</w:t>
      </w:r>
      <w:r w:rsidR="00B6694B">
        <w:rPr>
          <w:rFonts w:ascii="Times New Roman" w:hAnsi="Times New Roman" w:cs="Times New Roman"/>
        </w:rPr>
        <w:t xml:space="preserve"> plasticity </w:t>
      </w:r>
      <w:r w:rsidR="007F2239">
        <w:rPr>
          <w:rFonts w:ascii="Times New Roman" w:hAnsi="Times New Roman" w:cs="Times New Roman"/>
        </w:rPr>
        <w:fldChar w:fldCharType="begin"/>
      </w:r>
      <w:r w:rsidR="001128CD">
        <w:rPr>
          <w:rFonts w:ascii="Times New Roman" w:hAnsi="Times New Roman" w:cs="Times New Roman"/>
        </w:rPr>
        <w:instrText xml:space="preserve"> ADDIN PAPERS2_CITATIONS &lt;citation&gt;&lt;uuid&gt;D785EE83-8F1C-4F56-BC17-5A386C98AFAF&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volume&gt;1156&lt;/volume&gt;&lt;publication_date&gt;99200903001200000000220000&lt;/publication_date&gt;&lt;doi&gt;10.1111/j.1749-6632.2009.04421.x&lt;/doi&gt;&lt;institution&gt;Center for Neuroscience and Department of Psychology, University of California-Davis, Davis, California 95618, USA. lakrubitzer@ucdavis.edu&lt;/institution&gt;&lt;startpage&gt;44&lt;/startpage&gt;&lt;title&gt;In search of a unifying theory of complex brain evolution.&lt;/title&gt;&lt;uuid&gt;53B0B958-38AC-4D31-A5A7-EC49C16BD3F4&lt;/uuid&gt;&lt;subtype&gt;400&lt;/subtype&gt;&lt;endpage&gt;67&lt;/endpage&gt;&lt;type&gt;400&lt;/type&gt;&lt;url&gt;http://eutils.ncbi.nlm.nih.gov/entrez/eutils/elink.fcgi?dbfrom=pubmed&amp;amp;id=19338502&amp;amp;retmode=ref&amp;amp;cmd=prlinks&lt;/url&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w:t>
      </w:r>
      <w:ins w:id="7" w:author="Brian Schilder" w:date="2015-09-04T13:11:00Z">
        <w:r w:rsidR="00BC37DF">
          <w:rPr>
            <w:rFonts w:ascii="Times New Roman" w:hAnsi="Times New Roman" w:cs="Times New Roman"/>
          </w:rPr>
          <w:t>Organisms may evolve larger brain size as an</w:t>
        </w:r>
      </w:ins>
      <w:r w:rsidR="000E69C4">
        <w:rPr>
          <w:rFonts w:ascii="Times New Roman" w:hAnsi="Times New Roman" w:cs="Times New Roman"/>
        </w:rPr>
        <w:t xml:space="preserv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A6DFDAE-0DDB-4C5F-B142-AD3737031955&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r w:rsidR="0002233C">
        <w:rPr>
          <w:rFonts w:ascii="Times New Roman" w:hAnsi="Times New Roman" w:cs="Times New Roman"/>
        </w:rPr>
        <w:t>maintenance</w:t>
      </w:r>
      <w:r w:rsidR="00B6694B">
        <w:rPr>
          <w:rFonts w:ascii="Times New Roman" w:hAnsi="Times New Roman" w:cs="Times New Roman"/>
        </w:rPr>
        <w:t xml:space="preserve"> of a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731AF9F7-BEE1-4EA9-9C24-29EA9BCFB667&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gt;&lt;volume&gt;6&lt;/volume&gt;&lt;publication_date&gt;99199800001200000000200000&lt;/publication_date&gt;&lt;number&gt;5&lt;/number&gt;&lt;doi&gt;10.1080/03014460902960289&lt;/doi&gt;&lt;startpage&gt;178&lt;/startpage&gt;&lt;title&gt;The Social Brain Hypothesis&lt;/title&gt;&lt;uuid&gt;DC59C1D8-2117-4302-A211-D81F28A3B1F8&lt;/uuid&gt;&lt;subtype&gt;400&lt;/subtype&gt;&lt;endpage&gt;190&lt;/endpage&gt;&lt;type&gt;400&lt;/type&gt;&lt;url&gt;http://eutils.ncbi.nlm.nih.gov/entrez/eutils/elink.fcgi?dbfrom=pubmed&amp;amp;id=19575315&amp;amp;retmode=ref&amp;amp;cmd=prlinks&lt;/url&gt;&lt;bundle&gt;&lt;publication&gt;&lt;title&gt;Evolutionary Anthropology&lt;/title&gt;&lt;type&gt;-100&lt;/type&gt;&lt;subtype&gt;-100&lt;/subtype&gt;&lt;uuid&gt;6737A10F-65BA-4D96-B5F2-FB5DDE07D609&lt;/uuid&gt;&lt;/publication&gt;&lt;/bundle&gt;&lt;authors&gt;&lt;author&gt;&lt;firstName&gt;RIM&lt;/firstName&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F1A89">
        <w:rPr>
          <w:rFonts w:ascii="Times New Roman" w:hAnsi="Times New Roman" w:cs="Times New Roman"/>
        </w:rPr>
        <w:t>(RIM Dunbar, 1998; Shultz and R I M Dunbar, 2007; Shultz and Robin Dunbar,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the </w:t>
      </w:r>
      <w:r w:rsidR="008F682D">
        <w:rPr>
          <w:rFonts w:ascii="Times New Roman" w:hAnsi="Times New Roman" w:cs="Times New Roman"/>
        </w:rPr>
        <w:t>underlying driving force behind brain evolution</w:t>
      </w:r>
      <w:r w:rsidR="00350F66">
        <w:rPr>
          <w:rFonts w:ascii="Times New Roman" w:hAnsi="Times New Roman" w:cs="Times New Roman"/>
        </w:rPr>
        <w:t>,</w:t>
      </w:r>
      <w:r w:rsidR="00F378B6">
        <w:rPr>
          <w:rFonts w:ascii="Times New Roman" w:hAnsi="Times New Roman" w:cs="Times New Roman"/>
        </w:rPr>
        <w:t xml:space="preserve"> by indirectly influencing</w:t>
      </w:r>
      <w:r w:rsidR="00350F66">
        <w:rPr>
          <w:rFonts w:ascii="Times New Roman" w:hAnsi="Times New Roman" w:cs="Times New Roman"/>
        </w:rPr>
        <w:t xml:space="preserve"> the evolution of organisms by altering the environment at the regional and local levels</w:t>
      </w:r>
      <w:r w:rsidR="008F682D">
        <w:rPr>
          <w:rFonts w:ascii="Times New Roman" w:hAnsi="Times New Roman" w:cs="Times New Roman"/>
        </w:rPr>
        <w:t>.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 </w:t>
      </w:r>
      <w:r w:rsidR="009C1A90">
        <w:rPr>
          <w:rFonts w:ascii="Times New Roman" w:hAnsi="Times New Roman" w:cs="Times New Roman"/>
        </w:rPr>
        <w:t>The turnover-pulse hypothesis</w:t>
      </w:r>
      <w:r w:rsidR="008F682D">
        <w:rPr>
          <w:rFonts w:ascii="Times New Roman" w:hAnsi="Times New Roman" w:cs="Times New Roman"/>
        </w:rPr>
        <w:t xml:space="preserve"> propose</w:t>
      </w:r>
      <w:r w:rsidR="009C1A90">
        <w:rPr>
          <w:rFonts w:ascii="Times New Roman" w:hAnsi="Times New Roman" w:cs="Times New Roman"/>
        </w:rPr>
        <w:t>s</w:t>
      </w:r>
      <w:r w:rsidR="008F682D">
        <w:rPr>
          <w:rFonts w:ascii="Times New Roman" w:hAnsi="Times New Roman" w:cs="Times New Roman"/>
        </w:rPr>
        <w:t xml:space="preserve"> that directional trends in </w:t>
      </w:r>
      <w:r w:rsidR="003C1D57" w:rsidRPr="00862889">
        <w:rPr>
          <w:rFonts w:ascii="Times New Roman" w:hAnsi="Times New Roman" w:cs="Times New Roman"/>
        </w:rPr>
        <w:t>te</w:t>
      </w:r>
      <w:r w:rsidR="00D74F5F" w:rsidRPr="00862889">
        <w:rPr>
          <w:rFonts w:ascii="Times New Roman" w:hAnsi="Times New Roman" w:cs="Times New Roman"/>
        </w:rPr>
        <w:t>mperature</w:t>
      </w:r>
      <w:r w:rsidR="008F682D">
        <w:rPr>
          <w:rFonts w:ascii="Times New Roman" w:hAnsi="Times New Roman" w:cs="Times New Roman"/>
        </w:rPr>
        <w:t>, aridity and</w:t>
      </w:r>
      <w:r w:rsidR="0002233C">
        <w:rPr>
          <w:rFonts w:ascii="Times New Roman" w:hAnsi="Times New Roman" w:cs="Times New Roman"/>
        </w:rPr>
        <w:t xml:space="preserve"> </w:t>
      </w:r>
      <w:r w:rsidR="00D74F5F" w:rsidRPr="00862889">
        <w:rPr>
          <w:rFonts w:ascii="Times New Roman" w:hAnsi="Times New Roman" w:cs="Times New Roman"/>
        </w:rPr>
        <w:t>vegetation over</w:t>
      </w:r>
      <w:r w:rsidR="0002233C">
        <w:rPr>
          <w:rFonts w:ascii="Times New Roman" w:hAnsi="Times New Roman" w:cs="Times New Roman"/>
        </w:rPr>
        <w:t xml:space="preserve"> time </w:t>
      </w:r>
      <w:r w:rsidR="006C6808">
        <w:rPr>
          <w:rFonts w:ascii="Times New Roman" w:hAnsi="Times New Roman" w:cs="Times New Roman"/>
        </w:rPr>
        <w:t>have been</w:t>
      </w:r>
      <w:r w:rsidR="000311CD" w:rsidRPr="00862889">
        <w:rPr>
          <w:rFonts w:ascii="Times New Roman" w:hAnsi="Times New Roman" w:cs="Times New Roman"/>
        </w:rPr>
        <w:t xml:space="preserve"> the</w:t>
      </w:r>
      <w:r w:rsidR="00FA7C40" w:rsidRPr="00862889">
        <w:rPr>
          <w:rFonts w:ascii="Times New Roman" w:hAnsi="Times New Roman" w:cs="Times New Roman"/>
        </w:rPr>
        <w:t xml:space="preserve"> </w:t>
      </w:r>
      <w:r w:rsidR="000311CD" w:rsidRPr="00862889">
        <w:rPr>
          <w:rFonts w:ascii="Times New Roman" w:hAnsi="Times New Roman" w:cs="Times New Roman"/>
        </w:rPr>
        <w:t>primary</w:t>
      </w:r>
      <w:r w:rsidR="00FA7C40" w:rsidRPr="00862889">
        <w:rPr>
          <w:rFonts w:ascii="Times New Roman" w:hAnsi="Times New Roman" w:cs="Times New Roman"/>
        </w:rPr>
        <w:t xml:space="preserve"> driving force </w:t>
      </w:r>
      <w:r w:rsidR="00EC5DC9">
        <w:rPr>
          <w:rFonts w:ascii="Times New Roman" w:hAnsi="Times New Roman" w:cs="Times New Roman"/>
        </w:rPr>
        <w:t>underlying</w:t>
      </w:r>
      <w:r w:rsidR="00FA7C40" w:rsidRPr="00862889">
        <w:rPr>
          <w:rFonts w:ascii="Times New Roman" w:hAnsi="Times New Roman" w:cs="Times New Roman"/>
        </w:rPr>
        <w:t xml:space="preserve"> hominin encephalization</w:t>
      </w:r>
      <w:r w:rsidR="00EC5DC9">
        <w:rPr>
          <w:rFonts w:ascii="Times New Roman" w:hAnsi="Times New Roman" w:cs="Times New Roman"/>
        </w:rPr>
        <w:t xml:space="preserve">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8F0758E8-AD3C-4E82-AF84-B91C97CB3F51&lt;/uuid&gt;&lt;priority&gt;5&lt;/priority&gt;&lt;publications&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(Elisabeth S Vrba, 1993; 1995; Elizabeth S Vrba, 1996)</w:t>
      </w:r>
      <w:r w:rsidR="007F2239">
        <w:rPr>
          <w:rFonts w:ascii="Times New Roman" w:hAnsi="Times New Roman" w:cs="Times New Roman"/>
        </w:rPr>
        <w:fldChar w:fldCharType="end"/>
      </w:r>
      <w:r w:rsidR="00FA7C40" w:rsidRPr="00862889">
        <w:rPr>
          <w:rFonts w:ascii="Times New Roman" w:hAnsi="Times New Roman" w:cs="Times New Roman"/>
        </w:rPr>
        <w:t>.</w:t>
      </w:r>
      <w:r w:rsidR="006C6808">
        <w:rPr>
          <w:rFonts w:ascii="Times New Roman" w:hAnsi="Times New Roman" w:cs="Times New Roman"/>
        </w:rPr>
        <w:t xml:space="preserve"> </w:t>
      </w:r>
      <w:ins w:id="8" w:author="Brian Schilder" w:date="2015-09-04T13:15:00Z">
        <w:r w:rsidR="00632C4D">
          <w:rPr>
            <w:rFonts w:ascii="Times New Roman" w:hAnsi="Times New Roman" w:cs="Times New Roman"/>
          </w:rPr>
          <w:t xml:space="preserve">In contrast, </w:t>
        </w:r>
      </w:ins>
      <w:r w:rsidR="006C6808">
        <w:rPr>
          <w:rFonts w:ascii="Times New Roman" w:hAnsi="Times New Roman" w:cs="Times New Roman"/>
        </w:rPr>
        <w:t xml:space="preserve">proponents of </w:t>
      </w:r>
      <w:r w:rsidR="009C1A90">
        <w:rPr>
          <w:rFonts w:ascii="Times New Roman" w:hAnsi="Times New Roman" w:cs="Times New Roman"/>
        </w:rPr>
        <w:t xml:space="preserve">the </w:t>
      </w:r>
      <w:r w:rsidR="00D617C2">
        <w:rPr>
          <w:rFonts w:ascii="Times New Roman" w:hAnsi="Times New Roman" w:cs="Times New Roman"/>
        </w:rPr>
        <w:t>variability</w:t>
      </w:r>
      <w:r w:rsidR="006C6808">
        <w:rPr>
          <w:rFonts w:ascii="Times New Roman" w:hAnsi="Times New Roman" w:cs="Times New Roman"/>
        </w:rPr>
        <w:t xml:space="preserve"> selection </w:t>
      </w:r>
      <w:r w:rsidR="009C1A90">
        <w:rPr>
          <w:rFonts w:ascii="Times New Roman" w:hAnsi="Times New Roman" w:cs="Times New Roman"/>
        </w:rPr>
        <w:t xml:space="preserve">hypothesis </w:t>
      </w:r>
      <w:r w:rsidR="006C6808">
        <w:rPr>
          <w:rFonts w:ascii="Times New Roman" w:hAnsi="Times New Roman" w:cs="Times New Roman"/>
        </w:rPr>
        <w:t>posit that</w:t>
      </w:r>
      <w:r w:rsidR="004B2548">
        <w:rPr>
          <w:rFonts w:ascii="Times New Roman" w:hAnsi="Times New Roman" w:cs="Times New Roman"/>
        </w:rPr>
        <w:t xml:space="preserve"> increases in the amplitude and periodicity of </w:t>
      </w:r>
      <w:r w:rsidR="00F77786">
        <w:rPr>
          <w:rFonts w:ascii="Times New Roman" w:hAnsi="Times New Roman" w:cs="Times New Roman"/>
        </w:rPr>
        <w:t>global</w:t>
      </w:r>
      <w:r w:rsidR="004B2548">
        <w:rPr>
          <w:rFonts w:ascii="Times New Roman" w:hAnsi="Times New Roman" w:cs="Times New Roman"/>
        </w:rPr>
        <w:t xml:space="preserve"> environmental </w:t>
      </w:r>
      <w:r w:rsidR="006E3871">
        <w:rPr>
          <w:rFonts w:ascii="Times New Roman" w:hAnsi="Times New Roman" w:cs="Times New Roman"/>
        </w:rPr>
        <w:t>fluctuations drive species to become more versatile</w:t>
      </w:r>
      <w:r w:rsidR="00D617C2">
        <w:rPr>
          <w:rFonts w:ascii="Times New Roman" w:hAnsi="Times New Roman" w:cs="Times New Roman"/>
        </w:rPr>
        <w:t xml:space="preserve"> and thus more effectively adapt to rapidly changing environments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1C7223B-CD52-4DF4-8A98-76E318AF799D&lt;/uuid&gt;&lt;priority&gt;6&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(Potts, 1996; 1998a; 1998b; 2012)</w:t>
      </w:r>
      <w:r w:rsidR="007F2239">
        <w:rPr>
          <w:rFonts w:ascii="Times New Roman" w:hAnsi="Times New Roman" w:cs="Times New Roman"/>
        </w:rPr>
        <w:fldChar w:fldCharType="end"/>
      </w:r>
      <w:r w:rsidR="00B85D11">
        <w:rPr>
          <w:rFonts w:ascii="Times New Roman" w:hAnsi="Times New Roman" w:cs="Times New Roman"/>
        </w:rPr>
        <w:t xml:space="preserve">. </w:t>
      </w:r>
      <w:r w:rsidR="00B85D11" w:rsidRPr="00632C4D">
        <w:rPr>
          <w:rFonts w:ascii="Times New Roman" w:hAnsi="Times New Roman" w:cs="Times New Roman"/>
          <w:highlight w:val="cyan"/>
        </w:rPr>
        <w:t xml:space="preserve">One way organisms can </w:t>
      </w:r>
      <w:r w:rsidR="00D617C2" w:rsidRPr="00632C4D">
        <w:rPr>
          <w:rFonts w:ascii="Times New Roman" w:hAnsi="Times New Roman" w:cs="Times New Roman"/>
          <w:highlight w:val="cyan"/>
        </w:rPr>
        <w:t xml:space="preserve">achieve </w:t>
      </w:r>
      <w:r w:rsidR="00B01E51" w:rsidRPr="00632C4D">
        <w:rPr>
          <w:rFonts w:ascii="Times New Roman" w:hAnsi="Times New Roman" w:cs="Times New Roman"/>
          <w:highlight w:val="cyan"/>
        </w:rPr>
        <w:t xml:space="preserve">greater </w:t>
      </w:r>
      <w:r w:rsidR="00FC2FA9" w:rsidRPr="00632C4D">
        <w:rPr>
          <w:rFonts w:ascii="Times New Roman" w:hAnsi="Times New Roman" w:cs="Times New Roman"/>
          <w:highlight w:val="cyan"/>
        </w:rPr>
        <w:t>versatility</w:t>
      </w:r>
      <w:r w:rsidR="00D617C2" w:rsidRPr="00632C4D">
        <w:rPr>
          <w:rFonts w:ascii="Times New Roman" w:hAnsi="Times New Roman" w:cs="Times New Roman"/>
          <w:highlight w:val="cyan"/>
        </w:rPr>
        <w:t xml:space="preserve"> is </w:t>
      </w:r>
      <w:r w:rsidR="006E3871" w:rsidRPr="00632C4D">
        <w:rPr>
          <w:rFonts w:ascii="Times New Roman" w:hAnsi="Times New Roman" w:cs="Times New Roman"/>
          <w:highlight w:val="cyan"/>
        </w:rPr>
        <w:t xml:space="preserve">by </w:t>
      </w:r>
      <w:r w:rsidR="00F633A9" w:rsidRPr="00632C4D">
        <w:rPr>
          <w:rFonts w:ascii="Times New Roman" w:hAnsi="Times New Roman" w:cs="Times New Roman"/>
          <w:highlight w:val="cyan"/>
        </w:rPr>
        <w:t>adding</w:t>
      </w:r>
      <w:r w:rsidR="00CF2E23" w:rsidRPr="00632C4D">
        <w:rPr>
          <w:rFonts w:ascii="Times New Roman" w:hAnsi="Times New Roman" w:cs="Times New Roman"/>
          <w:highlight w:val="cyan"/>
        </w:rPr>
        <w:t xml:space="preserve"> </w:t>
      </w:r>
      <w:r w:rsidR="00F633A9" w:rsidRPr="00632C4D">
        <w:rPr>
          <w:rFonts w:ascii="Times New Roman" w:hAnsi="Times New Roman" w:cs="Times New Roman"/>
          <w:highlight w:val="cyan"/>
        </w:rPr>
        <w:t>more</w:t>
      </w:r>
      <w:r w:rsidR="00CF2E23" w:rsidRPr="00632C4D">
        <w:rPr>
          <w:rFonts w:ascii="Times New Roman" w:hAnsi="Times New Roman" w:cs="Times New Roman"/>
          <w:highlight w:val="cyan"/>
        </w:rPr>
        <w:t xml:space="preserve"> neurons</w:t>
      </w:r>
      <w:r w:rsidR="006E3871" w:rsidRPr="00632C4D">
        <w:rPr>
          <w:rFonts w:ascii="Times New Roman" w:hAnsi="Times New Roman" w:cs="Times New Roman"/>
          <w:highlight w:val="cyan"/>
        </w:rPr>
        <w:t xml:space="preserve"> </w:t>
      </w:r>
      <w:r w:rsidR="00AD3B81" w:rsidRPr="00632C4D">
        <w:rPr>
          <w:rFonts w:ascii="Times New Roman" w:hAnsi="Times New Roman" w:cs="Times New Roman"/>
          <w:highlight w:val="cyan"/>
        </w:rPr>
        <w:t xml:space="preserve">to the brain. </w:t>
      </w:r>
      <w:r w:rsidR="00B85D11" w:rsidRPr="00632C4D">
        <w:rPr>
          <w:rFonts w:ascii="Times New Roman" w:hAnsi="Times New Roman" w:cs="Times New Roman"/>
          <w:highlight w:val="cyan"/>
        </w:rPr>
        <w:t>Increasing the number of</w:t>
      </w:r>
      <w:r w:rsidR="00AD3B81" w:rsidRPr="00632C4D">
        <w:rPr>
          <w:rFonts w:ascii="Times New Roman" w:hAnsi="Times New Roman" w:cs="Times New Roman"/>
          <w:highlight w:val="cyan"/>
        </w:rPr>
        <w:t xml:space="preserve"> neurons</w:t>
      </w:r>
      <w:r w:rsidR="00B85D11" w:rsidRPr="00632C4D">
        <w:rPr>
          <w:rFonts w:ascii="Times New Roman" w:hAnsi="Times New Roman" w:cs="Times New Roman"/>
          <w:highlight w:val="cyan"/>
        </w:rPr>
        <w:t xml:space="preserve"> enhances</w:t>
      </w:r>
      <w:r w:rsidR="00AD3B81" w:rsidRPr="00632C4D">
        <w:rPr>
          <w:rFonts w:ascii="Times New Roman" w:hAnsi="Times New Roman" w:cs="Times New Roman"/>
          <w:highlight w:val="cyan"/>
        </w:rPr>
        <w:t xml:space="preserve"> compartmentalization and specialization specific brain regions for particular function</w:t>
      </w:r>
      <w:r w:rsidR="00917ED4" w:rsidRPr="00632C4D">
        <w:rPr>
          <w:rFonts w:ascii="Times New Roman" w:hAnsi="Times New Roman" w:cs="Times New Roman"/>
          <w:highlight w:val="cyan"/>
        </w:rPr>
        <w:t>s</w:t>
      </w:r>
      <w:r w:rsidR="008256F6" w:rsidRPr="00632C4D">
        <w:rPr>
          <w:rFonts w:ascii="Times New Roman" w:hAnsi="Times New Roman" w:cs="Times New Roman"/>
          <w:highlight w:val="cyan"/>
        </w:rPr>
        <w:t xml:space="preserve"> </w:t>
      </w:r>
      <w:r w:rsidR="008256F6" w:rsidRPr="00632C4D">
        <w:rPr>
          <w:rFonts w:ascii="Times New Roman" w:hAnsi="Times New Roman" w:cs="Times New Roman"/>
          <w:highlight w:val="cyan"/>
        </w:rPr>
        <w:fldChar w:fldCharType="begin"/>
      </w:r>
      <w:r w:rsidR="003E5272" w:rsidRPr="00632C4D">
        <w:rPr>
          <w:rFonts w:ascii="Times New Roman" w:hAnsi="Times New Roman" w:cs="Times New Roman"/>
          <w:highlight w:val="cyan"/>
        </w:rPr>
        <w:instrText xml:space="preserve"> ADDIN PAPERS2_CITATIONS &lt;citation&gt;&lt;uuid&gt;17A848BC-CF58-4042-8972-2DA2FDC05B39&lt;/uuid&gt;&lt;priority&gt;0&lt;/priority&gt;&lt;publications&gt;&lt;publication&gt;&lt;publication_date&gt;99200500001200000000200000&lt;/publication_date&gt;&lt;startpage&gt;436&lt;/startpage&gt;&lt;title&gt;Principles of Brain Evolution&lt;/title&gt;&lt;uuid&gt;B3FAA464-8C43-4337-ADAC-9E6607716E14&lt;/uuid&gt;&lt;subtype&gt;0&lt;/subtype&gt;&lt;publisher&gt;Sinauer Associates Incorporated&lt;/publisher&gt;&lt;type&gt;0&lt;/type&gt;&lt;url&gt;http://books.google.com/books?id=JzdmQgAACAAJ&amp;amp;dq=Principles+of+brain+evolution+2005&amp;amp;hl=&amp;amp;cd=1&amp;amp;source=gbs_api&lt;/url&gt;&lt;authors&gt;&lt;author&gt;&lt;firstName&gt;Georg&lt;/firstName&gt;&lt;middleNames&gt;F&lt;/middleNames&gt;&lt;lastName&gt;Striedter&lt;/lastName&gt;&lt;/author&gt;&lt;/authors&gt;&lt;/publication&gt;&lt;/publications&gt;&lt;cites&gt;&lt;/cites&gt;&lt;/citation&gt;</w:instrText>
      </w:r>
      <w:r w:rsidR="008256F6" w:rsidRPr="00632C4D">
        <w:rPr>
          <w:rFonts w:ascii="Times New Roman" w:hAnsi="Times New Roman" w:cs="Times New Roman"/>
          <w:highlight w:val="cyan"/>
        </w:rPr>
        <w:fldChar w:fldCharType="separate"/>
      </w:r>
      <w:r w:rsidR="005D7C53" w:rsidRPr="00632C4D">
        <w:rPr>
          <w:rFonts w:ascii="Times New Roman" w:hAnsi="Times New Roman" w:cs="Times New Roman"/>
          <w:highlight w:val="cyan"/>
        </w:rPr>
        <w:t>(Striedter, 2005)</w:t>
      </w:r>
      <w:r w:rsidR="008256F6" w:rsidRPr="00632C4D">
        <w:rPr>
          <w:rFonts w:ascii="Times New Roman" w:hAnsi="Times New Roman" w:cs="Times New Roman"/>
          <w:highlight w:val="cyan"/>
        </w:rPr>
        <w:fldChar w:fldCharType="end"/>
      </w:r>
      <w:r w:rsidR="00AD3B81" w:rsidRPr="00632C4D">
        <w:rPr>
          <w:rFonts w:ascii="Times New Roman" w:hAnsi="Times New Roman" w:cs="Times New Roman"/>
          <w:highlight w:val="cyan"/>
        </w:rPr>
        <w:t>. Ultimately</w:t>
      </w:r>
      <w:r w:rsidR="00193024" w:rsidRPr="00632C4D">
        <w:rPr>
          <w:rFonts w:ascii="Times New Roman" w:hAnsi="Times New Roman" w:cs="Times New Roman"/>
          <w:highlight w:val="cyan"/>
        </w:rPr>
        <w:t xml:space="preserve"> </w:t>
      </w:r>
      <w:r w:rsidR="00632C4D" w:rsidRPr="00632C4D">
        <w:rPr>
          <w:rFonts w:ascii="Times New Roman" w:hAnsi="Times New Roman" w:cs="Times New Roman"/>
          <w:highlight w:val="cyan"/>
        </w:rPr>
        <w:t xml:space="preserve">this </w:t>
      </w:r>
      <w:r w:rsidR="008256F6" w:rsidRPr="00632C4D">
        <w:rPr>
          <w:rFonts w:ascii="Times New Roman" w:hAnsi="Times New Roman" w:cs="Times New Roman"/>
          <w:highlight w:val="cyan"/>
        </w:rPr>
        <w:t>may give</w:t>
      </w:r>
      <w:r w:rsidR="00917ED4" w:rsidRPr="00632C4D">
        <w:rPr>
          <w:rFonts w:ascii="Times New Roman" w:hAnsi="Times New Roman" w:cs="Times New Roman"/>
          <w:highlight w:val="cyan"/>
        </w:rPr>
        <w:t xml:space="preserve"> rise to a more complex neural network</w:t>
      </w:r>
      <w:r w:rsidR="008256F6" w:rsidRPr="00632C4D">
        <w:rPr>
          <w:rFonts w:ascii="Times New Roman" w:hAnsi="Times New Roman" w:cs="Times New Roman"/>
          <w:highlight w:val="cyan"/>
        </w:rPr>
        <w:t xml:space="preserve">, </w:t>
      </w:r>
      <w:r w:rsidR="003F40F6" w:rsidRPr="00632C4D">
        <w:rPr>
          <w:rFonts w:ascii="Times New Roman" w:hAnsi="Times New Roman" w:cs="Times New Roman"/>
          <w:highlight w:val="cyan"/>
        </w:rPr>
        <w:t>enhanced</w:t>
      </w:r>
      <w:r w:rsidR="00193024" w:rsidRPr="00632C4D">
        <w:rPr>
          <w:rFonts w:ascii="Times New Roman" w:hAnsi="Times New Roman" w:cs="Times New Roman"/>
          <w:highlight w:val="cyan"/>
        </w:rPr>
        <w:t xml:space="preserve"> </w:t>
      </w:r>
      <w:r w:rsidR="00B14252" w:rsidRPr="00632C4D">
        <w:rPr>
          <w:rFonts w:ascii="Times New Roman" w:hAnsi="Times New Roman" w:cs="Times New Roman"/>
          <w:highlight w:val="cyan"/>
        </w:rPr>
        <w:t>cognitive</w:t>
      </w:r>
      <w:r w:rsidR="00193024" w:rsidRPr="00632C4D">
        <w:rPr>
          <w:rFonts w:ascii="Times New Roman" w:hAnsi="Times New Roman" w:cs="Times New Roman"/>
          <w:highlight w:val="cyan"/>
        </w:rPr>
        <w:t xml:space="preserve"> flexibility</w:t>
      </w:r>
      <w:r w:rsidR="008256F6" w:rsidRPr="00632C4D">
        <w:rPr>
          <w:rFonts w:ascii="Times New Roman" w:hAnsi="Times New Roman" w:cs="Times New Roman"/>
          <w:highlight w:val="cyan"/>
        </w:rPr>
        <w:t xml:space="preserve">, </w:t>
      </w:r>
      <w:r w:rsidR="00193024" w:rsidRPr="00632C4D">
        <w:rPr>
          <w:rFonts w:ascii="Times New Roman" w:hAnsi="Times New Roman" w:cs="Times New Roman"/>
          <w:highlight w:val="cyan"/>
        </w:rPr>
        <w:t xml:space="preserve">and </w:t>
      </w:r>
      <w:r w:rsidR="003F40F6" w:rsidRPr="00632C4D">
        <w:rPr>
          <w:rFonts w:ascii="Times New Roman" w:hAnsi="Times New Roman" w:cs="Times New Roman"/>
          <w:highlight w:val="cyan"/>
        </w:rPr>
        <w:t>a</w:t>
      </w:r>
      <w:r w:rsidR="00193024" w:rsidRPr="00632C4D">
        <w:rPr>
          <w:rFonts w:ascii="Times New Roman" w:hAnsi="Times New Roman" w:cs="Times New Roman"/>
          <w:highlight w:val="cyan"/>
        </w:rPr>
        <w:t xml:space="preserve"> volumetric expansion of the brain</w:t>
      </w:r>
      <w:r w:rsidR="00D617C2" w:rsidRPr="00632C4D">
        <w:rPr>
          <w:rFonts w:ascii="Times New Roman" w:hAnsi="Times New Roman" w:cs="Times New Roman"/>
          <w:highlight w:val="cyan"/>
        </w:rPr>
        <w:t>.</w:t>
      </w:r>
      <w:r w:rsidR="00D617C2">
        <w:rPr>
          <w:rFonts w:ascii="Times New Roman" w:hAnsi="Times New Roman" w:cs="Times New Roman"/>
        </w:rPr>
        <w:t xml:space="preserve"> </w:t>
      </w:r>
      <w:r w:rsidR="00D617C2" w:rsidRPr="006F202A">
        <w:rPr>
          <w:rFonts w:ascii="Times New Roman" w:hAnsi="Times New Roman" w:cs="Times New Roman"/>
        </w:rPr>
        <w:t xml:space="preserve">While often advertised as </w:t>
      </w:r>
      <w:r w:rsidR="00F77786" w:rsidRPr="006F202A">
        <w:rPr>
          <w:rFonts w:ascii="Times New Roman" w:hAnsi="Times New Roman" w:cs="Times New Roman"/>
        </w:rPr>
        <w:t>mutually exclusive hypotheses</w:t>
      </w:r>
      <w:r w:rsidR="00D617C2" w:rsidRPr="006F202A">
        <w:rPr>
          <w:rFonts w:ascii="Times New Roman" w:hAnsi="Times New Roman" w:cs="Times New Roman"/>
        </w:rPr>
        <w:t xml:space="preserve">, </w:t>
      </w:r>
      <w:r w:rsidR="00F77786">
        <w:rPr>
          <w:rFonts w:ascii="Times New Roman" w:hAnsi="Times New Roman" w:cs="Times New Roman"/>
        </w:rPr>
        <w:t>this</w:t>
      </w:r>
      <w:r w:rsidR="00D617C2" w:rsidRPr="006F202A">
        <w:rPr>
          <w:rFonts w:ascii="Times New Roman" w:hAnsi="Times New Roman" w:cs="Times New Roman"/>
        </w:rPr>
        <w:t xml:space="preserve"> </w:t>
      </w:r>
      <w:r w:rsidR="00F77786">
        <w:rPr>
          <w:rFonts w:ascii="Times New Roman" w:hAnsi="Times New Roman" w:cs="Times New Roman"/>
        </w:rPr>
        <w:t>is</w:t>
      </w:r>
      <w:r w:rsidR="00D617C2" w:rsidRPr="006F202A">
        <w:rPr>
          <w:rFonts w:ascii="Times New Roman" w:hAnsi="Times New Roman" w:cs="Times New Roman"/>
        </w:rPr>
        <w:t xml:space="preserve"> not necessarily </w:t>
      </w:r>
      <w:r w:rsidR="00F77786">
        <w:rPr>
          <w:rFonts w:ascii="Times New Roman" w:hAnsi="Times New Roman" w:cs="Times New Roman"/>
        </w:rPr>
        <w:t xml:space="preserve">the case </w:t>
      </w:r>
      <w:r w:rsidR="00D617C2" w:rsidRPr="006F202A">
        <w:rPr>
          <w:rFonts w:ascii="Times New Roman" w:hAnsi="Times New Roman" w:cs="Times New Roman"/>
        </w:rPr>
        <w:t xml:space="preserve">as </w:t>
      </w:r>
      <w:r w:rsidR="00F77786">
        <w:rPr>
          <w:rFonts w:ascii="Times New Roman" w:hAnsi="Times New Roman" w:cs="Times New Roman"/>
        </w:rPr>
        <w:t xml:space="preserve">multiple climatic factors </w:t>
      </w:r>
      <w:r w:rsidR="00D617C2" w:rsidRPr="006F202A">
        <w:rPr>
          <w:rFonts w:ascii="Times New Roman" w:hAnsi="Times New Roman" w:cs="Times New Roman"/>
        </w:rPr>
        <w:t xml:space="preserve">can indirectly exert selective pressures on </w:t>
      </w:r>
      <w:r w:rsidR="00FC2FA9">
        <w:rPr>
          <w:rFonts w:ascii="Times New Roman" w:hAnsi="Times New Roman" w:cs="Times New Roman"/>
        </w:rPr>
        <w:t>a population</w:t>
      </w:r>
      <w:r w:rsidR="00D617C2" w:rsidRPr="006F202A">
        <w:rPr>
          <w:rFonts w:ascii="Times New Roman" w:hAnsi="Times New Roman" w:cs="Times New Roman"/>
        </w:rPr>
        <w:t xml:space="preserve"> at the same </w:t>
      </w:r>
      <w:commentRangeStart w:id="9"/>
      <w:r w:rsidR="00D617C2" w:rsidRPr="006F202A">
        <w:rPr>
          <w:rFonts w:ascii="Times New Roman" w:hAnsi="Times New Roman" w:cs="Times New Roman"/>
        </w:rPr>
        <w:t>time</w:t>
      </w:r>
      <w:commentRangeEnd w:id="9"/>
      <w:r w:rsidR="008331FE">
        <w:rPr>
          <w:rStyle w:val="CommentReference"/>
        </w:rPr>
        <w:commentReference w:id="9"/>
      </w:r>
      <w:r w:rsidR="00D617C2" w:rsidRPr="006F202A">
        <w:rPr>
          <w:rFonts w:ascii="Times New Roman" w:hAnsi="Times New Roman" w:cs="Times New Roman"/>
        </w:rPr>
        <w:t>.</w:t>
      </w:r>
    </w:p>
    <w:p w14:paraId="1305715C" w14:textId="77777777" w:rsidR="00281167" w:rsidRDefault="00281167" w:rsidP="009C1A90">
      <w:pPr>
        <w:ind w:firstLine="720"/>
        <w:rPr>
          <w:rFonts w:ascii="Times New Roman" w:hAnsi="Times New Roman" w:cs="Times New Roman"/>
        </w:rPr>
      </w:pPr>
    </w:p>
    <w:p w14:paraId="5A94BAFE" w14:textId="3DC03D88" w:rsidR="00281167" w:rsidRPr="00281167" w:rsidRDefault="00281167" w:rsidP="00281167">
      <w:pPr>
        <w:rPr>
          <w:rFonts w:ascii="Times New Roman" w:hAnsi="Times New Roman" w:cs="Times New Roman"/>
          <w:b/>
          <w:i/>
        </w:rPr>
      </w:pPr>
      <w:r w:rsidRPr="00281167">
        <w:rPr>
          <w:rFonts w:ascii="Times New Roman" w:hAnsi="Times New Roman" w:cs="Times New Roman"/>
          <w:b/>
          <w:i/>
        </w:rPr>
        <w:t>Previous Investigations</w:t>
      </w:r>
    </w:p>
    <w:p w14:paraId="16D67E84" w14:textId="77777777" w:rsidR="00281167" w:rsidRPr="00862889" w:rsidRDefault="00281167" w:rsidP="00281167">
      <w:pPr>
        <w:rPr>
          <w:rFonts w:ascii="Times New Roman" w:hAnsi="Times New Roman" w:cs="Times New Roman"/>
        </w:rPr>
      </w:pPr>
    </w:p>
    <w:p w14:paraId="33ABEE8D" w14:textId="0B8C6606" w:rsidR="007E06FE" w:rsidRDefault="00D52760" w:rsidP="00E403EF">
      <w:pPr>
        <w:ind w:firstLine="720"/>
        <w:rPr>
          <w:rFonts w:ascii="Times New Roman" w:hAnsi="Times New Roman" w:cs="Times New Roman"/>
        </w:rPr>
      </w:pPr>
      <w:r>
        <w:rPr>
          <w:rFonts w:ascii="Times New Roman" w:hAnsi="Times New Roman"/>
        </w:rPr>
        <w:t>P</w:t>
      </w:r>
      <w:r w:rsidR="00894FE1" w:rsidRPr="00862889">
        <w:rPr>
          <w:rFonts w:ascii="Times New Roman" w:hAnsi="Times New Roman"/>
        </w:rPr>
        <w:t xml:space="preserve">revious attempts to </w:t>
      </w:r>
      <w:r>
        <w:rPr>
          <w:rFonts w:ascii="Times New Roman" w:hAnsi="Times New Roman"/>
        </w:rPr>
        <w:t>directly test</w:t>
      </w:r>
      <w:r w:rsidR="00894FE1" w:rsidRPr="00862889">
        <w:rPr>
          <w:rFonts w:ascii="Times New Roman" w:hAnsi="Times New Roman"/>
        </w:rPr>
        <w:t xml:space="preserve"> </w:t>
      </w:r>
      <w:r w:rsidR="00341C1F" w:rsidRPr="00862889">
        <w:rPr>
          <w:rFonts w:ascii="Times New Roman" w:hAnsi="Times New Roman"/>
        </w:rPr>
        <w:t xml:space="preserve">the </w:t>
      </w:r>
      <w:r w:rsidR="00B60993">
        <w:rPr>
          <w:rFonts w:ascii="Times New Roman" w:hAnsi="Times New Roman"/>
        </w:rPr>
        <w:t>relationship</w:t>
      </w:r>
      <w:r w:rsidR="00341C1F" w:rsidRPr="00862889">
        <w:rPr>
          <w:rFonts w:ascii="Times New Roman" w:hAnsi="Times New Roman"/>
        </w:rPr>
        <w:t xml:space="preserve"> </w:t>
      </w:r>
      <w:r w:rsidR="00B60993">
        <w:rPr>
          <w:rFonts w:ascii="Times New Roman" w:hAnsi="Times New Roman"/>
        </w:rPr>
        <w:t>between</w:t>
      </w:r>
      <w:r w:rsidR="00341C1F" w:rsidRPr="00862889">
        <w:rPr>
          <w:rFonts w:ascii="Times New Roman" w:hAnsi="Times New Roman"/>
        </w:rPr>
        <w:t xml:space="preserve"> </w:t>
      </w:r>
      <w:r w:rsidR="00E403EF" w:rsidRPr="00862889">
        <w:rPr>
          <w:rFonts w:ascii="Times New Roman" w:hAnsi="Times New Roman"/>
        </w:rPr>
        <w:t xml:space="preserve">global climate </w:t>
      </w:r>
      <w:r w:rsidR="00341C1F" w:rsidRPr="00862889">
        <w:rPr>
          <w:rFonts w:ascii="Times New Roman" w:hAnsi="Times New Roman"/>
        </w:rPr>
        <w:t>on</w:t>
      </w:r>
      <w:r w:rsidR="00894FE1" w:rsidRPr="00862889">
        <w:rPr>
          <w:rFonts w:ascii="Times New Roman" w:hAnsi="Times New Roman"/>
        </w:rPr>
        <w:t xml:space="preserve"> </w:t>
      </w:r>
      <w:r>
        <w:rPr>
          <w:rFonts w:ascii="Times New Roman" w:hAnsi="Times New Roman"/>
        </w:rPr>
        <w:t>fossil hominin</w:t>
      </w:r>
      <w:r w:rsidR="00341C1F" w:rsidRPr="00862889">
        <w:rPr>
          <w:rFonts w:ascii="Times New Roman" w:hAnsi="Times New Roman"/>
        </w:rPr>
        <w:t xml:space="preserve"> brain size</w:t>
      </w:r>
      <w:r>
        <w:rPr>
          <w:rFonts w:ascii="Times New Roman" w:hAnsi="Times New Roman"/>
        </w:rPr>
        <w:t xml:space="preserve"> have concluded </w:t>
      </w:r>
      <w:r w:rsidR="00B60993">
        <w:rPr>
          <w:rFonts w:ascii="Times New Roman" w:hAnsi="Times New Roman"/>
        </w:rPr>
        <w:t xml:space="preserve">that climate has influenced brain size </w:t>
      </w:r>
      <w:r w:rsidR="00B60993" w:rsidRPr="00862889">
        <w:rPr>
          <w:rFonts w:ascii="Times New Roman" w:hAnsi="Times New Roman"/>
        </w:rPr>
        <w:fldChar w:fldCharType="begin"/>
      </w:r>
      <w:r w:rsidR="003E5272">
        <w:rPr>
          <w:rFonts w:ascii="Times New Roman" w:hAnsi="Times New Roman"/>
        </w:rPr>
        <w:instrText xml:space="preserve"> ADDIN PAPERS2_CITATIONS &lt;citation&gt;&lt;uuid&gt;EB7165E1-37F4-419C-895B-6E4FEDB48BA9&lt;/uuid&gt;&lt;priority&gt;9&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s&gt;&lt;cites&gt;&lt;/cites&gt;&lt;/citation&gt;</w:instrText>
      </w:r>
      <w:r w:rsidR="00B60993" w:rsidRPr="00862889">
        <w:rPr>
          <w:rFonts w:ascii="Times New Roman" w:hAnsi="Times New Roman"/>
        </w:rPr>
        <w:fldChar w:fldCharType="separate"/>
      </w:r>
      <w:r w:rsidR="00B60993" w:rsidRPr="00862889">
        <w:rPr>
          <w:rFonts w:ascii="Times New Roman" w:hAnsi="Times New Roman" w:cs="Times New Roman"/>
        </w:rPr>
        <w:t>(Ash and Gallup, 2007; Bailey and Geary, 2009; Shultz and Maslin, 2013)</w:t>
      </w:r>
      <w:r w:rsidR="00B60993" w:rsidRPr="00862889">
        <w:rPr>
          <w:rFonts w:ascii="Times New Roman" w:hAnsi="Times New Roman"/>
        </w:rPr>
        <w:fldChar w:fldCharType="end"/>
      </w:r>
      <w:r w:rsidR="00B60993">
        <w:rPr>
          <w:rFonts w:ascii="Times New Roman" w:hAnsi="Times New Roman"/>
        </w:rPr>
        <w:t xml:space="preserve">. However, </w:t>
      </w:r>
      <w:ins w:id="10" w:author="Brian Schilder" w:date="2015-09-04T13:18:00Z">
        <w:r w:rsidR="00632C4D">
          <w:rPr>
            <w:rFonts w:ascii="Times New Roman" w:hAnsi="Times New Roman"/>
          </w:rPr>
          <w:t xml:space="preserve">the conclusions that can be drawn from these studies are limited </w:t>
        </w:r>
      </w:ins>
      <w:ins w:id="11" w:author="Brian Schilder" w:date="2015-09-04T13:23:00Z">
        <w:r w:rsidR="00595E79">
          <w:rPr>
            <w:rFonts w:ascii="Times New Roman" w:hAnsi="Times New Roman"/>
          </w:rPr>
          <w:t>by some notable</w:t>
        </w:r>
      </w:ins>
      <w:ins w:id="12" w:author="Brian Schilder" w:date="2015-09-04T13:22:00Z">
        <w:r w:rsidR="00595E79">
          <w:rPr>
            <w:rFonts w:ascii="Times New Roman" w:hAnsi="Times New Roman"/>
          </w:rPr>
          <w:t xml:space="preserve"> </w:t>
        </w:r>
      </w:ins>
      <w:ins w:id="13" w:author="Brian Schilder" w:date="2015-09-04T13:23:00Z">
        <w:r w:rsidR="00595E79">
          <w:rPr>
            <w:rFonts w:ascii="Times New Roman" w:hAnsi="Times New Roman"/>
          </w:rPr>
          <w:t>confounds</w:t>
        </w:r>
      </w:ins>
      <w:r>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none of these studies have included a sample </w:t>
      </w:r>
      <w:r w:rsidR="00BB2367">
        <w:rPr>
          <w:rFonts w:ascii="Times New Roman" w:hAnsi="Times New Roman"/>
        </w:rPr>
        <w:t xml:space="preserve">of </w:t>
      </w:r>
      <w:r w:rsidR="00BB2367" w:rsidRPr="00862889">
        <w:rPr>
          <w:rFonts w:ascii="Times New Roman" w:hAnsi="Times New Roman"/>
        </w:rPr>
        <w:t xml:space="preserve">other mammalian taxa to see if climate </w:t>
      </w:r>
      <w:r w:rsidR="00BB2367">
        <w:rPr>
          <w:rFonts w:ascii="Times New Roman" w:hAnsi="Times New Roman"/>
        </w:rPr>
        <w:t>has</w:t>
      </w:r>
      <w:r w:rsidR="00BB2367" w:rsidRPr="00862889">
        <w:rPr>
          <w:rFonts w:ascii="Times New Roman" w:hAnsi="Times New Roman"/>
        </w:rPr>
        <w:t xml:space="preserve"> select</w:t>
      </w:r>
      <w:r w:rsidR="00BB2367">
        <w:rPr>
          <w:rFonts w:ascii="Times New Roman" w:hAnsi="Times New Roman"/>
        </w:rPr>
        <w:t>ed</w:t>
      </w:r>
      <w:r w:rsidR="00BB2367" w:rsidRPr="00862889">
        <w:rPr>
          <w:rFonts w:ascii="Times New Roman" w:hAnsi="Times New Roman"/>
        </w:rPr>
        <w:t xml:space="preserve"> for larger brains as a general principle of mammalian evolution</w:t>
      </w:r>
      <w:r w:rsidR="00BB2367">
        <w:rPr>
          <w:rFonts w:ascii="Times New Roman" w:hAnsi="Times New Roman"/>
        </w:rPr>
        <w:t xml:space="preserve"> that is not unique to hominins</w:t>
      </w:r>
      <w:r w:rsidR="00BB2367" w:rsidRPr="00862889">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D4038A">
        <w:rPr>
          <w:rFonts w:ascii="Times New Roman" w:hAnsi="Times New Roman"/>
        </w:rPr>
        <w:t>most studies focused on a single climatic factor at a time (e.g. variability, trend) leaving open the possibility that multiple factors are affecting brain evolution at the same time</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r w:rsidR="00534072">
        <w:rPr>
          <w:rFonts w:ascii="Times New Roman" w:hAnsi="Times New Roman"/>
        </w:rPr>
        <w:t xml:space="preserve">when working with </w:t>
      </w:r>
      <w:r w:rsidR="001B407B">
        <w:rPr>
          <w:rFonts w:ascii="Times New Roman" w:hAnsi="Times New Roman"/>
        </w:rPr>
        <w:t>time series</w:t>
      </w:r>
      <w:r w:rsidR="00534072">
        <w:rPr>
          <w:rFonts w:ascii="Times New Roman" w:hAnsi="Times New Roman"/>
        </w:rPr>
        <w:t xml:space="preserve"> data (such as brain size change over time vs. climatic change over time) </w:t>
      </w:r>
      <w:r w:rsidR="007E06FE">
        <w:rPr>
          <w:rFonts w:ascii="Times New Roman" w:hAnsi="Times New Roman"/>
        </w:rPr>
        <w:t xml:space="preserve">were not </w:t>
      </w:r>
      <w:r w:rsidR="007E06FE" w:rsidRPr="00534072">
        <w:rPr>
          <w:rFonts w:ascii="Times New Roman" w:hAnsi="Times New Roman" w:cs="Times New Roman"/>
        </w:rPr>
        <w:t>accounted for or even discussed in any of these studies.</w:t>
      </w:r>
    </w:p>
    <w:p w14:paraId="28362835" w14:textId="77777777" w:rsidR="00281167" w:rsidRDefault="00281167" w:rsidP="00281167">
      <w:pPr>
        <w:rPr>
          <w:rFonts w:ascii="Times New Roman" w:hAnsi="Times New Roman" w:cs="Times New Roman"/>
        </w:rPr>
      </w:pPr>
    </w:p>
    <w:p w14:paraId="40B13C51" w14:textId="0EB1C3F6" w:rsidR="00281167" w:rsidRPr="00281167" w:rsidRDefault="00281167" w:rsidP="00281167">
      <w:pPr>
        <w:rPr>
          <w:rFonts w:ascii="Times New Roman" w:hAnsi="Times New Roman" w:cs="Times New Roman"/>
          <w:b/>
          <w:i/>
        </w:rPr>
      </w:pPr>
      <w:r w:rsidRPr="00281167">
        <w:rPr>
          <w:rFonts w:ascii="Times New Roman" w:hAnsi="Times New Roman" w:cs="Times New Roman"/>
          <w:b/>
          <w:i/>
        </w:rPr>
        <w:t>The Problem of Temporal Autocorrelation</w:t>
      </w:r>
    </w:p>
    <w:p w14:paraId="6A63B8B4" w14:textId="77777777" w:rsidR="00281167" w:rsidRPr="00534072" w:rsidRDefault="00281167" w:rsidP="00281167">
      <w:pPr>
        <w:rPr>
          <w:rFonts w:ascii="Times New Roman" w:hAnsi="Times New Roman" w:cs="Times New Roman"/>
        </w:rPr>
      </w:pPr>
    </w:p>
    <w:p w14:paraId="25C3B260" w14:textId="7273AF26" w:rsidR="00534072" w:rsidRPr="00534072" w:rsidRDefault="00534072" w:rsidP="00534072">
      <w:pPr>
        <w:ind w:firstLine="720"/>
        <w:rPr>
          <w:rFonts w:ascii="Times New Roman" w:eastAsia="Times New Roman" w:hAnsi="Times New Roman" w:cs="Times New Roman"/>
        </w:rPr>
      </w:pPr>
      <w:commentRangeStart w:id="14"/>
      <w:r w:rsidRPr="00534072">
        <w:rPr>
          <w:rFonts w:ascii="Times New Roman" w:eastAsia="Times New Roman" w:hAnsi="Times New Roman" w:cs="Times New Roman"/>
          <w:color w:val="333333"/>
          <w:shd w:val="clear" w:color="auto" w:fill="FFFFFF"/>
        </w:rPr>
        <w:t>The analysis of time series data has an extensive literature with established best practices (e.g.,</w:t>
      </w:r>
      <w:r w:rsidR="001B407B">
        <w:rPr>
          <w:rFonts w:ascii="Times New Roman" w:eastAsia="Times New Roman" w:hAnsi="Times New Roman" w:cs="Times New Roman"/>
          <w:color w:val="333333"/>
          <w:shd w:val="clear" w:color="auto" w:fill="FFFFFF"/>
        </w:rPr>
        <w:fldChar w:fldCharType="begin"/>
      </w:r>
      <w:r w:rsidR="003E5272">
        <w:rPr>
          <w:rFonts w:ascii="Times New Roman" w:eastAsia="Times New Roman" w:hAnsi="Times New Roman" w:cs="Times New Roman"/>
          <w:color w:val="333333"/>
          <w:shd w:val="clear" w:color="auto" w:fill="FFFFFF"/>
        </w:rPr>
        <w:instrText xml:space="preserve"> ADDIN PAPERS2_CITATIONS &lt;citation&gt;&lt;uuid&gt;D2B38FC9-CC1A-4F7C-AC98-D34BB7F0FF20&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1B407B">
        <w:rPr>
          <w:rFonts w:ascii="Times New Roman" w:eastAsia="Times New Roman" w:hAnsi="Times New Roman" w:cs="Times New Roman"/>
          <w:color w:val="333333"/>
          <w:shd w:val="clear" w:color="auto" w:fill="FFFFFF"/>
        </w:rPr>
        <w:fldChar w:fldCharType="separate"/>
      </w:r>
      <w:r w:rsidR="007F2239">
        <w:rPr>
          <w:rFonts w:ascii="Times New Roman" w:hAnsi="Times New Roman" w:cs="Times New Roman"/>
        </w:rPr>
        <w:t>(Chatfield, 2013)</w:t>
      </w:r>
      <w:r w:rsidR="001B407B">
        <w:rPr>
          <w:rFonts w:ascii="Times New Roman" w:eastAsia="Times New Roman" w:hAnsi="Times New Roman" w:cs="Times New Roman"/>
          <w:color w:val="333333"/>
          <w:shd w:val="clear" w:color="auto" w:fill="FFFFFF"/>
        </w:rPr>
        <w:fldChar w:fldCharType="end"/>
      </w:r>
      <w:r w:rsidRPr="00534072">
        <w:rPr>
          <w:rFonts w:ascii="Times New Roman" w:eastAsia="Times New Roman" w:hAnsi="Times New Roman" w:cs="Times New Roman"/>
          <w:color w:val="333333"/>
          <w:shd w:val="clear" w:color="auto" w:fill="FFFFFF"/>
        </w:rPr>
        <w:t>). When it comes to computing cross-correlations between two time series (as we are interested in doing here), it is typical to restrict cross-correlations to </w:t>
      </w:r>
      <w:r w:rsidRPr="00534072">
        <w:rPr>
          <w:rFonts w:ascii="Times New Roman" w:eastAsia="Times New Roman" w:hAnsi="Times New Roman" w:cs="Times New Roman"/>
          <w:i/>
          <w:iCs/>
          <w:color w:val="333333"/>
          <w:shd w:val="clear" w:color="auto" w:fill="FFFFFF"/>
        </w:rPr>
        <w:t>stationary</w:t>
      </w:r>
      <w:r w:rsidR="001B407B">
        <w:rPr>
          <w:rFonts w:ascii="Times New Roman" w:eastAsia="Times New Roman" w:hAnsi="Times New Roman" w:cs="Times New Roman"/>
          <w:color w:val="333333"/>
          <w:shd w:val="clear" w:color="auto" w:fill="FFFFFF"/>
        </w:rPr>
        <w:t xml:space="preserve"> time series </w:t>
      </w:r>
      <w:r w:rsidR="001B407B">
        <w:rPr>
          <w:rFonts w:ascii="Times New Roman" w:eastAsia="Times New Roman" w:hAnsi="Times New Roman" w:cs="Times New Roman"/>
          <w:color w:val="333333"/>
          <w:shd w:val="clear" w:color="auto" w:fill="FFFFFF"/>
        </w:rPr>
        <w:fldChar w:fldCharType="begin"/>
      </w:r>
      <w:r w:rsidR="003E5272">
        <w:rPr>
          <w:rFonts w:ascii="Times New Roman" w:eastAsia="Times New Roman" w:hAnsi="Times New Roman" w:cs="Times New Roman"/>
          <w:color w:val="333333"/>
          <w:shd w:val="clear" w:color="auto" w:fill="FFFFFF"/>
        </w:rPr>
        <w:instrText xml:space="preserve"> ADDIN PAPERS2_CITATIONS &lt;citation&gt;&lt;uuid&gt;325932B4-1EB2-443E-8A50-89FA702B1C25&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1B407B">
        <w:rPr>
          <w:rFonts w:ascii="Times New Roman" w:eastAsia="Times New Roman" w:hAnsi="Times New Roman" w:cs="Times New Roman"/>
          <w:color w:val="333333"/>
          <w:shd w:val="clear" w:color="auto" w:fill="FFFFFF"/>
        </w:rPr>
        <w:fldChar w:fldCharType="separate"/>
      </w:r>
      <w:r w:rsidR="007F2239">
        <w:rPr>
          <w:rFonts w:ascii="Times New Roman" w:hAnsi="Times New Roman" w:cs="Times New Roman"/>
        </w:rPr>
        <w:t>(Chatfield, 2013)</w:t>
      </w:r>
      <w:r w:rsidR="001B407B">
        <w:rPr>
          <w:rFonts w:ascii="Times New Roman" w:eastAsia="Times New Roman" w:hAnsi="Times New Roman" w:cs="Times New Roman"/>
          <w:color w:val="333333"/>
          <w:shd w:val="clear" w:color="auto" w:fill="FFFFFF"/>
        </w:rPr>
        <w:fldChar w:fldCharType="end"/>
      </w:r>
      <w:r w:rsidRPr="00534072">
        <w:rPr>
          <w:rFonts w:ascii="Times New Roman" w:eastAsia="Times New Roman" w:hAnsi="Times New Roman" w:cs="Times New Roman"/>
          <w:color w:val="333333"/>
          <w:shd w:val="clear" w:color="auto" w:fill="FFFFFF"/>
        </w:rPr>
        <w:t xml:space="preserve"> pg. 155). Among other things, stationary time series have a constant mean function, which is another way of saying there is no directional </w:t>
      </w:r>
      <w:r w:rsidRPr="00534072">
        <w:rPr>
          <w:rFonts w:ascii="Times New Roman" w:eastAsia="Times New Roman" w:hAnsi="Times New Roman" w:cs="Times New Roman"/>
          <w:i/>
          <w:iCs/>
          <w:color w:val="333333"/>
          <w:shd w:val="clear" w:color="auto" w:fill="FFFFFF"/>
        </w:rPr>
        <w:t>trend</w:t>
      </w:r>
      <w:r w:rsidRPr="00534072">
        <w:rPr>
          <w:rFonts w:ascii="Times New Roman" w:eastAsia="Times New Roman" w:hAnsi="Times New Roman" w:cs="Times New Roman"/>
          <w:color w:val="333333"/>
          <w:shd w:val="clear" w:color="auto" w:fill="FFFFFF"/>
        </w:rPr>
        <w:t> in the series, and no significant auto-correlat</w:t>
      </w:r>
      <w:r w:rsidR="001B407B">
        <w:rPr>
          <w:rFonts w:ascii="Times New Roman" w:eastAsia="Times New Roman" w:hAnsi="Times New Roman" w:cs="Times New Roman"/>
          <w:color w:val="333333"/>
          <w:shd w:val="clear" w:color="auto" w:fill="FFFFFF"/>
        </w:rPr>
        <w:t>ion. John Alroy and colleagues </w:t>
      </w:r>
      <w:r w:rsidR="001B407B">
        <w:rPr>
          <w:rFonts w:ascii="Times New Roman" w:eastAsia="Times New Roman" w:hAnsi="Times New Roman" w:cs="Times New Roman"/>
          <w:color w:val="333333"/>
          <w:shd w:val="clear" w:color="auto" w:fill="FFFFFF"/>
        </w:rPr>
        <w:fldChar w:fldCharType="begin"/>
      </w:r>
      <w:r w:rsidR="003E5272">
        <w:rPr>
          <w:rFonts w:ascii="Times New Roman" w:eastAsia="Times New Roman" w:hAnsi="Times New Roman" w:cs="Times New Roman"/>
          <w:color w:val="333333"/>
          <w:shd w:val="clear" w:color="auto" w:fill="FFFFFF"/>
        </w:rPr>
        <w:instrText xml:space="preserve"> ADDIN PAPERS2_CITATIONS &lt;citation&gt;&lt;uuid&gt;30BFE323-DBAE-4CBC-803F-B786005C0F8E&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001B407B">
        <w:rPr>
          <w:rFonts w:ascii="Times New Roman" w:eastAsia="Times New Roman" w:hAnsi="Times New Roman" w:cs="Times New Roman"/>
          <w:color w:val="333333"/>
          <w:shd w:val="clear" w:color="auto" w:fill="FFFFFF"/>
        </w:rPr>
        <w:fldChar w:fldCharType="separate"/>
      </w:r>
      <w:r w:rsidR="007F2239">
        <w:rPr>
          <w:rFonts w:ascii="Times New Roman" w:hAnsi="Times New Roman" w:cs="Times New Roman"/>
        </w:rPr>
        <w:t>(2000)</w:t>
      </w:r>
      <w:r w:rsidR="001B407B">
        <w:rPr>
          <w:rFonts w:ascii="Times New Roman" w:eastAsia="Times New Roman" w:hAnsi="Times New Roman" w:cs="Times New Roman"/>
          <w:color w:val="333333"/>
          <w:shd w:val="clear" w:color="auto" w:fill="FFFFFF"/>
        </w:rPr>
        <w:fldChar w:fldCharType="end"/>
      </w:r>
      <w:r w:rsidRPr="00534072">
        <w:rPr>
          <w:rFonts w:ascii="Times New Roman" w:eastAsia="Times New Roman" w:hAnsi="Times New Roman" w:cs="Times New Roman"/>
          <w:color w:val="333333"/>
          <w:shd w:val="clear" w:color="auto" w:fill="FFFFFF"/>
        </w:rPr>
        <w:t> discuss this issue at length in their widely-cited paper on the (lack of) relationship between global oxygen isotope records and various aspects of Cenozoic mammalian evolution, including average body mass. The authors make an impassioned argument against cross-correlating non-stationary time series with strong trends, such as the oxygen isotope record. The reason is that any two trended time series with high auto-correlation will also exhibit strong cross-correlations. This makes any interpretation of causality in the cross-correlation highly suspect, as even random walks will produce significant cross-correlations due to auto-correlation</w:t>
      </w:r>
      <w:r w:rsidR="001B407B">
        <w:rPr>
          <w:rFonts w:ascii="Times New Roman" w:eastAsia="Times New Roman" w:hAnsi="Times New Roman" w:cs="Times New Roman"/>
          <w:color w:val="333333"/>
          <w:shd w:val="clear" w:color="auto" w:fill="FFFFFF"/>
        </w:rPr>
        <w:t xml:space="preserve"> (SI Fig X)</w:t>
      </w:r>
      <w:r w:rsidRPr="00534072">
        <w:rPr>
          <w:rFonts w:ascii="Times New Roman" w:eastAsia="Times New Roman" w:hAnsi="Times New Roman" w:cs="Times New Roman"/>
          <w:color w:val="333333"/>
          <w:shd w:val="clear" w:color="auto" w:fill="FFFFFF"/>
        </w:rPr>
        <w:t>.</w:t>
      </w:r>
    </w:p>
    <w:p w14:paraId="11AE4365" w14:textId="77ECD065" w:rsidR="007E06FE" w:rsidRPr="00534072" w:rsidRDefault="00534072" w:rsidP="00E403EF">
      <w:pPr>
        <w:ind w:firstLine="720"/>
        <w:rPr>
          <w:rFonts w:ascii="Times New Roman" w:hAnsi="Times New Roman" w:cs="Times New Roman"/>
        </w:rPr>
      </w:pPr>
      <w:r w:rsidRPr="00534072">
        <w:rPr>
          <w:rFonts w:ascii="Times New Roman" w:eastAsia="Times New Roman" w:hAnsi="Times New Roman" w:cs="Times New Roman"/>
          <w:color w:val="333333"/>
          <w:shd w:val="clear" w:color="auto" w:fill="FFFFFF"/>
        </w:rPr>
        <w:t>One solution is to instead cross-correlate detrended time series by calculating the first differences of the original time series. The new time series are computed as the following: y′t=yt−yt−1 where each value of the new time series is indicated by y′t. The quantity yt is the original value of the time series at time t and yt−1 is the value of the original time series at time t−1. Note that the new time series of first differences will be of length n−1 where n is the original length of the time series. The result is a new time series where each point reflects the difference between adjacent time bins</w:t>
      </w:r>
      <w:r w:rsidR="005A7674">
        <w:rPr>
          <w:rFonts w:ascii="Times New Roman" w:eastAsia="Times New Roman" w:hAnsi="Times New Roman" w:cs="Times New Roman"/>
          <w:color w:val="333333"/>
          <w:shd w:val="clear" w:color="auto" w:fill="FFFFFF"/>
        </w:rPr>
        <w:t xml:space="preserve"> (</w:t>
      </w:r>
      <w:r w:rsidR="005A7674" w:rsidRPr="00D579EF">
        <w:rPr>
          <w:rFonts w:ascii="Times New Roman" w:eastAsia="Times New Roman" w:hAnsi="Times New Roman" w:cs="Times New Roman"/>
          <w:i/>
          <w:color w:val="333333"/>
          <w:shd w:val="clear" w:color="auto" w:fill="FFFFFF"/>
        </w:rPr>
        <w:t>figure X: showing before and after of CC and climate data</w:t>
      </w:r>
      <w:r w:rsidR="005A7674">
        <w:rPr>
          <w:rFonts w:ascii="Times New Roman" w:eastAsia="Times New Roman" w:hAnsi="Times New Roman" w:cs="Times New Roman"/>
          <w:color w:val="333333"/>
          <w:shd w:val="clear" w:color="auto" w:fill="FFFFFF"/>
        </w:rPr>
        <w:t>)</w:t>
      </w:r>
      <w:r w:rsidRPr="00534072">
        <w:rPr>
          <w:rFonts w:ascii="Times New Roman" w:eastAsia="Times New Roman" w:hAnsi="Times New Roman" w:cs="Times New Roman"/>
          <w:color w:val="333333"/>
          <w:shd w:val="clear" w:color="auto" w:fill="FFFFFF"/>
        </w:rPr>
        <w:t>. These derivative time series are generally stationary and not auto-correlated, so they are more appropriate for investigating cross-correlations.</w:t>
      </w:r>
    </w:p>
    <w:p w14:paraId="202E658D" w14:textId="77777777" w:rsidR="00534072" w:rsidRPr="00534072" w:rsidRDefault="00534072" w:rsidP="00534072">
      <w:pPr>
        <w:ind w:firstLine="720"/>
        <w:rPr>
          <w:rFonts w:ascii="Times New Roman" w:eastAsia="Times New Roman" w:hAnsi="Times New Roman" w:cs="Times New Roman"/>
        </w:rPr>
      </w:pPr>
      <w:r w:rsidRPr="00534072">
        <w:rPr>
          <w:rFonts w:ascii="Times New Roman" w:eastAsia="Times New Roman" w:hAnsi="Times New Roman" w:cs="Times New Roman"/>
          <w:color w:val="333333"/>
          <w:shd w:val="clear" w:color="auto" w:fill="FFFFFF"/>
        </w:rPr>
        <w:t>Alroy’s warning against cross-correlating was also formalized as commandment #6 in his</w:t>
      </w:r>
      <w:r w:rsidRPr="00534072">
        <w:rPr>
          <w:rStyle w:val="apple-converted-space"/>
          <w:rFonts w:ascii="Times New Roman" w:eastAsia="Times New Roman" w:hAnsi="Times New Roman" w:cs="Times New Roman"/>
          <w:color w:val="333333"/>
          <w:shd w:val="clear" w:color="auto" w:fill="FFFFFF"/>
        </w:rPr>
        <w:t> </w:t>
      </w:r>
      <w:hyperlink r:id="rId10" w:history="1">
        <w:r w:rsidRPr="00534072">
          <w:rPr>
            <w:rStyle w:val="Hyperlink"/>
            <w:rFonts w:ascii="Times New Roman" w:eastAsia="Times New Roman" w:hAnsi="Times New Roman" w:cs="Times New Roman"/>
            <w:color w:val="337AB7"/>
            <w:shd w:val="clear" w:color="auto" w:fill="FFFFFF"/>
          </w:rPr>
          <w:t>10 statistical commandments of Chairman Alroy</w:t>
        </w:r>
      </w:hyperlink>
      <w:r w:rsidRPr="00534072">
        <w:rPr>
          <w:rFonts w:ascii="Times New Roman" w:eastAsia="Times New Roman" w:hAnsi="Times New Roman" w:cs="Times New Roman"/>
          <w:color w:val="333333"/>
          <w:shd w:val="clear" w:color="auto" w:fill="FFFFFF"/>
        </w:rPr>
        <w:t>:</w:t>
      </w:r>
    </w:p>
    <w:p w14:paraId="5FBFCCAF" w14:textId="77777777" w:rsidR="00534072" w:rsidRPr="00534072" w:rsidRDefault="00534072" w:rsidP="00534072">
      <w:pPr>
        <w:ind w:left="720"/>
        <w:rPr>
          <w:rFonts w:ascii="Times New Roman" w:eastAsia="Times New Roman" w:hAnsi="Times New Roman" w:cs="Times New Roman"/>
          <w:i/>
        </w:rPr>
      </w:pPr>
      <w:r w:rsidRPr="00534072">
        <w:rPr>
          <w:rFonts w:ascii="Times New Roman" w:eastAsia="Times New Roman" w:hAnsi="Times New Roman" w:cs="Times New Roman"/>
          <w:i/>
          <w:color w:val="333333"/>
          <w:shd w:val="clear" w:color="auto" w:fill="FFFFFF"/>
        </w:rPr>
        <w:t>Thou shalt difference thy data! Time series data are almost always autocorrelated (and thou shalt test for that). Still, people insist on interpreting “trends” shared by pairs of time series as meaningful cross-correlations, even though autocorrelation makes finding these demonic things the null hypothesis! Even random walks produce such patterns! FEAR YE SINNERS! The easiest and most powerful way to remove the autocorrelation is to take first differences. So, the next time thou wantest to correlate population growth with the rate of sea-floor spreading - and people will - difference thy</w:t>
      </w:r>
      <w:r w:rsidRPr="00534072">
        <w:rPr>
          <w:rStyle w:val="apple-converted-space"/>
          <w:rFonts w:ascii="Times New Roman" w:eastAsia="Times New Roman" w:hAnsi="Times New Roman" w:cs="Times New Roman"/>
          <w:i/>
          <w:color w:val="333333"/>
          <w:shd w:val="clear" w:color="auto" w:fill="FFFFFF"/>
        </w:rPr>
        <w:t> </w:t>
      </w:r>
      <w:hyperlink r:id="rId11" w:history="1">
        <w:r w:rsidRPr="00534072">
          <w:rPr>
            <w:rStyle w:val="Hyperlink"/>
            <w:rFonts w:ascii="Times New Roman" w:eastAsia="Times New Roman" w:hAnsi="Times New Roman" w:cs="Times New Roman"/>
            <w:i/>
            <w:color w:val="337AB7"/>
            <w:shd w:val="clear" w:color="auto" w:fill="FFFFFF"/>
          </w:rPr>
          <w:t>!@#$</w:t>
        </w:r>
      </w:hyperlink>
      <w:r w:rsidRPr="00534072">
        <w:rPr>
          <w:rFonts w:ascii="Times New Roman" w:eastAsia="Times New Roman" w:hAnsi="Times New Roman" w:cs="Times New Roman"/>
          <w:i/>
          <w:color w:val="333333"/>
          <w:shd w:val="clear" w:color="auto" w:fill="FFFFFF"/>
        </w:rPr>
        <w:t>% data.</w:t>
      </w:r>
    </w:p>
    <w:commentRangeEnd w:id="14"/>
    <w:p w14:paraId="655C4691" w14:textId="77777777" w:rsidR="007E06FE" w:rsidRPr="00534072" w:rsidRDefault="00011F8B" w:rsidP="00E403EF">
      <w:pPr>
        <w:ind w:firstLine="720"/>
        <w:rPr>
          <w:rFonts w:ascii="Times New Roman" w:hAnsi="Times New Roman" w:cs="Times New Roman"/>
        </w:rPr>
      </w:pPr>
      <w:r>
        <w:rPr>
          <w:rStyle w:val="CommentReference"/>
        </w:rPr>
        <w:commentReference w:id="14"/>
      </w:r>
    </w:p>
    <w:p w14:paraId="09DFFB93" w14:textId="136C0EAB" w:rsidR="007E06FE" w:rsidRPr="00281167" w:rsidRDefault="00281167" w:rsidP="007E06FE">
      <w:pPr>
        <w:rPr>
          <w:rFonts w:ascii="Times New Roman" w:hAnsi="Times New Roman" w:cs="Times New Roman"/>
          <w:b/>
          <w:i/>
        </w:rPr>
      </w:pPr>
      <w:r w:rsidRPr="00281167">
        <w:rPr>
          <w:rFonts w:ascii="Times New Roman" w:hAnsi="Times New Roman" w:cs="Times New Roman"/>
          <w:b/>
          <w:i/>
        </w:rPr>
        <w:t>Present Study Goals</w:t>
      </w:r>
    </w:p>
    <w:p w14:paraId="54B75D6D" w14:textId="77777777" w:rsidR="00281167" w:rsidRPr="00534072" w:rsidRDefault="00281167" w:rsidP="007E06FE">
      <w:pPr>
        <w:rPr>
          <w:rFonts w:ascii="Times New Roman" w:hAnsi="Times New Roman" w:cs="Times New Roman"/>
        </w:rPr>
      </w:pPr>
    </w:p>
    <w:p w14:paraId="459D43F9" w14:textId="7DE5891C" w:rsidR="00243855" w:rsidRDefault="00A102D1" w:rsidP="007E06FE">
      <w:pPr>
        <w:rPr>
          <w:rFonts w:ascii="Times New Roman" w:hAnsi="Times New Roman" w:cs="Times New Roman"/>
        </w:rPr>
      </w:pPr>
      <w:r w:rsidRPr="00534072">
        <w:rPr>
          <w:rFonts w:ascii="Times New Roman" w:hAnsi="Times New Roman" w:cs="Times New Roman"/>
        </w:rPr>
        <w:t xml:space="preserve">The first </w:t>
      </w:r>
      <w:r w:rsidR="00243855">
        <w:rPr>
          <w:rFonts w:ascii="Times New Roman" w:hAnsi="Times New Roman" w:cs="Times New Roman"/>
        </w:rPr>
        <w:t>goal</w:t>
      </w:r>
      <w:r w:rsidRPr="00534072">
        <w:rPr>
          <w:rFonts w:ascii="Times New Roman" w:hAnsi="Times New Roman" w:cs="Times New Roman"/>
        </w:rPr>
        <w:t xml:space="preserve"> of the present study </w:t>
      </w:r>
      <w:r w:rsidR="00AB717F">
        <w:rPr>
          <w:rFonts w:ascii="Times New Roman" w:hAnsi="Times New Roman" w:cs="Times New Roman"/>
        </w:rPr>
        <w:t>was</w:t>
      </w:r>
      <w:r w:rsidRPr="00534072">
        <w:rPr>
          <w:rFonts w:ascii="Times New Roman" w:hAnsi="Times New Roman" w:cs="Times New Roman"/>
        </w:rPr>
        <w:t xml:space="preserve"> </w:t>
      </w:r>
      <w:r w:rsidR="00243855">
        <w:rPr>
          <w:rFonts w:ascii="Times New Roman" w:hAnsi="Times New Roman" w:cs="Times New Roman"/>
        </w:rPr>
        <w:t xml:space="preserve">to identify which mammalian orders </w:t>
      </w:r>
      <w:r w:rsidR="00B3350E">
        <w:rPr>
          <w:rFonts w:ascii="Times New Roman" w:hAnsi="Times New Roman" w:cs="Times New Roman"/>
        </w:rPr>
        <w:t xml:space="preserve">(if any) </w:t>
      </w:r>
      <w:r w:rsidR="00243855">
        <w:rPr>
          <w:rFonts w:ascii="Times New Roman" w:hAnsi="Times New Roman" w:cs="Times New Roman"/>
        </w:rPr>
        <w:t>have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39A72034-7DB5-4AD3-8C53-3FFD0F77603F&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F66B0F">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 xml:space="preserve">and the possibility that the earliest representative of every fossil taxa has </w:t>
      </w:r>
      <w:r w:rsidR="00A50BA7">
        <w:rPr>
          <w:rFonts w:ascii="Times New Roman" w:hAnsi="Times New Roman" w:cs="Times New Roman"/>
        </w:rPr>
        <w:t>not yet</w:t>
      </w:r>
      <w:r w:rsidR="00BF4A1A">
        <w:rPr>
          <w:rFonts w:ascii="Times New Roman" w:hAnsi="Times New Roman" w:cs="Times New Roman"/>
        </w:rPr>
        <w:t xml:space="preserve"> been discovered. The fragmented nature of many fossils often make taxonomic placement of these specimens challenging or sometimes entirely 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xml:space="preserve">, thus affecting the ultimate CC measurement taken </w:t>
      </w:r>
      <w:r w:rsidR="00871985">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F8FCC33B-2A9B-4A73-884A-325CB4B3B368&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7F1A89">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F66B0F">
        <w:rPr>
          <w:rFonts w:ascii="Times New Roman" w:hAnsi="Times New Roman" w:cs="Times New Roman"/>
        </w:rPr>
        <w:t xml:space="preserve"> Ancestral state </w:t>
      </w:r>
      <w:r w:rsidR="007D5E19">
        <w:rPr>
          <w:rFonts w:ascii="Times New Roman" w:hAnsi="Times New Roman" w:cs="Times New Roman"/>
        </w:rPr>
        <w:t>reconstructions have a different set of</w:t>
      </w:r>
      <w:r w:rsidR="00F66B0F">
        <w:rPr>
          <w:rFonts w:ascii="Times New Roman" w:hAnsi="Times New Roman" w:cs="Times New Roman"/>
        </w:rPr>
        <w:t xml:space="preserve"> inherent limitations. In the way we employ it here, it has the advantage of</w:t>
      </w:r>
      <w:r w:rsidR="007D5E19">
        <w:rPr>
          <w:rFonts w:ascii="Times New Roman" w:hAnsi="Times New Roman" w:cs="Times New Roman"/>
        </w:rPr>
        <w:t xml:space="preserve"> being derived from</w:t>
      </w:r>
      <w:r w:rsidR="00F66B0F">
        <w:rPr>
          <w:rFonts w:ascii="Times New Roman" w:hAnsi="Times New Roman" w:cs="Times New Roman"/>
        </w:rPr>
        <w:t xml:space="preserve"> precise measurement</w:t>
      </w:r>
      <w:r w:rsidR="007D5E19">
        <w:rPr>
          <w:rFonts w:ascii="Times New Roman" w:hAnsi="Times New Roman" w:cs="Times New Roman"/>
        </w:rPr>
        <w:t>s</w:t>
      </w:r>
      <w:r w:rsidR="00F66B0F">
        <w:rPr>
          <w:rFonts w:ascii="Times New Roman" w:hAnsi="Times New Roman" w:cs="Times New Roman"/>
        </w:rPr>
        <w:t xml:space="preserve"> of CC as they are taken from an extant sample. However this method also makes a number of assumptions </w:t>
      </w:r>
      <w:r w:rsidR="00E64E00">
        <w:rPr>
          <w:rFonts w:ascii="Times New Roman" w:hAnsi="Times New Roman" w:cs="Times New Roman"/>
        </w:rPr>
        <w:t xml:space="preserve">and has sources of error </w:t>
      </w:r>
      <w:r w:rsidR="00F66B0F">
        <w:rPr>
          <w:rFonts w:ascii="Times New Roman" w:hAnsi="Times New Roman" w:cs="Times New Roman"/>
        </w:rPr>
        <w:t xml:space="preserve">including the </w:t>
      </w:r>
      <w:r w:rsidR="004E3791">
        <w:rPr>
          <w:rFonts w:ascii="Times New Roman" w:hAnsi="Times New Roman" w:cs="Times New Roman"/>
        </w:rPr>
        <w:t>accuracy of the</w:t>
      </w:r>
      <w:r w:rsidR="00E64E00">
        <w:rPr>
          <w:rFonts w:ascii="Times New Roman" w:hAnsi="Times New Roman" w:cs="Times New Roman"/>
        </w:rPr>
        <w:t xml:space="preserve"> dates and relationships in the chosen</w:t>
      </w:r>
      <w:r w:rsidR="004E3791">
        <w:rPr>
          <w:rFonts w:ascii="Times New Roman" w:hAnsi="Times New Roman" w:cs="Times New Roman"/>
        </w:rPr>
        <w:t xml:space="preserve"> phylogenetic tree. In our model, we used a </w:t>
      </w:r>
      <w:r w:rsidR="00B50F94">
        <w:rPr>
          <w:rFonts w:ascii="Times New Roman" w:hAnsi="Times New Roman" w:cs="Times New Roman"/>
        </w:rPr>
        <w:t xml:space="preserve">Restricted Maximum Likelihood (REML) </w:t>
      </w:r>
      <w:r w:rsidR="004E3791">
        <w:rPr>
          <w:rFonts w:ascii="Times New Roman" w:hAnsi="Times New Roman" w:cs="Times New Roman"/>
        </w:rPr>
        <w:t>estimation method that assumes species diverge according to Brownian motion and takes into account branch length.</w:t>
      </w:r>
      <w:r w:rsidR="0051138B">
        <w:rPr>
          <w:rFonts w:ascii="Times New Roman" w:hAnsi="Times New Roman" w:cs="Times New Roman"/>
        </w:rPr>
        <w:t xml:space="preserve"> </w:t>
      </w:r>
      <w:r w:rsidR="00E64E00">
        <w:rPr>
          <w:rFonts w:ascii="Times New Roman" w:hAnsi="Times New Roman" w:cs="Times New Roman"/>
        </w:rPr>
        <w:t xml:space="preserve">Despite these assumptions, it has proven capable too of generating reliable reconstructions of biological measurements (e.g. brain size) in previous investigations </w:t>
      </w:r>
      <w:r w:rsidR="00BF5F36">
        <w:rPr>
          <w:rFonts w:ascii="Times New Roman" w:hAnsi="Times New Roman" w:cs="Times New Roman"/>
        </w:rPr>
        <w:t xml:space="preserve">of primates </w:t>
      </w:r>
      <w:r w:rsidR="00B92EE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00FC2B8E-FAA4-4D85-91A9-F43F62D89D19&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B92EE2">
        <w:rPr>
          <w:rFonts w:ascii="Times New Roman" w:hAnsi="Times New Roman" w:cs="Times New Roman"/>
        </w:rPr>
        <w:fldChar w:fldCharType="separate"/>
      </w:r>
      <w:r w:rsidR="00B92EE2">
        <w:rPr>
          <w:rFonts w:ascii="Times New Roman" w:hAnsi="Times New Roman" w:cs="Times New Roman"/>
        </w:rPr>
        <w:t>(Montgomery et al., 2010; Boddy et al., 2012)</w:t>
      </w:r>
      <w:r w:rsidR="00B92EE2">
        <w:rPr>
          <w:rFonts w:ascii="Times New Roman" w:hAnsi="Times New Roman" w:cs="Times New Roman"/>
        </w:rPr>
        <w:fldChar w:fldCharType="end"/>
      </w:r>
      <w:r w:rsidR="00BF5F36">
        <w:rPr>
          <w:rFonts w:ascii="Times New Roman" w:hAnsi="Times New Roman" w:cs="Times New Roman"/>
        </w:rPr>
        <w:t xml:space="preserve">, carnivores </w:t>
      </w:r>
      <w:r w:rsidR="00BF5F3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3DC838B7-93FA-4149-8EB2-56FCDDDD3219&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BF5F36">
        <w:rPr>
          <w:rFonts w:ascii="Times New Roman" w:hAnsi="Times New Roman" w:cs="Times New Roman"/>
        </w:rPr>
        <w:fldChar w:fldCharType="separate"/>
      </w:r>
      <w:r w:rsidR="00B92EE2">
        <w:rPr>
          <w:rFonts w:ascii="Times New Roman" w:hAnsi="Times New Roman" w:cs="Times New Roman"/>
        </w:rPr>
        <w:t>(Finarelli and Flynn, 2007)</w:t>
      </w:r>
      <w:r w:rsidR="00BF5F36">
        <w:rPr>
          <w:rFonts w:ascii="Times New Roman" w:hAnsi="Times New Roman" w:cs="Times New Roman"/>
        </w:rPr>
        <w:fldChar w:fldCharType="end"/>
      </w:r>
      <w:r w:rsidR="00B92EE2">
        <w:rPr>
          <w:rFonts w:ascii="Times New Roman" w:hAnsi="Times New Roman" w:cs="Times New Roman"/>
        </w:rPr>
        <w:t xml:space="preserve">, cetaceans </w:t>
      </w:r>
      <w:r w:rsidR="00B92EE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83167DEE-B917-42D1-9FBB-2B49944565B0&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B92EE2">
        <w:rPr>
          <w:rFonts w:ascii="Times New Roman" w:hAnsi="Times New Roman" w:cs="Times New Roman"/>
        </w:rPr>
        <w:fldChar w:fldCharType="separate"/>
      </w:r>
      <w:r w:rsidR="00B92EE2">
        <w:rPr>
          <w:rFonts w:ascii="Times New Roman" w:hAnsi="Times New Roman" w:cs="Times New Roman"/>
        </w:rPr>
        <w:t>(Montgomery et al., 2013)</w:t>
      </w:r>
      <w:r w:rsidR="00B92EE2">
        <w:rPr>
          <w:rFonts w:ascii="Times New Roman" w:hAnsi="Times New Roman" w:cs="Times New Roman"/>
        </w:rPr>
        <w:fldChar w:fldCharType="end"/>
      </w:r>
      <w:r w:rsidR="004C70CA">
        <w:rPr>
          <w:rFonts w:ascii="Times New Roman" w:hAnsi="Times New Roman" w:cs="Times New Roman"/>
        </w:rPr>
        <w:t xml:space="preserve"> and other mammalian taxa </w:t>
      </w:r>
      <w:r w:rsidR="004C70C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E65A938-FE27-429C-8796-9D097AFAEB4E&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4C70CA">
        <w:rPr>
          <w:rFonts w:ascii="Times New Roman" w:hAnsi="Times New Roman" w:cs="Times New Roman"/>
        </w:rPr>
        <w:fldChar w:fldCharType="separate"/>
      </w:r>
      <w:r w:rsidR="00B92EE2">
        <w:rPr>
          <w:rFonts w:ascii="Times New Roman" w:hAnsi="Times New Roman" w:cs="Times New Roman"/>
        </w:rPr>
        <w:t>(Boddy et al., 2012)</w:t>
      </w:r>
      <w:r w:rsidR="004C70CA">
        <w:rPr>
          <w:rFonts w:ascii="Times New Roman" w:hAnsi="Times New Roman" w:cs="Times New Roman"/>
        </w:rPr>
        <w:fldChar w:fldCharType="end"/>
      </w:r>
      <w:r w:rsidR="004C70CA">
        <w:rPr>
          <w:rFonts w:ascii="Times New Roman" w:hAnsi="Times New Roman" w:cs="Times New Roman"/>
        </w:rPr>
        <w:t>.</w:t>
      </w:r>
      <w:r w:rsidR="00E64E00">
        <w:rPr>
          <w:rFonts w:ascii="Times New Roman" w:hAnsi="Times New Roman" w:cs="Times New Roman"/>
        </w:rPr>
        <w:t xml:space="preserve"> </w:t>
      </w:r>
      <w:r w:rsidR="00AB717F">
        <w:rPr>
          <w:rFonts w:ascii="Times New Roman" w:hAnsi="Times New Roman" w:cs="Times New Roman"/>
        </w:rPr>
        <w:t xml:space="preserve">While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BF4A1A">
        <w:rPr>
          <w:rFonts w:ascii="Times New Roman" w:hAnsi="Times New Roman" w:cs="Times New Roman"/>
        </w:rPr>
        <w:t>each have</w:t>
      </w:r>
      <w:r w:rsidR="00AB717F">
        <w:rPr>
          <w:rFonts w:ascii="Times New Roman" w:hAnsi="Times New Roman" w:cs="Times New Roman"/>
        </w:rPr>
        <w:t xml:space="preserve"> </w:t>
      </w:r>
      <w:r w:rsidR="0051138B">
        <w:rPr>
          <w:rFonts w:ascii="Times New Roman" w:hAnsi="Times New Roman" w:cs="Times New Roman"/>
        </w:rPr>
        <w:t>their o</w:t>
      </w:r>
      <w:r w:rsidR="00AB717F">
        <w:rPr>
          <w:rFonts w:ascii="Times New Roman" w:hAnsi="Times New Roman" w:cs="Times New Roman"/>
        </w:rPr>
        <w:t>wn set of limitations and</w:t>
      </w:r>
      <w:r w:rsidR="00714448">
        <w:rPr>
          <w:rFonts w:ascii="Times New Roman" w:hAnsi="Times New Roman" w:cs="Times New Roman"/>
        </w:rPr>
        <w:t xml:space="preserve"> sources of</w:t>
      </w:r>
      <w:r w:rsidR="00AB717F">
        <w:rPr>
          <w:rFonts w:ascii="Times New Roman" w:hAnsi="Times New Roman" w:cs="Times New Roman"/>
        </w:rPr>
        <w:t xml:space="preserve"> error, concurrence between both methods increases the likelihood that any observed trends are in fact real evolutionary phenomena.</w:t>
      </w:r>
      <w:r w:rsidR="00EC468E">
        <w:rPr>
          <w:rFonts w:ascii="Times New Roman" w:hAnsi="Times New Roman" w:cs="Times New Roman"/>
        </w:rPr>
        <w:t xml:space="preserve"> </w:t>
      </w:r>
    </w:p>
    <w:p w14:paraId="369ECD38" w14:textId="6A9BE8DB"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In order to address the dilemma of multiple climatic factors simultaneously bein</w:t>
      </w:r>
      <w:r w:rsidR="00FB76D2">
        <w:rPr>
          <w:rFonts w:ascii="Times New Roman" w:hAnsi="Times New Roman" w:cs="Times New Roman"/>
        </w:rPr>
        <w:t xml:space="preserve">g important for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capture a different climatic hypothesis</w:t>
      </w:r>
      <w:r w:rsidR="00A102D1" w:rsidRPr="00534072">
        <w:rPr>
          <w:rFonts w:ascii="Times New Roman" w:hAnsi="Times New Roman" w:cs="Times New Roman"/>
        </w:rPr>
        <w:t>:</w:t>
      </w:r>
    </w:p>
    <w:p w14:paraId="6F5F4718" w14:textId="2B264327"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hypotheses such as Vrba’s turnover pulse hypothesis </w:t>
      </w:r>
      <w:r w:rsidR="005D76B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6EADFF8E-7D9E-4620-95EE-E16E3AE8AB78&lt;/uuid&gt;&lt;priority&gt;0&lt;/priority&gt;&lt;publications&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gt;&lt;suppress&gt;A&lt;/suppress&gt;&lt;/cite&gt;&lt;/cites&gt;&lt;/citation&gt;</w:instrText>
      </w:r>
      <w:r w:rsidR="005D76BA">
        <w:rPr>
          <w:rFonts w:ascii="Times New Roman" w:hAnsi="Times New Roman" w:cs="Times New Roman"/>
        </w:rPr>
        <w:fldChar w:fldCharType="separate"/>
      </w:r>
      <w:r w:rsidR="005D76BA">
        <w:rPr>
          <w:rFonts w:ascii="Times New Roman" w:hAnsi="Times New Roman" w:cs="Times New Roman"/>
        </w:rPr>
        <w:t>(1993)</w:t>
      </w:r>
      <w:r w:rsidR="005D76BA">
        <w:rPr>
          <w:rFonts w:ascii="Times New Roman" w:hAnsi="Times New Roman" w:cs="Times New Roman"/>
        </w:rPr>
        <w:fldChar w:fldCharType="end"/>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r w:rsidR="00011F8B">
        <w:rPr>
          <w:rFonts w:ascii="Times New Roman" w:hAnsi="Times New Roman" w:cs="Times New Roman"/>
        </w:rPr>
        <w:t xml:space="preserve"> in a given interval</w:t>
      </w:r>
      <w:r w:rsidR="005D76BA">
        <w:rPr>
          <w:rFonts w:ascii="Times New Roman" w:hAnsi="Times New Roman" w:cs="Times New Roman"/>
        </w:rPr>
        <w:t>.</w:t>
      </w:r>
    </w:p>
    <w:p w14:paraId="67F5C0A0" w14:textId="75EB0329"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 hypotheses such as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variability selection hypothesis </w:t>
      </w:r>
      <w:r w:rsidR="005D76B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&lt;citation&gt;&lt;uuid&gt;AA27FCFC-E2AC-4325-9F52-7E280F607931&lt;/uuid&gt;&lt;priority&gt;0&lt;/priority&gt;&lt;publications&gt;&lt;publication&gt;&lt;uuid&gt;5E0378E7-67C0-4CDB-8E3E-002808DDE87D&lt;/uuid&gt;&lt;volume&gt;Suppl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s&gt;&lt;cites&gt;&lt;cite&gt;&lt;suppress&gt;A&lt;/suppress&gt;&lt;/cite&gt;&lt;cite&gt;&lt;suppress&gt;A&lt;/suppress&gt;&lt;/cite&gt;&lt;/cites&gt;&lt;/citation&gt;</w:instrText>
      </w:r>
      <w:r w:rsidR="005D76BA">
        <w:rPr>
          <w:rFonts w:ascii="Times New Roman" w:hAnsi="Times New Roman" w:cs="Times New Roman"/>
        </w:rPr>
        <w:fldChar w:fldCharType="separate"/>
      </w:r>
      <w:r w:rsidR="005D76BA">
        <w:rPr>
          <w:rFonts w:ascii="Times New Roman" w:hAnsi="Times New Roman" w:cs="Times New Roman"/>
        </w:rPr>
        <w:t>(1996; 1998a)</w:t>
      </w:r>
      <w:r w:rsidR="005D76BA">
        <w:rPr>
          <w:rFonts w:ascii="Times New Roman" w:hAnsi="Times New Roman" w:cs="Times New Roman"/>
        </w:rPr>
        <w:fldChar w:fldCharType="end"/>
      </w:r>
      <w:r w:rsidRPr="00534072">
        <w:rPr>
          <w:rFonts w:ascii="Times New Roman" w:hAnsi="Times New Roman" w:cs="Times New Roman"/>
        </w:rPr>
        <w:t xml:space="preserve"> </w:t>
      </w:r>
      <w:r w:rsidR="005D76BA">
        <w:rPr>
          <w:rFonts w:ascii="Times New Roman" w:hAnsi="Times New Roman" w:cs="Times New Roman"/>
        </w:rPr>
        <w:t xml:space="preserve">which predicts that </w:t>
      </w:r>
      <w:r w:rsidR="00D860CE">
        <w:rPr>
          <w:rFonts w:ascii="Times New Roman" w:hAnsi="Times New Roman" w:cs="Times New Roman"/>
        </w:rPr>
        <w:t xml:space="preserve">increases in </w:t>
      </w:r>
      <w:r w:rsidRPr="00534072">
        <w:rPr>
          <w:rFonts w:ascii="Times New Roman" w:hAnsi="Times New Roman" w:cs="Times New Roman"/>
        </w:rPr>
        <w:t xml:space="preserve">variability in </w:t>
      </w:r>
      <w:r w:rsidR="00D860CE">
        <w:rPr>
          <w:rFonts w:ascii="Times New Roman" w:hAnsi="Times New Roman" w:cs="Times New Roman"/>
        </w:rPr>
        <w:t>global temperature and aridity leads to increased CC. This was quantified as standard deviation of oxygen isotope values</w:t>
      </w:r>
      <w:r w:rsidR="00011F8B">
        <w:rPr>
          <w:rFonts w:ascii="Times New Roman" w:hAnsi="Times New Roman" w:cs="Times New Roman"/>
        </w:rPr>
        <w:t xml:space="preserve"> in a given interval</w:t>
      </w:r>
      <w:r w:rsidR="00D860CE">
        <w:rPr>
          <w:rFonts w:ascii="Times New Roman" w:hAnsi="Times New Roman" w:cs="Times New Roman"/>
        </w:rPr>
        <w:t>.</w:t>
      </w:r>
    </w:p>
    <w:p w14:paraId="18393AE6" w14:textId="34C46128"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novel measure</w:t>
      </w:r>
      <w:r w:rsidR="00D860CE">
        <w:rPr>
          <w:rFonts w:ascii="Times New Roman" w:hAnsi="Times New Roman" w:cs="Times New Roman"/>
        </w:rPr>
        <w:t xml:space="preserve"> draws from concepts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r w:rsidR="00324214">
        <w:rPr>
          <w:rFonts w:ascii="Times New Roman" w:hAnsi="Times New Roman" w:cs="Times New Roman"/>
        </w:rPr>
        <w:t xml:space="preserve"> in a given interval</w:t>
      </w:r>
      <w:r w:rsidR="007F3734">
        <w:rPr>
          <w:rFonts w:ascii="Times New Roman" w:hAnsi="Times New Roman" w:cs="Times New Roman"/>
        </w:rPr>
        <w:t>.</w:t>
      </w:r>
    </w:p>
    <w:p w14:paraId="6CA3D5F5" w14:textId="65142A61" w:rsidR="00E6048C" w:rsidRDefault="00E6048C" w:rsidP="00A60175">
      <w:pPr>
        <w:rPr>
          <w:rFonts w:ascii="Times New Roman" w:hAnsi="Times New Roman" w:cs="Times New Roman"/>
        </w:rPr>
      </w:pPr>
      <w:r>
        <w:rPr>
          <w:rFonts w:ascii="Times New Roman" w:hAnsi="Times New Roman" w:cs="Times New Roman"/>
        </w:rPr>
        <w:t>By including all three variables in a single multiple regression model, not only can any potential relationships between global climate and CC can be identified, but the relative contribution of each variable can be quantified</w:t>
      </w:r>
      <w:r w:rsidR="00CF5213">
        <w:rPr>
          <w:rFonts w:ascii="Times New Roman" w:hAnsi="Times New Roman" w:cs="Times New Roman"/>
        </w:rPr>
        <w:t xml:space="preserve"> in terms of effect size</w:t>
      </w:r>
      <w:r>
        <w:rPr>
          <w:rFonts w:ascii="Times New Roman" w:hAnsi="Times New Roman" w:cs="Times New Roman"/>
        </w:rPr>
        <w:t xml:space="preserve">. </w:t>
      </w:r>
    </w:p>
    <w:p w14:paraId="37C52F51" w14:textId="385B35A4" w:rsidR="00B21E67" w:rsidRDefault="00AA1EE3" w:rsidP="00AA1EE3">
      <w:pPr>
        <w:rPr>
          <w:rFonts w:ascii="Times New Roman" w:hAnsi="Times New Roman" w:cs="Times New Roman"/>
        </w:rPr>
      </w:pPr>
      <w:r>
        <w:rPr>
          <w:rFonts w:ascii="Times New Roman" w:hAnsi="Times New Roman" w:cs="Times New Roman"/>
        </w:rPr>
        <w:tab/>
        <w:t xml:space="preserve">The third goal of this study was to </w:t>
      </w:r>
      <w:r w:rsidR="000F4D45">
        <w:rPr>
          <w:rFonts w:ascii="Times New Roman" w:hAnsi="Times New Roman" w:cs="Times New Roman"/>
        </w:rPr>
        <w:t>correct</w:t>
      </w:r>
      <w:r>
        <w:rPr>
          <w:rFonts w:ascii="Times New Roman" w:hAnsi="Times New Roman" w:cs="Times New Roman"/>
        </w:rPr>
        <w:t xml:space="preserve"> for temporal autocorrelation and identify whether this conf</w:t>
      </w:r>
      <w:r w:rsidR="000F4D45">
        <w:rPr>
          <w:rFonts w:ascii="Times New Roman" w:hAnsi="Times New Roman" w:cs="Times New Roman"/>
        </w:rPr>
        <w:t xml:space="preserve">ound could have contributed to </w:t>
      </w:r>
      <w:r w:rsidR="00805BC9">
        <w:rPr>
          <w:rFonts w:ascii="Times New Roman" w:hAnsi="Times New Roman" w:cs="Times New Roman"/>
        </w:rPr>
        <w:t>previous</w:t>
      </w:r>
      <w:r w:rsidR="000F4D45">
        <w:rPr>
          <w:rFonts w:ascii="Times New Roman" w:hAnsi="Times New Roman" w:cs="Times New Roman"/>
        </w:rPr>
        <w:t xml:space="preserve"> studies that have reported relationships between brain size and large-scale climate.</w:t>
      </w:r>
    </w:p>
    <w:p w14:paraId="488BC486" w14:textId="3F9B8EB2" w:rsidR="00D0621A" w:rsidRPr="00862889" w:rsidRDefault="00D0621A" w:rsidP="00AA1EE3">
      <w:pPr>
        <w:rPr>
          <w:rFonts w:ascii="Times New Roman" w:hAnsi="Times New Roman" w:cs="Times New Roman"/>
        </w:rPr>
      </w:pPr>
      <w:r>
        <w:rPr>
          <w:rFonts w:ascii="Times New Roman" w:hAnsi="Times New Roman" w:cs="Times New Roman"/>
        </w:rPr>
        <w:tab/>
        <w:t>We predict that some orders will display a relations</w:t>
      </w:r>
      <w:r w:rsidR="00006CF5">
        <w:rPr>
          <w:rFonts w:ascii="Times New Roman" w:hAnsi="Times New Roman" w:cs="Times New Roman"/>
        </w:rPr>
        <w:t>hip between brain size and time, as well as a relationship between brain size and climatic variables, while other orders will not. Each order has their own evolutionary history, ecological niches, and array of habitats, and so it follows that they will be differentially affected by global climatic shifts over time, if at all.</w:t>
      </w:r>
    </w:p>
    <w:p w14:paraId="127C92C7" w14:textId="77777777" w:rsidR="00BA125A" w:rsidRPr="00862889" w:rsidRDefault="00BA125A" w:rsidP="005024D6">
      <w:pPr>
        <w:ind w:firstLine="720"/>
        <w:rPr>
          <w:rFonts w:ascii="Times New Roman" w:hAnsi="Times New Roman" w:cs="Times New Roman"/>
        </w:rPr>
      </w:pPr>
    </w:p>
    <w:p w14:paraId="7AE23B2A" w14:textId="50F43857" w:rsidR="00B21E67" w:rsidRPr="00862889" w:rsidRDefault="009168D7" w:rsidP="00BA125A">
      <w:pPr>
        <w:rPr>
          <w:rFonts w:ascii="Times New Roman" w:hAnsi="Times New Roman" w:cs="Times New Roman"/>
          <w:b/>
        </w:rPr>
      </w:pPr>
      <w:r>
        <w:rPr>
          <w:rFonts w:ascii="Times New Roman" w:hAnsi="Times New Roman" w:cs="Times New Roman"/>
          <w:b/>
        </w:rPr>
        <w:t>MATERIALS</w:t>
      </w:r>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10857C04"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ins w:id="15" w:author="Brian Schilder" w:date="2015-09-04T14:04:00Z">
        <w:r w:rsidR="0096705E">
          <w:rPr>
            <w:rFonts w:ascii="Times New Roman" w:hAnsi="Times New Roman" w:cs="Times New Roman"/>
          </w:rPr>
          <w:t>299</w:t>
        </w:r>
        <w:r w:rsidR="0096705E" w:rsidRPr="00862889">
          <w:rPr>
            <w:rFonts w:ascii="Times New Roman" w:hAnsi="Times New Roman" w:cs="Times New Roman"/>
          </w:rPr>
          <w:t xml:space="preserve"> </w:t>
        </w:r>
      </w:ins>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Pr>
          <w:rFonts w:ascii="Times New Roman" w:hAnsi="Times New Roman" w:cs="Times New Roman"/>
        </w:rPr>
        <w:t>o</w:t>
      </w:r>
      <w:r w:rsidRPr="00862889">
        <w:rPr>
          <w:rFonts w:ascii="Times New Roman" w:hAnsi="Times New Roman" w:cs="Times New Roman"/>
        </w:rPr>
        <w:t>rders (Artiodactyla [</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Pr="00862889">
        <w:rPr>
          <w:rFonts w:ascii="Times New Roman" w:hAnsi="Times New Roman" w:cs="Times New Roman"/>
        </w:rPr>
        <w:t>], Carnivora [</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Pr="00862889">
        <w:rPr>
          <w:rFonts w:ascii="Times New Roman" w:hAnsi="Times New Roman" w:cs="Times New Roman"/>
        </w:rPr>
        <w:t>], Cetacea [</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Pr="00862889">
        <w:rPr>
          <w:rFonts w:ascii="Times New Roman" w:hAnsi="Times New Roman" w:cs="Times New Roman"/>
        </w:rPr>
        <w:t>], Perissodactyla [</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Pr="00862889">
        <w:rPr>
          <w:rFonts w:ascii="Times New Roman" w:hAnsi="Times New Roman" w:cs="Times New Roman"/>
        </w:rPr>
        <w:t>], and non-hominin Primates [</w:t>
      </w:r>
      <w:r w:rsidRPr="00862889">
        <w:rPr>
          <w:rFonts w:ascii="Times New Roman" w:hAnsi="Times New Roman" w:cs="Times New Roman"/>
          <w:i/>
        </w:rPr>
        <w:t>n</w:t>
      </w:r>
      <w:r w:rsidR="00215559">
        <w:rPr>
          <w:rFonts w:ascii="Times New Roman" w:hAnsi="Times New Roman" w:cs="Times New Roman"/>
        </w:rPr>
        <w:t>=19</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5AD10AE0-4F90-42EF-97DB-09EBBD92511E&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7F1A89">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hominin sample, CC and Mya for 184 individuals were extracted from a compiled dataset from Shultz, Nelson, &amp; Dunbar </w:t>
      </w:r>
      <w:r w:rsidR="00C613F5"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6FCA4FB4-DC14-4231-8FAB-ECF8C97B059A&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7A2744">
        <w:rPr>
          <w:rFonts w:ascii="Times New Roman" w:hAnsi="Times New Roman" w:cs="Times New Roman"/>
        </w:rPr>
        <w:t>(2012a)</w:t>
      </w:r>
      <w:r w:rsidR="00C613F5" w:rsidRPr="00862889">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14</w:t>
      </w:r>
      <w:r w:rsidR="00BD66FE">
        <w:rPr>
          <w:rFonts w:ascii="Times New Roman" w:hAnsi="Times New Roman" w:cs="Times New Roman"/>
        </w:rPr>
        <w:t xml:space="preserve"> different hominin species including:</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=5],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=8], </w:t>
      </w:r>
      <w:r w:rsidR="00C613F5" w:rsidRPr="00862889">
        <w:rPr>
          <w:rFonts w:ascii="Times New Roman" w:hAnsi="Times New Roman" w:cs="Times New Roman"/>
          <w:i/>
        </w:rPr>
        <w:t xml:space="preserve">Australopithecus garhi </w:t>
      </w:r>
      <w:r w:rsidR="00C613F5" w:rsidRPr="00862889">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 xml:space="preserve">1],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C613F5" w:rsidRPr="00862889">
        <w:rPr>
          <w:rFonts w:ascii="Times New Roman" w:hAnsi="Times New Roman" w:cs="Times New Roman"/>
          <w:i/>
        </w:rPr>
        <w:t>n</w:t>
      </w:r>
      <w:r w:rsidR="00C613F5" w:rsidRPr="00862889">
        <w:rPr>
          <w:rFonts w:ascii="Times New Roman" w:hAnsi="Times New Roman" w:cs="Times New Roman"/>
        </w:rPr>
        <w:t xml:space="preserve">=10],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=3],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6],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C613F5" w:rsidRPr="00862889">
        <w:rPr>
          <w:rFonts w:ascii="Times New Roman" w:hAnsi="Times New Roman" w:cs="Times New Roman"/>
          <w:i/>
        </w:rPr>
        <w:t>n</w:t>
      </w:r>
      <w:r w:rsidR="00C613F5" w:rsidRPr="00862889">
        <w:rPr>
          <w:rFonts w:ascii="Times New Roman" w:hAnsi="Times New Roman" w:cs="Times New Roman"/>
        </w:rPr>
        <w:t xml:space="preserve">=3],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33],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C613F5" w:rsidRPr="00862889">
        <w:rPr>
          <w:rFonts w:ascii="Times New Roman" w:hAnsi="Times New Roman" w:cs="Times New Roman"/>
          <w:i/>
        </w:rPr>
        <w:t>n</w:t>
      </w:r>
      <w:r w:rsidR="00C613F5" w:rsidRPr="00862889">
        <w:rPr>
          <w:rFonts w:ascii="Times New Roman" w:hAnsi="Times New Roman" w:cs="Times New Roman"/>
        </w:rPr>
        <w:t xml:space="preserve">=21],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=27],</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523657">
        <w:rPr>
          <w:rFonts w:ascii="Times New Roman" w:hAnsi="Times New Roman" w:cs="Times New Roman"/>
        </w:rPr>
        <w:t xml:space="preserve">=58]. CCs of </w:t>
      </w:r>
      <w:r w:rsidR="00004BB6" w:rsidRPr="00151F35">
        <w:rPr>
          <w:rFonts w:ascii="Times New Roman" w:hAnsi="Times New Roman" w:cs="Times New Roman"/>
          <w:i/>
        </w:rPr>
        <w:t>Ardipithecus ramidus</w:t>
      </w:r>
      <w:r w:rsidR="00004BB6">
        <w:rPr>
          <w:rFonts w:ascii="Times New Roman" w:hAnsi="Times New Roman" w:cs="Times New Roman"/>
        </w:rPr>
        <w:t xml:space="preserve"> [n=1] and </w:t>
      </w:r>
      <w:r w:rsidR="00523657">
        <w:rPr>
          <w:rFonts w:ascii="Times New Roman" w:hAnsi="Times New Roman" w:cs="Times New Roman"/>
        </w:rPr>
        <w:t xml:space="preserve">the robust australopiths </w:t>
      </w:r>
      <w:r w:rsidR="00BD66FE" w:rsidRPr="00523657">
        <w:rPr>
          <w:rFonts w:ascii="Times New Roman" w:hAnsi="Times New Roman" w:cs="Times New Roman"/>
          <w:i/>
        </w:rPr>
        <w:t>Paranthropus aethiopicus</w:t>
      </w:r>
      <w:r w:rsidR="00ED2D7D">
        <w:rPr>
          <w:rFonts w:ascii="Times New Roman" w:hAnsi="Times New Roman" w:cs="Times New Roman"/>
        </w:rPr>
        <w:t xml:space="preserve"> [n=1</w:t>
      </w:r>
      <w:r w:rsidR="00BD66FE">
        <w:rPr>
          <w:rFonts w:ascii="Times New Roman" w:hAnsi="Times New Roman" w:cs="Times New Roman"/>
        </w:rPr>
        <w:t xml:space="preserve">], </w:t>
      </w:r>
      <w:r w:rsidR="00523657">
        <w:rPr>
          <w:rFonts w:ascii="Times New Roman" w:hAnsi="Times New Roman" w:cs="Times New Roman"/>
        </w:rPr>
        <w:t xml:space="preserve">and </w:t>
      </w:r>
      <w:r w:rsidR="00BD66FE" w:rsidRPr="00523657">
        <w:rPr>
          <w:rFonts w:ascii="Times New Roman" w:hAnsi="Times New Roman" w:cs="Times New Roman"/>
          <w:i/>
        </w:rPr>
        <w:t>Paranthropus boisei</w:t>
      </w:r>
      <w:r w:rsidR="00BD66FE">
        <w:rPr>
          <w:rFonts w:ascii="Times New Roman" w:hAnsi="Times New Roman" w:cs="Times New Roman"/>
        </w:rPr>
        <w:t xml:space="preserve"> [n=</w:t>
      </w:r>
      <w:r w:rsidR="00ED2D7D">
        <w:rPr>
          <w:rFonts w:ascii="Times New Roman" w:hAnsi="Times New Roman" w:cs="Times New Roman"/>
        </w:rPr>
        <w:t>3</w:t>
      </w:r>
      <w:r w:rsidR="00BD66FE">
        <w:rPr>
          <w:rFonts w:ascii="Times New Roman" w:hAnsi="Times New Roman" w:cs="Times New Roman"/>
        </w:rPr>
        <w:t>]</w:t>
      </w:r>
      <w:r w:rsidR="00523657">
        <w:rPr>
          <w:rFonts w:ascii="Times New Roman" w:hAnsi="Times New Roman" w:cs="Times New Roman"/>
        </w:rPr>
        <w:t xml:space="preserve"> were gathered from </w:t>
      </w:r>
      <w:r w:rsidR="00004BB6">
        <w:rPr>
          <w:rFonts w:ascii="Times New Roman" w:hAnsi="Times New Roman" w:cs="Times New Roman"/>
        </w:rPr>
        <w:t xml:space="preserve">Schoenemann </w:t>
      </w:r>
      <w:r w:rsidR="00004BB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36158C0-EE83-4D8F-88E1-B7769A1E7CB3&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004BB6">
        <w:rPr>
          <w:rFonts w:ascii="Times New Roman" w:hAnsi="Times New Roman" w:cs="Times New Roman"/>
        </w:rPr>
        <w:fldChar w:fldCharType="separate"/>
      </w:r>
      <w:r w:rsidR="007F1A89">
        <w:rPr>
          <w:rFonts w:ascii="Times New Roman" w:hAnsi="Times New Roman" w:cs="Times New Roman"/>
        </w:rPr>
        <w:t>(2013)</w:t>
      </w:r>
      <w:r w:rsidR="00004BB6">
        <w:rPr>
          <w:rFonts w:ascii="Times New Roman" w:hAnsi="Times New Roman" w:cs="Times New Roman"/>
        </w:rPr>
        <w:fldChar w:fldCharType="end"/>
      </w:r>
      <w:r w:rsidR="00C613F5" w:rsidRPr="00862889">
        <w:rPr>
          <w:rFonts w:ascii="Times New Roman" w:hAnsi="Times New Roman" w:cs="Times New Roman"/>
        </w:rPr>
        <w:t>.</w:t>
      </w:r>
      <w:r w:rsidR="00C613F5">
        <w:rPr>
          <w:rFonts w:ascii="Times New Roman" w:hAnsi="Times New Roman" w:cs="Times New Roman"/>
        </w:rPr>
        <w:t xml:space="preserve"> </w:t>
      </w:r>
    </w:p>
    <w:p w14:paraId="217576B9" w14:textId="6BF3679D" w:rsidR="00286139" w:rsidRDefault="009168D7" w:rsidP="006C528C">
      <w:pPr>
        <w:ind w:firstLine="720"/>
        <w:rPr>
          <w:rFonts w:ascii="Times New Roman" w:hAnsi="Times New Roman" w:cs="Times New Roman"/>
        </w:rPr>
      </w:pPr>
      <w:r w:rsidRPr="00862889">
        <w:rPr>
          <w:rFonts w:ascii="Times New Roman" w:hAnsi="Times New Roman" w:cs="Times New Roman"/>
        </w:rPr>
        <w:t>Each specimen was assigned an associated date (</w:t>
      </w:r>
      <w:r w:rsidR="00D878DD">
        <w:rPr>
          <w:rFonts w:ascii="Times New Roman" w:hAnsi="Times New Roman" w:cs="Times New Roman"/>
        </w:rPr>
        <w:t>Ma</w:t>
      </w:r>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Any error associated with these measures was equally distributed across all </w:t>
      </w:r>
      <w:r w:rsidR="00234A4B">
        <w:rPr>
          <w:rFonts w:ascii="Times New Roman" w:hAnsi="Times New Roman" w:cs="Times New Roman"/>
        </w:rPr>
        <w:t>o</w:t>
      </w:r>
      <w:r w:rsidRPr="00862889">
        <w:rPr>
          <w:rFonts w:ascii="Times New Roman" w:hAnsi="Times New Roman" w:cs="Times New Roman"/>
        </w:rPr>
        <w:t xml:space="preserve">rders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340B746-512D-4710-B6CB-64233138E35C&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s&gt;&lt;/citation&gt;</w:instrText>
      </w:r>
      <w:r w:rsidRPr="00862889">
        <w:rPr>
          <w:rFonts w:ascii="Times New Roman" w:hAnsi="Times New Roman" w:cs="Times New Roman"/>
        </w:rPr>
        <w:fldChar w:fldCharType="separate"/>
      </w:r>
      <w:r w:rsidR="007F1A89">
        <w:rPr>
          <w:rFonts w:ascii="Times New Roman" w:hAnsi="Times New Roman" w:cs="Times New Roman"/>
        </w:rPr>
        <w:t>(Shultz and Robin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1EAFBBA8" w:rsidR="00862E6D" w:rsidRPr="00862889" w:rsidRDefault="00862E6D" w:rsidP="00862E6D">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interpretation of CC, Body Size, and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&lt;citation&gt;&lt;uuid&gt;BA5A671B-0CDE-45A5-B3A9-7947E4AD8838&lt;/uuid&gt;&lt;priority&gt;0&lt;/priority&gt;&lt;publications&gt;&lt;publication&gt;&lt;startpage&gt;73&lt;/startpage&gt;&lt;subtitle&gt;Food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endpage&gt;103&lt;/endpage&gt;&lt;publication_date&gt;99198400001200000000200000&lt;/publication_date&gt;&lt;authors&gt;&lt;author&gt;&lt;firstName&gt;Robert&lt;/firstName&gt;&lt;middleNames&gt;D&lt;/middleNames&gt;&lt;lastName&gt;Martin&lt;/lastName&gt;&lt;/author&gt;&lt;/authors&gt;&lt;/publication&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A718BC">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interesting, this kind of detailed investigation </w:t>
      </w:r>
      <w:r w:rsidRPr="00862889">
        <w:rPr>
          <w:rFonts w:ascii="Times New Roman" w:hAnsi="Times New Roman" w:cs="Times New Roman"/>
        </w:rPr>
        <w:t xml:space="preserve">is outside the scope of this study.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r>
        <w:rPr>
          <w:rFonts w:ascii="Times New Roman" w:hAnsi="Times New Roman" w:cs="Times New Roman"/>
        </w:rPr>
        <w:t xml:space="preserve">CC </w:t>
      </w:r>
      <w:r w:rsidR="00ED2791">
        <w:rPr>
          <w:rFonts w:ascii="Times New Roman" w:hAnsi="Times New Roman" w:cs="Times New Roman"/>
        </w:rPr>
        <w:t xml:space="preserve">is the </w:t>
      </w:r>
      <w:r>
        <w:rPr>
          <w:rFonts w:ascii="Times New Roman" w:hAnsi="Times New Roman" w:cs="Times New Roman"/>
        </w:rPr>
        <w:t xml:space="preserve">best predictor </w:t>
      </w:r>
      <w:r w:rsidR="002524F7">
        <w:rPr>
          <w:rFonts w:ascii="Times New Roman" w:hAnsi="Times New Roman" w:cs="Times New Roman"/>
        </w:rPr>
        <w:t xml:space="preserve">of </w:t>
      </w:r>
      <w:r>
        <w:rPr>
          <w:rFonts w:ascii="Times New Roman" w:hAnsi="Times New Roman" w:cs="Times New Roman"/>
        </w:rPr>
        <w:t xml:space="preserve">intelligence </w:t>
      </w:r>
      <w:r>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2C300FD-11B1-4AA1-B927-F063BBC6DE71&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(Deaner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FF50BA75-B289-4249-9102-8BFEB0219E2C&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(Sol et al., 2008)</w:t>
      </w:r>
      <w:r>
        <w:rPr>
          <w:rFonts w:ascii="Times New Roman" w:hAnsi="Times New Roman" w:cs="Times New Roman"/>
        </w:rPr>
        <w:fldChar w:fldCharType="end"/>
      </w:r>
      <w:r>
        <w:rPr>
          <w:rFonts w:ascii="Times New Roman" w:hAnsi="Times New Roman" w:cs="Times New Roman"/>
        </w:rPr>
        <w:t xml:space="preserve">. </w:t>
      </w:r>
      <w:r w:rsidR="00A56A78">
        <w:rPr>
          <w:rFonts w:ascii="Times New Roman" w:hAnsi="Times New Roman" w:cs="Times New Roman"/>
        </w:rPr>
        <w:t>Furthermore, the use of EQ</w:t>
      </w:r>
      <w:r w:rsidR="00863745">
        <w:rPr>
          <w:rFonts w:ascii="Times New Roman" w:hAnsi="Times New Roman" w:cs="Times New Roman"/>
        </w:rPr>
        <w:t xml:space="preserve"> would necessitate body mass estimates. While this data is available for extant species, reliable estimates of body mass in fossil taxa are much more difficult to acquire. In the Shultz  &amp; Dunbar dataset </w:t>
      </w:r>
      <w:r w:rsidR="00863745">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78B82E73-56A5-4537-A612-ED69D718A987&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00863745">
        <w:rPr>
          <w:rFonts w:ascii="Times New Roman" w:hAnsi="Times New Roman" w:cs="Times New Roman"/>
        </w:rPr>
        <w:fldChar w:fldCharType="separate"/>
      </w:r>
      <w:r w:rsidR="00A718BC">
        <w:rPr>
          <w:rFonts w:ascii="Times New Roman" w:hAnsi="Times New Roman" w:cs="Times New Roman"/>
        </w:rPr>
        <w:t>(2010)</w:t>
      </w:r>
      <w:r w:rsidR="00863745">
        <w:rPr>
          <w:rFonts w:ascii="Times New Roman" w:hAnsi="Times New Roman" w:cs="Times New Roman"/>
        </w:rPr>
        <w:fldChar w:fldCharType="end"/>
      </w:r>
      <w:r w:rsidR="00863745">
        <w:rPr>
          <w:rFonts w:ascii="Times New Roman" w:hAnsi="Times New Roman" w:cs="Times New Roman"/>
        </w:rPr>
        <w:t>, fossil b</w:t>
      </w:r>
      <w:r w:rsidR="00A22A65">
        <w:rPr>
          <w:rFonts w:ascii="Times New Roman" w:hAnsi="Times New Roman" w:cs="Times New Roman"/>
        </w:rPr>
        <w:t>ody mass was o</w:t>
      </w:r>
      <w:r w:rsidR="001648EF">
        <w:rPr>
          <w:rFonts w:ascii="Times New Roman" w:hAnsi="Times New Roman" w:cs="Times New Roman"/>
        </w:rPr>
        <w:t>ften estimated based on cranial orbit</w:t>
      </w:r>
      <w:r w:rsidR="00A22A65">
        <w:rPr>
          <w:rFonts w:ascii="Times New Roman" w:hAnsi="Times New Roman" w:cs="Times New Roman"/>
        </w:rPr>
        <w:t xml:space="preserve"> measurements. </w:t>
      </w:r>
      <w:r w:rsidR="00D92E07">
        <w:rPr>
          <w:rFonts w:ascii="Times New Roman" w:hAnsi="Times New Roman" w:cs="Times New Roman"/>
        </w:rPr>
        <w:t>However r</w:t>
      </w:r>
      <w:r w:rsidR="00E11561">
        <w:rPr>
          <w:rFonts w:ascii="Times New Roman" w:hAnsi="Times New Roman" w:cs="Times New Roman"/>
        </w:rPr>
        <w:t xml:space="preserve">ecent </w:t>
      </w:r>
      <w:r w:rsidR="00B7014A">
        <w:rPr>
          <w:rFonts w:ascii="Times New Roman" w:hAnsi="Times New Roman" w:cs="Times New Roman"/>
        </w:rPr>
        <w:t>evidence</w:t>
      </w:r>
      <w:r w:rsidR="00E11561">
        <w:rPr>
          <w:rFonts w:ascii="Times New Roman" w:hAnsi="Times New Roman" w:cs="Times New Roman"/>
        </w:rPr>
        <w:t xml:space="preserve"> </w:t>
      </w:r>
      <w:r w:rsidR="00E11561">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A98F8D7-A504-44A5-98E7-99A2777C613F&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E11561">
        <w:rPr>
          <w:rFonts w:ascii="Times New Roman" w:hAnsi="Times New Roman" w:cs="Times New Roman"/>
        </w:rPr>
        <w:fldChar w:fldCharType="separate"/>
      </w:r>
      <w:r w:rsidR="00A718BC">
        <w:rPr>
          <w:rFonts w:ascii="Times New Roman" w:hAnsi="Times New Roman" w:cs="Times New Roman"/>
        </w:rPr>
        <w:t>(Elliott et al., 2014)</w:t>
      </w:r>
      <w:r w:rsidR="00E11561">
        <w:rPr>
          <w:rFonts w:ascii="Times New Roman" w:hAnsi="Times New Roman" w:cs="Times New Roman"/>
        </w:rPr>
        <w:fldChar w:fldCharType="end"/>
      </w:r>
      <w:r w:rsidR="00E11561">
        <w:rPr>
          <w:rFonts w:ascii="Times New Roman" w:hAnsi="Times New Roman" w:cs="Times New Roman"/>
        </w:rPr>
        <w:t xml:space="preserve"> </w:t>
      </w:r>
      <w:r w:rsidR="00B7014A">
        <w:rPr>
          <w:rFonts w:ascii="Times New Roman" w:hAnsi="Times New Roman" w:cs="Times New Roman"/>
        </w:rPr>
        <w:t>suggests</w:t>
      </w:r>
      <w:r w:rsidR="00813759">
        <w:rPr>
          <w:rFonts w:ascii="Times New Roman" w:hAnsi="Times New Roman" w:cs="Times New Roman"/>
        </w:rPr>
        <w:t xml:space="preserve"> that orbital measurements are</w:t>
      </w:r>
      <w:r w:rsidR="00E11561">
        <w:rPr>
          <w:rFonts w:ascii="Times New Roman" w:hAnsi="Times New Roman" w:cs="Times New Roman"/>
        </w:rPr>
        <w:t xml:space="preserve"> not as reliable estimator</w:t>
      </w:r>
      <w:r w:rsidR="00813759">
        <w:rPr>
          <w:rFonts w:ascii="Times New Roman" w:hAnsi="Times New Roman" w:cs="Times New Roman"/>
        </w:rPr>
        <w:t>s</w:t>
      </w:r>
      <w:r w:rsidR="00E11561">
        <w:rPr>
          <w:rFonts w:ascii="Times New Roman" w:hAnsi="Times New Roman" w:cs="Times New Roman"/>
        </w:rPr>
        <w:t xml:space="preserve"> of hominin body mass as was once thought</w:t>
      </w:r>
      <w:r w:rsidR="00D176B6">
        <w:rPr>
          <w:rFonts w:ascii="Times New Roman" w:hAnsi="Times New Roman" w:cs="Times New Roman"/>
        </w:rPr>
        <w:t xml:space="preserve"> </w:t>
      </w:r>
      <w:r w:rsidR="00D176B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3575E3C8-33EB-4C07-AFA6-3F2CBEE18617&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D176B6">
        <w:rPr>
          <w:rFonts w:ascii="Times New Roman" w:hAnsi="Times New Roman" w:cs="Times New Roman"/>
        </w:rPr>
        <w:fldChar w:fldCharType="separate"/>
      </w:r>
      <w:r w:rsidR="00A718BC">
        <w:rPr>
          <w:rFonts w:ascii="Times New Roman" w:hAnsi="Times New Roman" w:cs="Times New Roman"/>
        </w:rPr>
        <w:t>(Aiello and Wood, 1994)</w:t>
      </w:r>
      <w:r w:rsidR="00D176B6">
        <w:rPr>
          <w:rFonts w:ascii="Times New Roman" w:hAnsi="Times New Roman" w:cs="Times New Roman"/>
        </w:rPr>
        <w:fldChar w:fldCharType="end"/>
      </w:r>
      <w:r w:rsidR="00A22A65">
        <w:rPr>
          <w:rFonts w:ascii="Times New Roman" w:hAnsi="Times New Roman" w:cs="Times New Roman"/>
        </w:rPr>
        <w:t xml:space="preserve">, </w:t>
      </w:r>
      <w:r w:rsidR="00D92E07">
        <w:rPr>
          <w:rFonts w:ascii="Times New Roman" w:hAnsi="Times New Roman" w:cs="Times New Roman"/>
        </w:rPr>
        <w:t>an</w:t>
      </w:r>
      <w:r w:rsidR="00E11561">
        <w:rPr>
          <w:rFonts w:ascii="Times New Roman" w:hAnsi="Times New Roman" w:cs="Times New Roman"/>
        </w:rPr>
        <w:t xml:space="preserve"> issue</w:t>
      </w:r>
      <w:r w:rsidR="00D92E07">
        <w:rPr>
          <w:rFonts w:ascii="Times New Roman" w:hAnsi="Times New Roman" w:cs="Times New Roman"/>
        </w:rPr>
        <w:t xml:space="preserve"> that</w:t>
      </w:r>
      <w:r w:rsidR="00E11561">
        <w:rPr>
          <w:rFonts w:ascii="Times New Roman" w:hAnsi="Times New Roman" w:cs="Times New Roman"/>
        </w:rPr>
        <w:t xml:space="preserve"> is compounded when </w:t>
      </w:r>
      <w:r w:rsidR="00A22A65">
        <w:rPr>
          <w:rFonts w:ascii="Times New Roman" w:hAnsi="Times New Roman" w:cs="Times New Roman"/>
        </w:rPr>
        <w:t xml:space="preserve">comparing a </w:t>
      </w:r>
      <w:r w:rsidR="00D92E07">
        <w:rPr>
          <w:rFonts w:ascii="Times New Roman" w:hAnsi="Times New Roman" w:cs="Times New Roman"/>
        </w:rPr>
        <w:t xml:space="preserve">specimens </w:t>
      </w:r>
      <w:r w:rsidR="00A22A65">
        <w:rPr>
          <w:rFonts w:ascii="Times New Roman" w:hAnsi="Times New Roman" w:cs="Times New Roman"/>
        </w:rPr>
        <w:t xml:space="preserve">across </w:t>
      </w:r>
      <w:r w:rsidR="0035552C">
        <w:rPr>
          <w:rFonts w:ascii="Times New Roman" w:hAnsi="Times New Roman" w:cs="Times New Roman"/>
        </w:rPr>
        <w:t xml:space="preserve">multiple </w:t>
      </w:r>
      <w:r w:rsidR="00A22A65">
        <w:rPr>
          <w:rFonts w:ascii="Times New Roman" w:hAnsi="Times New Roman" w:cs="Times New Roman"/>
        </w:rPr>
        <w:t>mammalian orders</w:t>
      </w:r>
      <w:r w:rsidR="0072642C">
        <w:rPr>
          <w:rFonts w:ascii="Times New Roman" w:hAnsi="Times New Roman" w:cs="Times New Roman"/>
        </w:rPr>
        <w:t>.</w:t>
      </w:r>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47BFAFA" w14:textId="1AE586A3" w:rsidR="0079408F" w:rsidRDefault="004A672D" w:rsidP="005024D6">
      <w:pPr>
        <w:rPr>
          <w:rFonts w:ascii="Times New Roman" w:hAnsi="Times New Roman" w:cs="Times New Roman"/>
        </w:rPr>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14FD3E64-6B0F-45D7-9259-94FA078E8A11&lt;/uuid&gt;&lt;priority&gt;0&lt;/priority&gt;&lt;publications&gt;&lt;publication&gt;&lt;volume&gt;20&lt;/volume&gt;&lt;publication_date&gt;99200401221200000000222000&lt;/publication_date&gt;&lt;number&gt;2&lt;/number&gt;&lt;institution&gt;Laboratoire de Paléontologie, Paléobiologie and Phylogénie, Institut des Sciences de l'Evolution, Université Montpellier II, F-34095 Montpellier cédex 05, France. paradis@isem.univ-montp2.fr&lt;/institution&gt;&lt;startpage&gt;289&lt;/startpage&gt;&lt;title&gt;APE: Analyses of Phylogenetics and Evolution in R language.&lt;/title&gt;&lt;uuid&gt;E2B61468-E9D0-40B0-A7AB-1BFC6D07B049&lt;/uuid&gt;&lt;subtype&gt;400&lt;/subtype&gt;&lt;endpage&gt;290&lt;/endpage&gt;&lt;type&gt;400&lt;/type&gt;&lt;url&gt;http://eutils.ncbi.nlm.nih.gov/entrez/eutils/elink.fcgi?dbfrom=pubmed&amp;amp;id=14734327&amp;amp;retmode=ref&amp;amp;cmd=prlinks&lt;/url&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544A7F">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r w:rsidR="00B83595">
        <w:rPr>
          <w:rFonts w:ascii="Times New Roman" w:hAnsi="Times New Roman" w:cs="Times New Roman"/>
        </w:rPr>
        <w:t xml:space="preserve">R </w:t>
      </w:r>
      <w:r w:rsidR="006538AA">
        <w:rPr>
          <w:rFonts w:ascii="Times New Roman" w:hAnsi="Times New Roman" w:cs="Times New Roman"/>
        </w:rPr>
        <w:t>v</w:t>
      </w:r>
      <w:r w:rsidR="006538AA" w:rsidRPr="006538AA">
        <w:rPr>
          <w:rFonts w:ascii="Times New Roman" w:hAnsi="Times New Roman" w:cs="Times New Roman"/>
        </w:rPr>
        <w:t xml:space="preserve">ersion </w:t>
      </w:r>
      <w:r w:rsidR="00B83595">
        <w:rPr>
          <w:rFonts w:ascii="Times New Roman" w:hAnsi="Times New Roman" w:cs="Times New Roman"/>
        </w:rPr>
        <w:t>3.1.2</w:t>
      </w:r>
      <w:r w:rsidR="00544A7F">
        <w:rPr>
          <w:rFonts w:ascii="Times New Roman" w:hAnsi="Times New Roman" w:cs="Times New Roman"/>
        </w:rPr>
        <w:t xml:space="preserve"> </w:t>
      </w:r>
      <w:r w:rsidR="00544A7F">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F54CD287-7079-4C73-9DC4-BBEF51E57E3B&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544A7F">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Extant CCs </w:t>
      </w:r>
      <w:r>
        <w:rPr>
          <w:rFonts w:ascii="Times New Roman" w:hAnsi="Times New Roman" w:cs="Times New Roman"/>
        </w:rPr>
        <w:t>tip data for Artiodactlya [n=</w:t>
      </w:r>
      <w:r w:rsidR="00EC1C6C">
        <w:rPr>
          <w:rFonts w:ascii="Times New Roman" w:hAnsi="Times New Roman" w:cs="Times New Roman"/>
        </w:rPr>
        <w:t xml:space="preserve">25], </w:t>
      </w:r>
      <w:r>
        <w:rPr>
          <w:rFonts w:ascii="Times New Roman" w:hAnsi="Times New Roman" w:cs="Times New Roman"/>
        </w:rPr>
        <w:t>Carnivora [n=157]</w:t>
      </w:r>
      <w:r w:rsidR="00EC1C6C">
        <w:rPr>
          <w:rFonts w:ascii="Times New Roman" w:hAnsi="Times New Roman" w:cs="Times New Roman"/>
        </w:rPr>
        <w:t xml:space="preserve">, and Cetacea [n=32] </w:t>
      </w:r>
      <w:r w:rsidR="007A2A72">
        <w:rPr>
          <w:rFonts w:ascii="Times New Roman" w:hAnsi="Times New Roman" w:cs="Times New Roman"/>
        </w:rPr>
        <w:t>was</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dataset </w:t>
      </w:r>
      <w:r w:rsidR="00EC1C6C"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1529A2A1-E23A-4E51-B588-5EF640243794&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00EC1C6C" w:rsidRPr="00862889">
        <w:rPr>
          <w:rFonts w:ascii="Times New Roman" w:hAnsi="Times New Roman" w:cs="Times New Roman"/>
        </w:rPr>
        <w:fldChar w:fldCharType="separate"/>
      </w:r>
      <w:r w:rsidR="007F1A89">
        <w:rPr>
          <w:rFonts w:ascii="Times New Roman" w:hAnsi="Times New Roman" w:cs="Times New Roman"/>
        </w:rPr>
        <w:t>(2010)</w:t>
      </w:r>
      <w:r w:rsidR="00EC1C6C" w:rsidRPr="00862889">
        <w:rPr>
          <w:rFonts w:ascii="Times New Roman" w:hAnsi="Times New Roman" w:cs="Times New Roman"/>
        </w:rPr>
        <w:fldChar w:fldCharType="end"/>
      </w:r>
      <w:r w:rsidR="007A2A72">
        <w:rPr>
          <w:rFonts w:ascii="Times New Roman" w:hAnsi="Times New Roman" w:cs="Times New Roman"/>
        </w:rPr>
        <w:t xml:space="preserve"> while Primate data</w:t>
      </w:r>
      <w:r w:rsidR="00EC1C6C">
        <w:rPr>
          <w:rFonts w:ascii="Times New Roman" w:hAnsi="Times New Roman" w:cs="Times New Roman"/>
        </w:rPr>
        <w:t xml:space="preserve"> [n=76] </w:t>
      </w:r>
      <w:r w:rsidR="007A2A72">
        <w:rPr>
          <w:rFonts w:ascii="Times New Roman" w:hAnsi="Times New Roman" w:cs="Times New Roman"/>
        </w:rPr>
        <w:t>was</w:t>
      </w:r>
      <w:r>
        <w:rPr>
          <w:rFonts w:ascii="Times New Roman" w:hAnsi="Times New Roman" w:cs="Times New Roman"/>
        </w:rPr>
        <w:t xml:space="preserve"> taken from </w:t>
      </w:r>
      <w:r w:rsidR="00EC1C6C">
        <w:rPr>
          <w:rFonts w:ascii="Times New Roman" w:hAnsi="Times New Roman" w:cs="Times New Roman"/>
        </w:rPr>
        <w:t xml:space="preserve">the Boddy et al. dataset </w:t>
      </w:r>
      <w:r w:rsidR="00EC1C6C">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2474C709-77C7-4EA4-8320-0BDE991738C1&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Pr>
          <w:rFonts w:ascii="Times New Roman" w:hAnsi="Times New Roman" w:cs="Times New Roman"/>
        </w:rPr>
        <w:fldChar w:fldCharType="separate"/>
      </w:r>
      <w:r w:rsidR="00D71E28">
        <w:rPr>
          <w:rFonts w:ascii="Times New Roman" w:hAnsi="Times New Roman" w:cs="Times New Roman"/>
        </w:rPr>
        <w:t>(2012)</w:t>
      </w:r>
      <w:r w:rsidR="00EC1C6C">
        <w:rPr>
          <w:rFonts w:ascii="Times New Roman" w:hAnsi="Times New Roman" w:cs="Times New Roman"/>
        </w:rPr>
        <w:fldChar w:fldCharType="end"/>
      </w:r>
      <w:r w:rsidR="00EC1C6C">
        <w:rPr>
          <w:rFonts w:ascii="Times New Roman" w:hAnsi="Times New Roman" w:cs="Times New Roman"/>
        </w:rPr>
        <w:t>.</w:t>
      </w:r>
      <w:r w:rsidR="007A2A72">
        <w:rPr>
          <w:rFonts w:ascii="Times New Roman" w:hAnsi="Times New Roman" w:cs="Times New Roman"/>
        </w:rPr>
        <w:t xml:space="preserve"> </w:t>
      </w:r>
    </w:p>
    <w:p w14:paraId="1AA012D4" w14:textId="439A9123" w:rsidR="006C528C" w:rsidRDefault="007A2A72" w:rsidP="0079408F">
      <w:pPr>
        <w:ind w:firstLine="720"/>
        <w:rPr>
          <w:rFonts w:ascii="Times New Roman" w:hAnsi="Times New Roman" w:cs="Times New Roman"/>
        </w:rPr>
      </w:pPr>
      <w:r>
        <w:rPr>
          <w:rFonts w:ascii="Times New Roman" w:hAnsi="Times New Roman" w:cs="Times New Roman"/>
        </w:rPr>
        <w:t xml:space="preserve">Tree data was </w:t>
      </w:r>
      <w:r w:rsidR="002133F1">
        <w:rPr>
          <w:rFonts w:ascii="Times New Roman" w:hAnsi="Times New Roman" w:cs="Times New Roman"/>
        </w:rPr>
        <w:t>derived</w:t>
      </w:r>
      <w:r>
        <w:rPr>
          <w:rFonts w:ascii="Times New Roman" w:hAnsi="Times New Roman" w:cs="Times New Roman"/>
        </w:rPr>
        <w:t xml:space="preserve"> from the Bininda-Emonds et al. </w:t>
      </w:r>
      <w:r>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D3E9C51A-A365-4400-B475-E4D480301F89&lt;/uuid&gt;&lt;priority&gt;0&lt;/priority&gt;&lt;publications&gt;&lt;publication&gt;&lt;volume&gt;446&lt;/volume&gt;&lt;publication_date&gt;99200703291200000000222000&lt;/publication_date&gt;&lt;number&gt;7135&lt;/number&gt;&lt;doi&gt;10.1038/nature05634&lt;/doi&gt;&lt;startpage&gt;507&lt;/startpage&gt;&lt;title&gt;The delayed rise of present-day mammals&lt;/title&gt;&lt;uuid&gt;C3EB2487-11FF-42A6-A077-891A306F3794&lt;/uuid&gt;&lt;subtype&gt;400&lt;/subtype&gt;&lt;endpage&gt;512&lt;/endpage&gt;&lt;type&gt;400&lt;/type&gt;&lt;url&gt;http://www.nature.com/doifinder/10.1038/nature05634&lt;/url&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Pr>
          <w:rFonts w:ascii="Times New Roman" w:hAnsi="Times New Roman" w:cs="Times New Roman"/>
        </w:rPr>
        <w:fldChar w:fldCharType="separate"/>
      </w:r>
      <w:r w:rsidR="00544A7F">
        <w:rPr>
          <w:rFonts w:ascii="Times New Roman" w:hAnsi="Times New Roman" w:cs="Times New Roman"/>
        </w:rPr>
        <w:t>(2007)</w:t>
      </w:r>
      <w:r>
        <w:rPr>
          <w:rFonts w:ascii="Times New Roman" w:hAnsi="Times New Roman" w:cs="Times New Roman"/>
        </w:rPr>
        <w:fldChar w:fldCharType="end"/>
      </w:r>
      <w:r>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Mya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r w:rsidR="002C4F6E">
        <w:rPr>
          <w:rFonts w:ascii="Times New Roman" w:hAnsi="Times New Roman" w:cs="Times New Roman"/>
        </w:rPr>
        <w:t xml:space="preserve"> This alteration proved necessary, as branch lengths of 0 resulted in errors in the REML calculations. </w:t>
      </w:r>
    </w:p>
    <w:p w14:paraId="6B66F949" w14:textId="6E63DC8B" w:rsidR="00D928D4" w:rsidRPr="00A607F5" w:rsidRDefault="00D928D4" w:rsidP="0079408F">
      <w:pPr>
        <w:ind w:firstLine="720"/>
        <w:rPr>
          <w:rFonts w:ascii="Times New Roman" w:hAnsi="Times New Roman" w:cs="Times New Roman"/>
        </w:rPr>
      </w:pPr>
      <w:r>
        <w:rPr>
          <w:rFonts w:ascii="Times New Roman" w:hAnsi="Times New Roman" w:cs="Times New Roman"/>
        </w:rPr>
        <w:t xml:space="preserve">The REML produced </w:t>
      </w:r>
      <w:r w:rsidR="00981251">
        <w:rPr>
          <w:rFonts w:ascii="Times New Roman" w:hAnsi="Times New Roman" w:cs="Times New Roman"/>
        </w:rPr>
        <w:t>298</w:t>
      </w:r>
      <w:r>
        <w:rPr>
          <w:rFonts w:ascii="Times New Roman" w:hAnsi="Times New Roman" w:cs="Times New Roman"/>
        </w:rPr>
        <w:t xml:space="preserve"> total ancestral CCs with the following distribution by order: Artiodactlya [n=</w:t>
      </w:r>
      <w:r w:rsidR="00390CBD">
        <w:rPr>
          <w:rFonts w:ascii="Times New Roman" w:hAnsi="Times New Roman" w:cs="Times New Roman"/>
        </w:rPr>
        <w:t>24</w:t>
      </w:r>
      <w:r>
        <w:rPr>
          <w:rFonts w:ascii="Times New Roman" w:hAnsi="Times New Roman" w:cs="Times New Roman"/>
        </w:rPr>
        <w:t>], Carnivora [n=</w:t>
      </w:r>
      <w:r w:rsidR="00D13D42">
        <w:rPr>
          <w:rFonts w:ascii="Times New Roman" w:hAnsi="Times New Roman" w:cs="Times New Roman"/>
        </w:rPr>
        <w:t>156</w:t>
      </w:r>
      <w:r>
        <w:rPr>
          <w:rFonts w:ascii="Times New Roman" w:hAnsi="Times New Roman" w:cs="Times New Roman"/>
        </w:rPr>
        <w:t xml:space="preserve">], </w:t>
      </w:r>
      <w:r w:rsidR="006C5D53">
        <w:rPr>
          <w:rFonts w:ascii="Times New Roman" w:hAnsi="Times New Roman" w:cs="Times New Roman"/>
        </w:rPr>
        <w:t xml:space="preserve">Cetacea [n=31], </w:t>
      </w:r>
      <w:r>
        <w:rPr>
          <w:rFonts w:ascii="Times New Roman" w:hAnsi="Times New Roman" w:cs="Times New Roman"/>
        </w:rPr>
        <w:t>Perissodactyla [n=</w:t>
      </w:r>
      <w:r w:rsidR="00595C69">
        <w:rPr>
          <w:rFonts w:ascii="Times New Roman" w:hAnsi="Times New Roman" w:cs="Times New Roman"/>
        </w:rPr>
        <w:t>8</w:t>
      </w:r>
      <w:r>
        <w:rPr>
          <w:rFonts w:ascii="Times New Roman" w:hAnsi="Times New Roman" w:cs="Times New Roman"/>
        </w:rPr>
        <w:t>], Primates [n=</w:t>
      </w:r>
      <w:r w:rsidR="00981251">
        <w:rPr>
          <w:rFonts w:ascii="Times New Roman" w:hAnsi="Times New Roman" w:cs="Times New Roman"/>
        </w:rPr>
        <w:t>75</w:t>
      </w:r>
      <w:r>
        <w:rPr>
          <w:rFonts w:ascii="Times New Roman" w:hAnsi="Times New Roman" w:cs="Times New Roman"/>
        </w:rPr>
        <w:t>].</w:t>
      </w:r>
      <w:r w:rsidR="00981251">
        <w:rPr>
          <w:rFonts w:ascii="Times New Roman" w:hAnsi="Times New Roman" w:cs="Times New Roman"/>
        </w:rPr>
        <w:t xml:space="preserve"> </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2AD7C4C4" w:rsidR="006C2A99" w:rsidRPr="00862889" w:rsidRDefault="00D42D63" w:rsidP="006C2A99">
      <w:pPr>
        <w:rPr>
          <w:rFonts w:ascii="Times New Roman" w:hAnsi="Times New Roman" w:cs="Times New Roman"/>
        </w:rPr>
      </w:pPr>
      <w:r>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50D29012-7EF5-4DA8-BBBE-34600D7F0488&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6C2A99" w:rsidRPr="00862889">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This data was originally</w:t>
      </w:r>
      <w:r w:rsidR="006C2A99" w:rsidRPr="00862889">
        <w:rPr>
          <w:rFonts w:ascii="Times New Roman" w:hAnsi="Times New Roman" w:cs="Times New Roman"/>
        </w:rPr>
        <w:t xml:space="preserve"> culled from deep-sea core isotope records from 40 different sites around the world spanning from present day to 65M</w:t>
      </w:r>
      <w:r w:rsidR="00B83595">
        <w:rPr>
          <w:rFonts w:ascii="Times New Roman" w:hAnsi="Times New Roman" w:cs="Times New Roman"/>
        </w:rPr>
        <w:t>a</w:t>
      </w:r>
      <w:r w:rsidR="006C2A99" w:rsidRPr="00862889">
        <w:rPr>
          <w:rFonts w:ascii="Times New Roman" w:hAnsi="Times New Roman" w:cs="Times New Roman"/>
        </w:rPr>
        <w:t xml:space="preserve">.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climatic 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Pr>
          <w:rFonts w:ascii="Times New Roman" w:hAnsi="Times New Roman" w:cs="Times New Roman"/>
        </w:rPr>
        <w:t>plex environmental interactions.</w:t>
      </w:r>
    </w:p>
    <w:p w14:paraId="66A2A068" w14:textId="76AC7A77" w:rsidR="006C2A99" w:rsidRDefault="006C2A99" w:rsidP="001936B6">
      <w:pPr>
        <w:ind w:firstLine="720"/>
        <w:rPr>
          <w:rFonts w:ascii="Times New Roman" w:hAnsi="Times New Roman" w:cs="Times New Roman"/>
        </w:rPr>
      </w:pPr>
      <w:r w:rsidRPr="00862889">
        <w:rPr>
          <w:rFonts w:ascii="Times New Roman" w:hAnsi="Times New Roman" w:cs="Times New Roman"/>
        </w:rPr>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2Ma, that species’ biological variables would each be correlated with each climatic measure (i.e. mean,</w:t>
      </w:r>
      <w:r w:rsidR="001936B6">
        <w:rPr>
          <w:rFonts w:ascii="Times New Roman" w:hAnsi="Times New Roman" w:cs="Times New Roman"/>
        </w:rPr>
        <w:t xml:space="preserve"> 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3.0Mya (1My</w:t>
      </w:r>
      <w:r w:rsidR="00C41041" w:rsidRPr="00862889">
        <w:rPr>
          <w:rFonts w:ascii="Times New Roman" w:hAnsi="Times New Roman" w:cs="Times New Roman"/>
        </w:rPr>
        <w:t xml:space="preserve"> interval), then 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w:t>
      </w:r>
      <w:r w:rsidR="0083554B">
        <w:rPr>
          <w:rFonts w:ascii="Times New Roman" w:hAnsi="Times New Roman" w:cs="Times New Roman"/>
        </w:rPr>
        <w:t>4</w:t>
      </w:r>
      <w:r w:rsidR="003A72F9">
        <w:rPr>
          <w:rFonts w:ascii="Times New Roman" w:hAnsi="Times New Roman" w:cs="Times New Roman"/>
        </w:rPr>
        <w:t>Ma (4</w:t>
      </w:r>
      <w:r w:rsidR="001936B6">
        <w:rPr>
          <w:rFonts w:ascii="Times New Roman" w:hAnsi="Times New Roman" w:cs="Times New Roman"/>
        </w:rPr>
        <w:t>00k interval)</w:t>
      </w:r>
      <w:r w:rsidR="003A72F9">
        <w:rPr>
          <w:rFonts w:ascii="Times New Roman" w:hAnsi="Times New Roman" w:cs="Times New Roman"/>
        </w:rPr>
        <w:t>, and then 2.0-2.2M</w:t>
      </w:r>
      <w:r w:rsidR="00B83595">
        <w:rPr>
          <w:rFonts w:ascii="Times New Roman" w:hAnsi="Times New Roman" w:cs="Times New Roman"/>
        </w:rPr>
        <w:t>a</w:t>
      </w:r>
      <w:r w:rsidR="003A72F9">
        <w:rPr>
          <w:rFonts w:ascii="Times New Roman" w:hAnsi="Times New Roman" w:cs="Times New Roman"/>
        </w:rPr>
        <w:t xml:space="preserve">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9A75029C-491F-40E4-B4F8-C3D253811060&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7F1A89">
        <w:rPr>
          <w:rFonts w:ascii="Times New Roman" w:hAnsi="Times New Roman" w:cs="Times New Roman"/>
        </w:rPr>
        <w:t>(Potts, 1998b; Zachos et al., 2001)</w:t>
      </w:r>
      <w:r w:rsidRPr="00862889">
        <w:rPr>
          <w:rFonts w:ascii="Times New Roman" w:hAnsi="Times New Roman" w:cs="Times New Roman"/>
        </w:rPr>
        <w:fldChar w:fldCharType="end"/>
      </w:r>
      <w:r w:rsidRPr="00862889">
        <w:rPr>
          <w:rFonts w:ascii="Times New Roman" w:hAnsi="Times New Roman" w:cs="Times New Roman"/>
        </w:rPr>
        <w:t>. 1My intervals were also investigated in an attempt to capture a large number of climatic events per unit</w:t>
      </w:r>
      <w:r w:rsidR="00ED1C9F">
        <w:rPr>
          <w:rFonts w:ascii="Times New Roman" w:hAnsi="Times New Roman" w:cs="Times New Roman"/>
        </w:rPr>
        <w:t xml:space="preserve">, </w:t>
      </w:r>
      <w:r w:rsidR="001E347F">
        <w:rPr>
          <w:rFonts w:ascii="Times New Roman" w:hAnsi="Times New Roman" w:cs="Times New Roman"/>
        </w:rPr>
        <w:t>which may be related gradual long-term evolutionary changes in certain taxa</w:t>
      </w:r>
      <w:r>
        <w:rPr>
          <w:rFonts w:ascii="Times New Roman" w:hAnsi="Times New Roman" w:cs="Times New Roman"/>
        </w:rPr>
        <w:t xml:space="preserve">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810B8032-C484-475A-91A8-5B10C38CC6CA&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Pr="00862889">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20851FB5" w14:textId="54E5947B" w:rsidR="0071469E" w:rsidRPr="0071469E" w:rsidRDefault="0071469E" w:rsidP="004D4055">
      <w:pPr>
        <w:rPr>
          <w:rFonts w:ascii="Times New Roman" w:hAnsi="Times New Roman" w:cs="Times New Roman"/>
          <w:b/>
        </w:rPr>
      </w:pPr>
      <w:r w:rsidRPr="0071469E">
        <w:rPr>
          <w:rFonts w:ascii="Times New Roman" w:hAnsi="Times New Roman" w:cs="Times New Roman"/>
          <w:b/>
        </w:rPr>
        <w:t>METHODS</w:t>
      </w:r>
    </w:p>
    <w:p w14:paraId="2E1E2105" w14:textId="77777777" w:rsidR="0071469E" w:rsidRDefault="0071469E" w:rsidP="004D4055">
      <w:pPr>
        <w:rPr>
          <w:rFonts w:ascii="Times New Roman" w:hAnsi="Times New Roman" w:cs="Times New Roman"/>
        </w:rPr>
      </w:pPr>
    </w:p>
    <w:p w14:paraId="34BC77FA" w14:textId="6BEB2FFD" w:rsidR="004D4055" w:rsidRPr="004D4055" w:rsidRDefault="00096084" w:rsidP="004D4055">
      <w:pPr>
        <w:rPr>
          <w:rFonts w:ascii="Times New Roman" w:hAnsi="Times New Roman" w:cs="Times New Roman"/>
          <w:b/>
          <w:i/>
        </w:rPr>
      </w:pPr>
      <w:r>
        <w:rPr>
          <w:rFonts w:ascii="Times New Roman" w:hAnsi="Times New Roman" w:cs="Times New Roman"/>
          <w:b/>
          <w:i/>
        </w:rPr>
        <w:t xml:space="preserve">CC </w:t>
      </w:r>
      <w:r w:rsidR="009F496B">
        <w:rPr>
          <w:rFonts w:ascii="Times New Roman" w:hAnsi="Times New Roman" w:cs="Times New Roman"/>
          <w:b/>
          <w:i/>
        </w:rPr>
        <w:t>vs.</w:t>
      </w:r>
      <w:r>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5A079D70" w:rsidR="004D4055" w:rsidRDefault="003E7449" w:rsidP="004D4055">
      <w:pPr>
        <w:rPr>
          <w:rFonts w:ascii="Times New Roman" w:hAnsi="Times New Roman" w:cs="Times New Roman"/>
        </w:rPr>
      </w:pPr>
      <w:r>
        <w:rPr>
          <w:rFonts w:ascii="Times New Roman" w:hAnsi="Times New Roman" w:cs="Times New Roman"/>
        </w:rPr>
        <w:t xml:space="preserve">First, </w:t>
      </w:r>
      <w:r w:rsidR="002D32FE">
        <w:rPr>
          <w:rFonts w:ascii="Times New Roman" w:hAnsi="Times New Roman" w:cs="Times New Roman"/>
        </w:rPr>
        <w:t xml:space="preserve">Ordinary least squares (OLS) </w:t>
      </w:r>
      <w:r>
        <w:rPr>
          <w:rFonts w:ascii="Times New Roman" w:hAnsi="Times New Roman" w:cs="Times New Roman"/>
        </w:rPr>
        <w:t xml:space="preserve">linear regression were performed in </w:t>
      </w:r>
      <w:r w:rsidR="00DD6FB3">
        <w:rPr>
          <w:rFonts w:ascii="Times New Roman" w:hAnsi="Times New Roman" w:cs="Times New Roman"/>
        </w:rPr>
        <w:t xml:space="preserve">R </w:t>
      </w:r>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E01182">
        <w:rPr>
          <w:rFonts w:ascii="Times New Roman" w:hAnsi="Times New Roman" w:cs="Times New Roman"/>
        </w:rPr>
        <w:instrText xml:space="preserve"> ADDIN PAPERS2_CITATIONS &lt;citation&gt;&lt;uuid&gt;F54CD287-7079-4C73-9DC4-BBEF51E57E3B&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E01182">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response variable while time (in terms of Mya) was used as the</w:t>
      </w:r>
      <w:r w:rsidR="004C42EA">
        <w:rPr>
          <w:rFonts w:ascii="Times New Roman" w:hAnsi="Times New Roman" w:cs="Times New Roman"/>
        </w:rPr>
        <w:t xml:space="preserve"> predictor variable, first with all orders </w:t>
      </w:r>
      <w:r w:rsidR="006C2DAA">
        <w:rPr>
          <w:rFonts w:ascii="Times New Roman" w:hAnsi="Times New Roman" w:cs="Times New Roman"/>
        </w:rPr>
        <w:t>grouped together and then divided into five separate orders</w:t>
      </w:r>
      <w:r w:rsidR="00E01182">
        <w:rPr>
          <w:rFonts w:ascii="Times New Roman" w:hAnsi="Times New Roman" w:cs="Times New Roman"/>
        </w:rPr>
        <w:t xml:space="preserve"> to elucidate the relative contribution of each order to any potential overall mammalian patterns</w:t>
      </w:r>
      <w:r w:rsidR="006C2DAA">
        <w:rPr>
          <w:rFonts w:ascii="Times New Roman" w:hAnsi="Times New Roman" w:cs="Times New Roman"/>
        </w:rPr>
        <w:t>. These analyses were repeated separately for the fossil and ancestral CC datasets.</w:t>
      </w:r>
    </w:p>
    <w:p w14:paraId="57B3807E" w14:textId="77777777" w:rsidR="003E7449" w:rsidRDefault="003E7449" w:rsidP="004D4055">
      <w:pPr>
        <w:rPr>
          <w:rFonts w:ascii="Times New Roman" w:hAnsi="Times New Roman" w:cs="Times New Roman"/>
        </w:rPr>
      </w:pPr>
    </w:p>
    <w:p w14:paraId="0DC87D1B" w14:textId="65D52A32" w:rsidR="003E7449" w:rsidRPr="006C2DAA" w:rsidRDefault="00E15061" w:rsidP="004D4055">
      <w:pPr>
        <w:rPr>
          <w:rFonts w:ascii="Times New Roman" w:hAnsi="Times New Roman" w:cs="Times New Roman"/>
          <w:b/>
          <w:i/>
        </w:rPr>
      </w:pPr>
      <w:r>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041FC39A" w14:textId="5EEFBBB2" w:rsidR="003E7449" w:rsidRPr="00A75876" w:rsidRDefault="006C2DAA" w:rsidP="004D4055">
      <w:pPr>
        <w:rPr>
          <w:rFonts w:ascii="Times New Roman" w:hAnsi="Times New Roman" w:cs="Times New Roman"/>
        </w:rPr>
      </w:pPr>
      <w:r>
        <w:rPr>
          <w:rFonts w:ascii="Times New Roman" w:hAnsi="Times New Roman" w:cs="Times New Roman"/>
        </w:rPr>
        <w:t xml:space="preserve">Next, multiple regressions analyses were performed also using the lm function in </w:t>
      </w:r>
      <w:r w:rsidR="002960A1">
        <w:rPr>
          <w:rFonts w:ascii="Times New Roman" w:hAnsi="Times New Roman" w:cs="Times New Roman"/>
        </w:rPr>
        <w:t xml:space="preserve">R </w:t>
      </w:r>
      <w:r w:rsidR="000E2844">
        <w:rPr>
          <w:rFonts w:ascii="Times New Roman" w:hAnsi="Times New Roman" w:cs="Times New Roman"/>
        </w:rPr>
        <w:fldChar w:fldCharType="begin"/>
      </w:r>
      <w:r w:rsidR="000E2844">
        <w:rPr>
          <w:rFonts w:ascii="Times New Roman" w:hAnsi="Times New Roman" w:cs="Times New Roman"/>
        </w:rPr>
        <w:instrText xml:space="preserve"> ADDIN PAPERS2_CITATIONS &lt;citation&gt;&lt;uuid&gt;F54CD287-7079-4C73-9DC4-BBEF51E57E3B&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0E2844">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Again, CC </w:t>
      </w:r>
      <w:r w:rsidR="002E5182">
        <w:rPr>
          <w:rFonts w:ascii="Times New Roman" w:hAnsi="Times New Roman" w:cs="Times New Roman"/>
        </w:rPr>
        <w:t xml:space="preserve">is </w:t>
      </w:r>
      <w:r>
        <w:rPr>
          <w:rFonts w:ascii="Times New Roman" w:hAnsi="Times New Roman" w:cs="Times New Roman"/>
        </w:rPr>
        <w:t>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CC ~ mean + sd + slope</w:t>
      </w:r>
      <w:r w:rsidR="000E2844">
        <w:rPr>
          <w:rFonts w:ascii="Times New Roman" w:hAnsi="Times New Roman" w:cs="Times New Roman"/>
        </w:rPr>
        <w:t>)</w:t>
      </w:r>
      <w:r>
        <w:rPr>
          <w:rFonts w:ascii="Times New Roman" w:hAnsi="Times New Roman" w:cs="Times New Roman"/>
        </w:rPr>
        <w:t>.</w:t>
      </w:r>
      <w:r w:rsidR="002E5182">
        <w:rPr>
          <w:rFonts w:ascii="Times New Roman" w:hAnsi="Times New Roman" w:cs="Times New Roman"/>
        </w:rPr>
        <w:t xml:space="preserve"> </w:t>
      </w:r>
      <w:r w:rsidR="005736F6">
        <w:rPr>
          <w:rFonts w:ascii="Times New Roman" w:hAnsi="Times New Roman" w:cs="Times New Roman"/>
        </w:rPr>
        <w:t>All analyses were conducted separately using the fossil CC and then ancestral CC data sets</w:t>
      </w:r>
      <w:ins w:id="16" w:author="Brian Schilder" w:date="2015-09-04T14:57:00Z">
        <w:r w:rsidR="00A75876">
          <w:rPr>
            <w:rFonts w:ascii="Times New Roman" w:hAnsi="Times New Roman" w:cs="Times New Roman"/>
          </w:rPr>
          <w:t xml:space="preserve"> </w:t>
        </w:r>
      </w:ins>
      <w:r w:rsidR="00A75876">
        <w:rPr>
          <w:rFonts w:ascii="Times New Roman" w:hAnsi="Times New Roman" w:cs="Times New Roman"/>
        </w:rPr>
        <w:t>(s</w:t>
      </w:r>
      <w:r w:rsidR="00A75876" w:rsidRPr="00A75876">
        <w:rPr>
          <w:rFonts w:ascii="Times New Roman" w:hAnsi="Times New Roman" w:cs="Times New Roman"/>
        </w:rPr>
        <w:t>ource code provided in SI</w:t>
      </w:r>
      <w:r w:rsidR="00A75876">
        <w:rPr>
          <w:rFonts w:ascii="Times New Roman" w:hAnsi="Times New Roman" w:cs="Times New Roman"/>
        </w:rPr>
        <w:t>).</w:t>
      </w:r>
    </w:p>
    <w:p w14:paraId="0B3837A3" w14:textId="7703B47B" w:rsidR="00E34A3F" w:rsidRDefault="00E34A3F" w:rsidP="004D4055">
      <w:pPr>
        <w:rPr>
          <w:rFonts w:ascii="Times New Roman" w:hAnsi="Times New Roman" w:cs="Times New Roman"/>
        </w:rPr>
      </w:pPr>
      <w:r>
        <w:rPr>
          <w:rFonts w:ascii="Times New Roman" w:hAnsi="Times New Roman" w:cs="Times New Roman"/>
        </w:rPr>
        <w:tab/>
        <w:t xml:space="preserve">To account for temporal autocorrelation we detrended both the CC data and the </w:t>
      </w:r>
      <w:r w:rsidR="00C92731">
        <w:rPr>
          <w:rFonts w:ascii="Times New Roman" w:hAnsi="Times New Roman" w:cs="Times New Roman"/>
        </w:rPr>
        <w:t>oxygen isotope data</w:t>
      </w:r>
      <w:r>
        <w:rPr>
          <w:rFonts w:ascii="Times New Roman" w:hAnsi="Times New Roman" w:cs="Times New Roman"/>
        </w:rPr>
        <w:t xml:space="preserve"> by </w:t>
      </w:r>
      <w:r w:rsidR="00C92731">
        <w:rPr>
          <w:rFonts w:ascii="Times New Roman" w:hAnsi="Times New Roman" w:cs="Times New Roman"/>
        </w:rPr>
        <w:t xml:space="preserve">calculating </w:t>
      </w:r>
      <w:r w:rsidR="00EA19BC">
        <w:rPr>
          <w:rFonts w:ascii="Times New Roman" w:hAnsi="Times New Roman" w:cs="Times New Roman"/>
        </w:rPr>
        <w:t>the</w:t>
      </w:r>
      <w:r w:rsidR="00C92731">
        <w:rPr>
          <w:rFonts w:ascii="Times New Roman" w:hAnsi="Times New Roman" w:cs="Times New Roman"/>
        </w:rPr>
        <w:t xml:space="preserve"> </w:t>
      </w:r>
      <w:r w:rsidR="004C63C9">
        <w:rPr>
          <w:rFonts w:ascii="Times New Roman" w:hAnsi="Times New Roman" w:cs="Times New Roman"/>
        </w:rPr>
        <w:t xml:space="preserve">magnitude of </w:t>
      </w:r>
      <w:r w:rsidR="00C92731">
        <w:rPr>
          <w:rFonts w:ascii="Times New Roman" w:hAnsi="Times New Roman" w:cs="Times New Roman"/>
        </w:rPr>
        <w:t>difference</w:t>
      </w:r>
      <w:r w:rsidR="004C63C9">
        <w:rPr>
          <w:rFonts w:ascii="Times New Roman" w:hAnsi="Times New Roman" w:cs="Times New Roman"/>
        </w:rPr>
        <w:t xml:space="preserve"> between any two adjacent data points in time</w:t>
      </w:r>
      <w:r w:rsidR="001128CD">
        <w:rPr>
          <w:rFonts w:ascii="Times New Roman" w:hAnsi="Times New Roman" w:cs="Times New Roman"/>
        </w:rPr>
        <w:t xml:space="preserve"> </w:t>
      </w:r>
      <w:r w:rsidR="001128CD">
        <w:rPr>
          <w:rFonts w:ascii="Times New Roman" w:hAnsi="Times New Roman" w:cs="Times New Roman"/>
        </w:rPr>
        <w:fldChar w:fldCharType="begin"/>
      </w:r>
      <w:r w:rsidR="001128CD">
        <w:rPr>
          <w:rFonts w:ascii="Times New Roman" w:hAnsi="Times New Roman" w:cs="Times New Roman"/>
        </w:rPr>
        <w:instrText xml:space="preserve"> ADDIN PAPERS2_CITATIONS &lt;citation&gt;&lt;uuid&gt;CE72BBEF-7EC7-4BAC-A9FE-442BDE62B8ED&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1128CD">
        <w:rPr>
          <w:rFonts w:ascii="Times New Roman" w:hAnsi="Times New Roman" w:cs="Times New Roman"/>
        </w:rPr>
        <w:fldChar w:fldCharType="separate"/>
      </w:r>
      <w:r w:rsidR="001128CD">
        <w:rPr>
          <w:rFonts w:ascii="Times New Roman" w:hAnsi="Times New Roman" w:cs="Times New Roman"/>
        </w:rPr>
        <w:t>{Alroy:2000bp}</w:t>
      </w:r>
      <w:r w:rsidR="001128CD">
        <w:rPr>
          <w:rFonts w:ascii="Times New Roman" w:hAnsi="Times New Roman" w:cs="Times New Roman"/>
        </w:rPr>
        <w:fldChar w:fldCharType="end"/>
      </w:r>
      <w:r w:rsidR="00C92731">
        <w:rPr>
          <w:rFonts w:ascii="Times New Roman" w:hAnsi="Times New Roman" w:cs="Times New Roman"/>
        </w:rPr>
        <w:t xml:space="preserve">. </w:t>
      </w:r>
      <w:r w:rsidR="005736F6">
        <w:rPr>
          <w:rFonts w:ascii="Times New Roman" w:hAnsi="Times New Roman" w:cs="Times New Roman"/>
        </w:rPr>
        <w:t>However, in order to do this some of the data had to be as some specimens shared the same points in time</w:t>
      </w:r>
      <w:r w:rsidR="00F1471E">
        <w:rPr>
          <w:rFonts w:ascii="Times New Roman" w:hAnsi="Times New Roman" w:cs="Times New Roman"/>
        </w:rPr>
        <w:t xml:space="preserve"> since detrending the data requires taking the differences between adjacent time points</w:t>
      </w:r>
      <w:r w:rsidR="005736F6">
        <w:rPr>
          <w:rFonts w:ascii="Times New Roman" w:hAnsi="Times New Roman" w:cs="Times New Roman"/>
        </w:rPr>
        <w:t>. For example</w:t>
      </w:r>
      <w:r w:rsidR="00F3301C">
        <w:rPr>
          <w:rFonts w:ascii="Times New Roman" w:hAnsi="Times New Roman" w:cs="Times New Roman"/>
        </w:rPr>
        <w:t>, if fossil species</w:t>
      </w:r>
      <w:r w:rsidR="005736F6">
        <w:rPr>
          <w:rFonts w:ascii="Times New Roman" w:hAnsi="Times New Roman" w:cs="Times New Roman"/>
        </w:rPr>
        <w:t xml:space="preserve"> </w:t>
      </w:r>
      <w:r w:rsidR="00F3301C">
        <w:rPr>
          <w:rFonts w:ascii="Times New Roman" w:hAnsi="Times New Roman" w:cs="Times New Roman"/>
        </w:rPr>
        <w:t>A (with a CC of 400mL) and B (with a CC of 500mL) both</w:t>
      </w:r>
      <w:r w:rsidR="005736F6">
        <w:rPr>
          <w:rFonts w:ascii="Times New Roman" w:hAnsi="Times New Roman" w:cs="Times New Roman"/>
        </w:rPr>
        <w:t xml:space="preserve"> appeared at </w:t>
      </w:r>
      <w:r w:rsidR="00F3301C">
        <w:rPr>
          <w:rFonts w:ascii="Times New Roman" w:hAnsi="Times New Roman" w:cs="Times New Roman"/>
        </w:rPr>
        <w:t>22.1</w:t>
      </w:r>
      <w:r w:rsidR="00F1471E">
        <w:rPr>
          <w:rFonts w:ascii="Times New Roman" w:hAnsi="Times New Roman" w:cs="Times New Roman"/>
        </w:rPr>
        <w:t>Mya</w:t>
      </w:r>
      <w:r w:rsidR="00F3301C">
        <w:rPr>
          <w:rFonts w:ascii="Times New Roman" w:hAnsi="Times New Roman" w:cs="Times New Roman"/>
        </w:rPr>
        <w:t>, their CCs would be averaged to get a CC of 450mL for time point 22.1Mya</w:t>
      </w:r>
      <w:r w:rsidR="00F1471E">
        <w:rPr>
          <w:rFonts w:ascii="Times New Roman" w:hAnsi="Times New Roman" w:cs="Times New Roman"/>
        </w:rPr>
        <w:t>.</w:t>
      </w:r>
      <w:bookmarkStart w:id="17" w:name="_GoBack"/>
      <w:bookmarkEnd w:id="17"/>
    </w:p>
    <w:p w14:paraId="5B7F408D" w14:textId="77777777" w:rsidR="009168D7" w:rsidRPr="00862889" w:rsidRDefault="009168D7"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6A2E1CC8" w14:textId="2FB0FD1B" w:rsidR="00DC35D8" w:rsidRDefault="004C42EA" w:rsidP="003E7449">
      <w:pPr>
        <w:rPr>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Pr>
          <w:rFonts w:ascii="Times New Roman" w:hAnsi="Times New Roman" w:cs="Times New Roman"/>
        </w:rPr>
        <w:t xml:space="preserve">orders were analyzed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del w:id="18" w:author="Andrew Barr" w:date="2015-08-18T13:20:00Z">
        <w:r w:rsidR="00A7789B" w:rsidDel="00F21C33">
          <w:rPr>
            <w:rFonts w:ascii="Times New Roman" w:hAnsi="Times New Roman" w:cs="Times New Roman"/>
          </w:rPr>
          <w:delText>(R</w:delText>
        </w:r>
        <w:r w:rsidR="00A7789B" w:rsidRPr="00A7789B" w:rsidDel="00F21C33">
          <w:rPr>
            <w:rFonts w:ascii="Times New Roman" w:hAnsi="Times New Roman" w:cs="Times New Roman"/>
            <w:vertAlign w:val="superscript"/>
          </w:rPr>
          <w:delText>2</w:delText>
        </w:r>
        <w:r w:rsidR="00A7789B" w:rsidDel="00F21C33">
          <w:rPr>
            <w:rFonts w:ascii="Times New Roman" w:hAnsi="Times New Roman" w:cs="Times New Roman"/>
          </w:rPr>
          <w:delText>)</w:delText>
        </w:r>
      </w:del>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(ce)</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When separated by order, most</w:t>
      </w:r>
      <w:r w:rsidR="00967BB2">
        <w:rPr>
          <w:rFonts w:ascii="Times New Roman" w:hAnsi="Times New Roman" w:cs="Times New Roman"/>
        </w:rPr>
        <w:t xml:space="preserve"> mammalian orders showed evidence of incr</w:t>
      </w:r>
      <w:r w:rsidR="00EF23A3">
        <w:rPr>
          <w:rFonts w:ascii="Times New Roman" w:hAnsi="Times New Roman" w:cs="Times New Roman"/>
        </w:rPr>
        <w:t>easing CC over time, including a</w:t>
      </w:r>
      <w:r w:rsidR="007C0314">
        <w:rPr>
          <w:rFonts w:ascii="Times New Roman" w:hAnsi="Times New Roman" w:cs="Times New Roman"/>
        </w:rPr>
        <w:t>rtiodactyla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r w:rsidR="007C0314">
        <w:rPr>
          <w:rFonts w:ascii="Times New Roman" w:hAnsi="Times New Roman" w:cs="Times New Roman"/>
        </w:rPr>
        <w:t>ce=-0.08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c</w:t>
      </w:r>
      <w:r w:rsidR="007C0314">
        <w:rPr>
          <w:rFonts w:ascii="Times New Roman" w:hAnsi="Times New Roman" w:cs="Times New Roman"/>
        </w:rPr>
        <w:t>arnivora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r w:rsidR="007C0314">
        <w:rPr>
          <w:rFonts w:ascii="Times New Roman" w:hAnsi="Times New Roman" w:cs="Times New Roman"/>
        </w:rPr>
        <w:t>ce=-0.038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p</w:t>
      </w:r>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r w:rsidR="00967BB2">
        <w:rPr>
          <w:rFonts w:ascii="Times New Roman" w:hAnsi="Times New Roman" w:cs="Times New Roman"/>
        </w:rPr>
        <w:t xml:space="preserve">ce=-0.038,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and 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r w:rsidR="007C0314">
        <w:rPr>
          <w:rFonts w:ascii="Times New Roman" w:hAnsi="Times New Roman" w:cs="Times New Roman"/>
        </w:rPr>
        <w:t>ce=-0.057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t xml:space="preserve">p=0.009). </w:t>
      </w:r>
      <w:r w:rsidR="002E48AA">
        <w:rPr>
          <w:rFonts w:ascii="Times New Roman" w:hAnsi="Times New Roman" w:cs="Times New Roman"/>
        </w:rPr>
        <w:t xml:space="preserve">Hominins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other mammalian orders</w:t>
      </w:r>
      <w:r w:rsidR="00BC538A">
        <w:rPr>
          <w:rFonts w:ascii="Times New Roman" w:hAnsi="Times New Roman" w:cs="Times New Roman"/>
        </w:rPr>
        <w:t xml:space="preserve">. </w:t>
      </w:r>
      <w:r w:rsidR="00792909">
        <w:rPr>
          <w:rFonts w:ascii="Times New Roman" w:hAnsi="Times New Roman" w:cs="Times New Roman"/>
        </w:rPr>
        <w:t>Hominins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by far (</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r w:rsidR="002E48AA">
        <w:rPr>
          <w:rFonts w:ascii="Times New Roman" w:hAnsi="Times New Roman" w:cs="Times New Roman"/>
        </w:rPr>
        <w:t>ce=</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p>
    <w:p w14:paraId="7B783680" w14:textId="40CEB958" w:rsidR="004C42EA" w:rsidRDefault="00DC35D8" w:rsidP="003E7449">
      <w:pPr>
        <w:rPr>
          <w:rFonts w:ascii="Times New Roman" w:hAnsi="Times New Roman" w:cs="Times New Roman"/>
        </w:rPr>
      </w:pPr>
      <w:r>
        <w:rPr>
          <w:rFonts w:ascii="Times New Roman" w:hAnsi="Times New Roman" w:cs="Times New Roman"/>
        </w:rPr>
        <w:t>Results are summarized in table X</w:t>
      </w:r>
      <w:r w:rsidR="002E48AA">
        <w:rPr>
          <w:rFonts w:ascii="Times New Roman" w:hAnsi="Times New Roman" w:cs="Times New Roman"/>
        </w:rPr>
        <w:t xml:space="preserve"> and data is plotted in Figure X</w:t>
      </w:r>
      <w:r>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7A8A900" w14:textId="3AF24FF9" w:rsidR="00BC538A" w:rsidRDefault="00BC538A" w:rsidP="000A50DA">
      <w:pPr>
        <w:ind w:firstLine="720"/>
        <w:rPr>
          <w:rFonts w:ascii="Times New Roman" w:hAnsi="Times New Roman" w:cs="Times New Roman"/>
        </w:rPr>
      </w:pPr>
      <w:r>
        <w:rPr>
          <w:rFonts w:ascii="Times New Roman" w:hAnsi="Times New Roman" w:cs="Times New Roman"/>
        </w:rPr>
        <w:t>Using the ancestral CC dataset, when all orders were analyzed as one group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r w:rsidR="00FD4695">
        <w:rPr>
          <w:rFonts w:ascii="Times New Roman" w:hAnsi="Times New Roman" w:cs="Times New Roman"/>
        </w:rPr>
        <w:t>ce=0.035, se=0.007, p=0.000</w:t>
      </w:r>
      <w:r w:rsidR="00166107">
        <w:rPr>
          <w:rFonts w:ascii="Times New Roman" w:hAnsi="Times New Roman" w:cs="Times New Roman"/>
        </w:rPr>
        <w:t>)</w:t>
      </w:r>
      <w:r>
        <w:rPr>
          <w:rFonts w:ascii="Times New Roman" w:hAnsi="Times New Roman" w:cs="Times New Roman"/>
        </w:rPr>
        <w:t xml:space="preserve">. No individual mammalian orders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5468BC">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FD4695">
        <w:rPr>
          <w:rFonts w:ascii="Times New Roman" w:hAnsi="Times New Roman" w:cs="Times New Roman"/>
        </w:rPr>
        <w:t xml:space="preserve"> which showed an increase in CC as time grew closer to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BC41B0">
        <w:rPr>
          <w:rFonts w:ascii="Times New Roman" w:hAnsi="Times New Roman" w:cs="Times New Roman"/>
        </w:rPr>
        <w:t xml:space="preserve">=###, </w:t>
      </w:r>
      <w:r w:rsidR="00FD4695">
        <w:rPr>
          <w:rFonts w:ascii="Times New Roman" w:hAnsi="Times New Roman" w:cs="Times New Roman"/>
        </w:rPr>
        <w:t>ce=-0.024, se=0.177, p=0.012).</w:t>
      </w:r>
      <w:r w:rsidR="009D47D9">
        <w:rPr>
          <w:rFonts w:ascii="Times New Roman" w:hAnsi="Times New Roman" w:cs="Times New Roman"/>
        </w:rPr>
        <w:t xml:space="preserve"> As mentioned above, </w:t>
      </w:r>
      <w:r w:rsidR="00D13855">
        <w:rPr>
          <w:rFonts w:ascii="Times New Roman" w:hAnsi="Times New Roman" w:cs="Times New Roman"/>
        </w:rPr>
        <w:t>it was not possible to include h</w:t>
      </w:r>
      <w:r w:rsidR="009D47D9">
        <w:rPr>
          <w:rFonts w:ascii="Times New Roman" w:hAnsi="Times New Roman" w:cs="Times New Roman"/>
        </w:rPr>
        <w:t xml:space="preserve">ominins in </w:t>
      </w:r>
      <w:r w:rsidR="007C0314">
        <w:rPr>
          <w:rFonts w:ascii="Times New Roman" w:hAnsi="Times New Roman" w:cs="Times New Roman"/>
        </w:rPr>
        <w:t>this type of analysi</w:t>
      </w:r>
      <w:r w:rsidR="009D47D9">
        <w:rPr>
          <w:rFonts w:ascii="Times New Roman" w:hAnsi="Times New Roman" w:cs="Times New Roman"/>
        </w:rPr>
        <w:t>s.</w:t>
      </w:r>
    </w:p>
    <w:p w14:paraId="62B2F41B" w14:textId="1E7A84F7" w:rsidR="00610A1B" w:rsidRDefault="009A594A" w:rsidP="00610A1B">
      <w:pPr>
        <w:rPr>
          <w:rFonts w:ascii="Times New Roman" w:hAnsi="Times New Roman" w:cs="Times New Roman"/>
        </w:rPr>
      </w:pPr>
      <w:r>
        <w:rPr>
          <w:rFonts w:ascii="Times New Roman" w:hAnsi="Times New Roman" w:cs="Times New Roman"/>
        </w:rPr>
        <w:t>Results are summarized in T</w:t>
      </w:r>
      <w:r w:rsidR="00610A1B">
        <w:rPr>
          <w:rFonts w:ascii="Times New Roman" w:hAnsi="Times New Roman" w:cs="Times New Roman"/>
        </w:rPr>
        <w:t>able X and data is plotted in 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47A313B4" w14:textId="1D6EFA39" w:rsidR="004563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del w:id="19" w:author="Andrew Barr" w:date="2015-08-18T13:21:00Z">
        <w:r w:rsidDel="00F21C33">
          <w:rPr>
            <w:rFonts w:ascii="Times New Roman" w:hAnsi="Times New Roman" w:cs="Times New Roman"/>
          </w:rPr>
          <w:delText xml:space="preserve">pre-detrended </w:delText>
        </w:r>
      </w:del>
      <w:ins w:id="20" w:author="Andrew Barr" w:date="2015-08-18T13:21:00Z">
        <w:r w:rsidR="00F21C33">
          <w:rPr>
            <w:rFonts w:ascii="Times New Roman" w:hAnsi="Times New Roman" w:cs="Times New Roman"/>
          </w:rPr>
          <w:t xml:space="preserve">raw </w:t>
        </w:r>
      </w:ins>
      <w:r w:rsidR="00C97285">
        <w:rPr>
          <w:rFonts w:ascii="Times New Roman" w:hAnsi="Times New Roman" w:cs="Times New Roman"/>
        </w:rPr>
        <w:t>fo</w:t>
      </w:r>
      <w:r w:rsidR="001807F8">
        <w:rPr>
          <w:rFonts w:ascii="Times New Roman" w:hAnsi="Times New Roman" w:cs="Times New Roman"/>
        </w:rPr>
        <w:t>ssil CC from all orders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(ce=0.908-1.102,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in into orders, </w:t>
      </w:r>
      <w:commentRangeStart w:id="21"/>
      <w:ins w:id="22" w:author="Andrew Barr" w:date="2015-08-18T13:22:00Z">
        <w:r w:rsidR="00F21C33">
          <w:rPr>
            <w:rFonts w:ascii="Times New Roman" w:hAnsi="Times New Roman" w:cs="Times New Roman"/>
          </w:rPr>
          <w:t>C</w:t>
        </w:r>
      </w:ins>
      <w:del w:id="23" w:author="Andrew Barr" w:date="2015-08-18T13:22:00Z">
        <w:r w:rsidR="00F261BB" w:rsidDel="00F21C33">
          <w:rPr>
            <w:rFonts w:ascii="Times New Roman" w:hAnsi="Times New Roman" w:cs="Times New Roman"/>
          </w:rPr>
          <w:delText>c</w:delText>
        </w:r>
      </w:del>
      <w:r w:rsidR="00CC4254">
        <w:rPr>
          <w:rFonts w:ascii="Times New Roman" w:hAnsi="Times New Roman" w:cs="Times New Roman"/>
        </w:rPr>
        <w:t>arnivora</w:t>
      </w:r>
      <w:commentRangeEnd w:id="21"/>
      <w:r w:rsidR="00F21C33">
        <w:rPr>
          <w:rStyle w:val="CommentReference"/>
        </w:rPr>
        <w:commentReference w:id="21"/>
      </w:r>
      <w:r w:rsidR="00CC4254">
        <w:rPr>
          <w:rFonts w:ascii="Times New Roman" w:hAnsi="Times New Roman" w:cs="Times New Roman"/>
        </w:rPr>
        <w:t xml:space="preserve"> CC was also predicted by Trend at all intervals (</w:t>
      </w:r>
      <w:r w:rsidR="009A594A">
        <w:rPr>
          <w:rFonts w:ascii="Times New Roman" w:hAnsi="Times New Roman" w:cs="Times New Roman"/>
        </w:rPr>
        <w:t>ce=0.679-0.739, se=0.191-0.208, p=0.001-0.002) (Table X).</w:t>
      </w:r>
      <w:r w:rsidR="00BB43B7">
        <w:rPr>
          <w:rFonts w:ascii="Times New Roman" w:hAnsi="Times New Roman" w:cs="Times New Roman"/>
        </w:rPr>
        <w:t xml:space="preserve"> </w:t>
      </w:r>
      <w:r w:rsidR="002D70EA">
        <w:rPr>
          <w:rFonts w:ascii="Times New Roman" w:hAnsi="Times New Roman" w:cs="Times New Roman"/>
        </w:rPr>
        <w:t xml:space="preserve">Cetacea CC was only predicted by Rate at the 1My time interval (ce=2.286, se=0.836, p=2.735). </w:t>
      </w:r>
      <w:r w:rsidR="008D6763">
        <w:rPr>
          <w:rFonts w:ascii="Times New Roman" w:hAnsi="Times New Roman" w:cs="Times New Roman"/>
        </w:rPr>
        <w:t xml:space="preserve">Hominin CC was predicted </w:t>
      </w:r>
      <w:r>
        <w:rPr>
          <w:rFonts w:ascii="Times New Roman" w:hAnsi="Times New Roman" w:cs="Times New Roman"/>
        </w:rPr>
        <w:t>only</w:t>
      </w:r>
      <w:r w:rsidR="008D6763">
        <w:rPr>
          <w:rFonts w:ascii="Times New Roman" w:hAnsi="Times New Roman" w:cs="Times New Roman"/>
        </w:rPr>
        <w:t xml:space="preserve"> by Trend at the 400Ky (</w:t>
      </w:r>
      <w:r w:rsidR="009E197E">
        <w:rPr>
          <w:rFonts w:ascii="Times New Roman" w:hAnsi="Times New Roman" w:cs="Times New Roman"/>
        </w:rPr>
        <w:t xml:space="preserve">ce=1.111, se=0.412, p=0.025) and 200Ky (ce=1.272, se=0.368, p=0.007) intervals. </w:t>
      </w:r>
      <w:r w:rsidR="00BB43B7">
        <w:rPr>
          <w:rFonts w:ascii="Times New Roman" w:hAnsi="Times New Roman" w:cs="Times New Roman"/>
        </w:rPr>
        <w:t>Artiodactyla</w:t>
      </w:r>
      <w:r w:rsidR="00F261BB">
        <w:rPr>
          <w:rFonts w:ascii="Times New Roman" w:hAnsi="Times New Roman" w:cs="Times New Roman"/>
        </w:rPr>
        <w:t>, perissodactyla, and p</w:t>
      </w:r>
      <w:r w:rsidR="002D70EA">
        <w:rPr>
          <w:rFonts w:ascii="Times New Roman" w:hAnsi="Times New Roman" w:cs="Times New Roman"/>
        </w:rPr>
        <w:t>rimate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p>
    <w:p w14:paraId="40201E1F" w14:textId="4D36D90C" w:rsidR="003E7449" w:rsidRDefault="007247BC" w:rsidP="007247BC">
      <w:pPr>
        <w:rPr>
          <w:rFonts w:ascii="Times New Roman" w:hAnsi="Times New Roman" w:cs="Times New Roman"/>
        </w:rPr>
      </w:pPr>
      <w:r>
        <w:rPr>
          <w:rFonts w:ascii="Times New Roman" w:hAnsi="Times New Roman" w:cs="Times New Roman"/>
        </w:rPr>
        <w:tab/>
        <w:t xml:space="preserve">However, results differed considerably after detrending the CC and climatic data sets. </w:t>
      </w:r>
      <w:r w:rsidR="00456378">
        <w:rPr>
          <w:rFonts w:ascii="Times New Roman" w:hAnsi="Times New Roman" w:cs="Times New Roman"/>
        </w:rPr>
        <w:t xml:space="preserve">For all orders 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(ce=</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 xml:space="preserve">(ce=0.206, se=0.090, p=0.026) </w:t>
      </w:r>
      <w:r w:rsidR="00A910FD">
        <w:rPr>
          <w:rFonts w:ascii="Times New Roman" w:hAnsi="Times New Roman" w:cs="Times New Roman"/>
        </w:rPr>
        <w:t>were now significant predictors of CC, but only at the 200Ky interval.</w:t>
      </w:r>
      <w:r w:rsidR="00581FC7">
        <w:rPr>
          <w:rFonts w:ascii="Times New Roman" w:hAnsi="Times New Roman" w:cs="Times New Roman"/>
        </w:rPr>
        <w:t xml:space="preserve"> Artiodactyla CC was only predicted by Rate at the 200Ky interval (ce=0.0542, se=0.145, p=0.010)</w:t>
      </w:r>
      <w:r w:rsidR="006C15E3">
        <w:rPr>
          <w:rFonts w:ascii="Times New Roman" w:hAnsi="Times New Roman" w:cs="Times New Roman"/>
        </w:rPr>
        <w:t>,</w:t>
      </w:r>
      <w:r w:rsidR="00F261BB">
        <w:rPr>
          <w:rFonts w:ascii="Times New Roman" w:hAnsi="Times New Roman" w:cs="Times New Roman"/>
        </w:rPr>
        <w:t xml:space="preserve"> as was c</w:t>
      </w:r>
      <w:r w:rsidR="00581FC7">
        <w:rPr>
          <w:rFonts w:ascii="Times New Roman" w:hAnsi="Times New Roman" w:cs="Times New Roman"/>
        </w:rPr>
        <w:t>arnivora CC (ce=0.221, se=0.087, p=0.015).</w:t>
      </w:r>
      <w:r w:rsidR="006C15E3">
        <w:rPr>
          <w:rFonts w:ascii="Times New Roman" w:hAnsi="Times New Roman" w:cs="Times New Roman"/>
        </w:rPr>
        <w:t xml:space="preserve"> Cetacea CC was only predicted by Rate at the 1My interval (ce=2.648,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(ce=9.793, se=3.473, p=0.037). Primate CC was predicted by Trend </w:t>
      </w:r>
      <w:r w:rsidR="008127CD">
        <w:rPr>
          <w:rFonts w:ascii="Times New Roman" w:hAnsi="Times New Roman" w:cs="Times New Roman"/>
        </w:rPr>
        <w:t xml:space="preserve">(ce=-4.042, se=1.328, p=0.019) </w:t>
      </w:r>
      <w:r w:rsidR="006C15E3">
        <w:rPr>
          <w:rFonts w:ascii="Times New Roman" w:hAnsi="Times New Roman" w:cs="Times New Roman"/>
        </w:rPr>
        <w:t>and Variability</w:t>
      </w:r>
      <w:r w:rsidR="008127CD">
        <w:rPr>
          <w:rFonts w:ascii="Times New Roman" w:hAnsi="Times New Roman" w:cs="Times New Roman"/>
        </w:rPr>
        <w:t xml:space="preserve"> (ce=0.797, se=0.238, p=0.012)</w:t>
      </w:r>
      <w:r w:rsidR="006C15E3">
        <w:rPr>
          <w:rFonts w:ascii="Times New Roman" w:hAnsi="Times New Roman" w:cs="Times New Roman"/>
        </w:rPr>
        <w:t xml:space="preserve"> </w:t>
      </w:r>
      <w:r w:rsidR="008127CD">
        <w:rPr>
          <w:rFonts w:ascii="Times New Roman" w:hAnsi="Times New Roman" w:cs="Times New Roman"/>
        </w:rPr>
        <w:t>but only at the 200Ky interval. In contrast with the</w:t>
      </w:r>
      <w:r w:rsidR="00F261BB">
        <w:rPr>
          <w:rFonts w:ascii="Times New Roman" w:hAnsi="Times New Roman" w:cs="Times New Roman"/>
        </w:rPr>
        <w:t xml:space="preserve"> pre-detrended data, detrended h</w:t>
      </w:r>
      <w:r w:rsidR="008127CD">
        <w:rPr>
          <w:rFonts w:ascii="Times New Roman" w:hAnsi="Times New Roman" w:cs="Times New Roman"/>
        </w:rPr>
        <w:t>ominin CC was not predicted by any climatic variables at any time intervals.</w:t>
      </w:r>
    </w:p>
    <w:p w14:paraId="3FB07702" w14:textId="77777777" w:rsidR="00745A5F" w:rsidRDefault="00745A5F" w:rsidP="007247BC">
      <w:pPr>
        <w:rPr>
          <w:rFonts w:ascii="Times New Roman" w:hAnsi="Times New Roman" w:cs="Times New Roman"/>
        </w:rPr>
      </w:pPr>
    </w:p>
    <w:p w14:paraId="2E1272FD" w14:textId="3758E86C" w:rsidR="00B02F2D" w:rsidRDefault="00745A5F" w:rsidP="007247BC">
      <w:pPr>
        <w:rPr>
          <w:rFonts w:ascii="Times New Roman" w:hAnsi="Times New Roman" w:cs="Times New Roman"/>
        </w:rPr>
      </w:pPr>
      <w:r>
        <w:rPr>
          <w:rFonts w:ascii="Times New Roman" w:hAnsi="Times New Roman" w:cs="Times New Roman"/>
        </w:rPr>
        <w:t>Ancestral</w:t>
      </w:r>
      <w:r w:rsidR="00424814">
        <w:rPr>
          <w:rFonts w:ascii="Times New Roman" w:hAnsi="Times New Roman" w:cs="Times New Roman"/>
        </w:rPr>
        <w:t xml:space="preserve"> CCs were tested next.</w:t>
      </w:r>
      <w:r w:rsidR="004B12A9">
        <w:rPr>
          <w:rFonts w:ascii="Times New Roman" w:hAnsi="Times New Roman" w:cs="Times New Roman"/>
        </w:rPr>
        <w:t xml:space="preserve"> </w:t>
      </w:r>
      <w:r w:rsidR="00B30849">
        <w:rPr>
          <w:rFonts w:ascii="Times New Roman" w:hAnsi="Times New Roman" w:cs="Times New Roman"/>
        </w:rPr>
        <w:t xml:space="preserve">First using the </w:t>
      </w:r>
      <w:del w:id="24" w:author="Andrew Barr" w:date="2015-08-18T13:23:00Z">
        <w:r w:rsidR="00B30849" w:rsidDel="00F21C33">
          <w:rPr>
            <w:rFonts w:ascii="Times New Roman" w:hAnsi="Times New Roman" w:cs="Times New Roman"/>
          </w:rPr>
          <w:delText>pre-detrended</w:delText>
        </w:r>
      </w:del>
      <w:ins w:id="25" w:author="Andrew Barr" w:date="2015-08-18T13:23:00Z">
        <w:r w:rsidR="00F21C33">
          <w:rPr>
            <w:rFonts w:ascii="Times New Roman" w:hAnsi="Times New Roman" w:cs="Times New Roman"/>
          </w:rPr>
          <w:t>raw</w:t>
        </w:r>
      </w:ins>
      <w:r w:rsidR="00B30849">
        <w:rPr>
          <w:rFonts w:ascii="Times New Roman" w:hAnsi="Times New Roman" w:cs="Times New Roman"/>
        </w:rPr>
        <w:t xml:space="preserve"> data, it was found that when all orders 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At the order level, a</w:t>
      </w:r>
      <w:r w:rsidR="00B30849">
        <w:rPr>
          <w:rFonts w:ascii="Times New Roman" w:hAnsi="Times New Roman" w:cs="Times New Roman"/>
        </w:rPr>
        <w:t xml:space="preserve">rtiodactyla, </w:t>
      </w:r>
      <w:r w:rsidR="007B4831">
        <w:rPr>
          <w:rFonts w:ascii="Times New Roman" w:hAnsi="Times New Roman" w:cs="Times New Roman"/>
        </w:rPr>
        <w:t>cetacea, p</w:t>
      </w:r>
      <w:r w:rsidR="006E303A">
        <w:rPr>
          <w:rFonts w:ascii="Times New Roman" w:hAnsi="Times New Roman" w:cs="Times New Roman"/>
        </w:rPr>
        <w:t>erissodactyla</w:t>
      </w:r>
      <w:r w:rsidR="007B4831">
        <w:rPr>
          <w:rFonts w:ascii="Times New Roman" w:hAnsi="Times New Roman" w:cs="Times New Roman"/>
        </w:rPr>
        <w:t xml:space="preserve"> and p</w:t>
      </w:r>
      <w:r w:rsidR="00B30849">
        <w:rPr>
          <w:rFonts w:ascii="Times New Roman" w:hAnsi="Times New Roman" w:cs="Times New Roman"/>
        </w:rPr>
        <w:t xml:space="preserve">rimate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 </w:t>
      </w:r>
      <w:r w:rsidR="007B4831">
        <w:rPr>
          <w:rFonts w:ascii="Times New Roman" w:hAnsi="Times New Roman" w:cs="Times New Roman"/>
        </w:rPr>
        <w:t>c</w:t>
      </w:r>
      <w:r w:rsidR="00B30849">
        <w:rPr>
          <w:rFonts w:ascii="Times New Roman" w:hAnsi="Times New Roman" w:cs="Times New Roman"/>
        </w:rPr>
        <w:t xml:space="preserve">arnivora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(ce=</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(ce=-0.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6AA2B9B2" w14:textId="35F356D5" w:rsidR="00B02F2D" w:rsidRDefault="00595828" w:rsidP="007247BC">
      <w:pPr>
        <w:rPr>
          <w:rFonts w:ascii="Times New Roman" w:hAnsi="Times New Roman" w:cs="Times New Roman"/>
        </w:rPr>
      </w:pPr>
      <w:r>
        <w:rPr>
          <w:rFonts w:ascii="Times New Roman" w:hAnsi="Times New Roman" w:cs="Times New Roman"/>
        </w:rPr>
        <w:tab/>
        <w:t xml:space="preserve">After detrending the data, ancestral CC showed a very different pattern of relationships with the climate. For all orders together, </w:t>
      </w:r>
      <w:r w:rsidR="007F1390">
        <w:rPr>
          <w:rFonts w:ascii="Times New Roman" w:hAnsi="Times New Roman" w:cs="Times New Roman"/>
        </w:rPr>
        <w:t>Trend was a significant predictor of CC at all time intervals (ce=2.176-2.414,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(ce=</w:t>
      </w:r>
      <w:r w:rsidR="007F1390">
        <w:rPr>
          <w:rFonts w:ascii="Times New Roman" w:hAnsi="Times New Roman" w:cs="Times New Roman"/>
        </w:rPr>
        <w:t>-0.249, se=0.101, p=0.015) and Variability was a significant predictor at the 200Ky interval (ce=0.265, se=0.125, p=0.036)</w:t>
      </w:r>
      <w:r w:rsidR="007278DB">
        <w:rPr>
          <w:rFonts w:ascii="Times New Roman" w:hAnsi="Times New Roman" w:cs="Times New Roman"/>
        </w:rPr>
        <w:t xml:space="preserve">. </w:t>
      </w:r>
    </w:p>
    <w:p w14:paraId="7607A324" w14:textId="3D18E12B" w:rsidR="00112F76" w:rsidRDefault="002625BD" w:rsidP="005024D6">
      <w:pPr>
        <w:rPr>
          <w:rFonts w:ascii="Times New Roman" w:hAnsi="Times New Roman" w:cs="Times New Roman"/>
        </w:rPr>
      </w:pPr>
      <w:r>
        <w:rPr>
          <w:rFonts w:ascii="Times New Roman" w:hAnsi="Times New Roman" w:cs="Times New Roman"/>
        </w:rPr>
        <w:t xml:space="preserve">Carnivora CC was only predicted by Rate at the 1My interval (ce=-0.283, se=0.085, p=0.001). Artiodactyla, Cetacea, Perissodactyla and Primate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DF40922" w14:textId="6A5D7E5B" w:rsidR="00051FB5" w:rsidRPr="00B6039F" w:rsidRDefault="00051FB5" w:rsidP="005024D6">
      <w:pPr>
        <w:rPr>
          <w:rFonts w:ascii="Times New Roman" w:hAnsi="Times New Roman" w:cs="Times New Roman"/>
          <w:b/>
          <w:i/>
        </w:rPr>
      </w:pPr>
      <w:r w:rsidRPr="00B6039F">
        <w:rPr>
          <w:rFonts w:ascii="Times New Roman" w:hAnsi="Times New Roman" w:cs="Times New Roman"/>
          <w:b/>
          <w:i/>
        </w:rPr>
        <w:t>CC Over Time</w:t>
      </w:r>
    </w:p>
    <w:p w14:paraId="24C9BCD2" w14:textId="2920206D" w:rsidR="00051FB5" w:rsidRDefault="00051FB5" w:rsidP="005024D6">
      <w:pPr>
        <w:rPr>
          <w:rFonts w:ascii="Times New Roman" w:hAnsi="Times New Roman" w:cs="Times New Roman"/>
        </w:rPr>
      </w:pPr>
      <w:r>
        <w:rPr>
          <w:rFonts w:ascii="Times New Roman" w:hAnsi="Times New Roman" w:cs="Times New Roman"/>
        </w:rPr>
        <w:tab/>
      </w:r>
    </w:p>
    <w:p w14:paraId="3564A6DB" w14:textId="42C6AFF4" w:rsidR="005C690C" w:rsidRDefault="00BB4E00" w:rsidP="005024D6">
      <w:pPr>
        <w:rPr>
          <w:rFonts w:ascii="Times New Roman" w:hAnsi="Times New Roman" w:cs="Times New Roman"/>
        </w:rPr>
      </w:pPr>
      <w:r>
        <w:rPr>
          <w:rFonts w:ascii="Times New Roman" w:hAnsi="Times New Roman" w:cs="Times New Roman"/>
        </w:rPr>
        <w:t xml:space="preserve">In the fossil dataset, it was found that if our sample of mammals was analyzed as one group, there was a general trend towards increased brain size over time. </w:t>
      </w:r>
      <w:del w:id="26" w:author="Andrew Barr" w:date="2015-08-18T13:23:00Z">
        <w:r w:rsidDel="005C072D">
          <w:rPr>
            <w:rFonts w:ascii="Times New Roman" w:hAnsi="Times New Roman" w:cs="Times New Roman"/>
          </w:rPr>
          <w:delText xml:space="preserve">However, </w:delText>
        </w:r>
        <w:r w:rsidR="00B81C62" w:rsidDel="005C072D">
          <w:rPr>
            <w:rFonts w:ascii="Times New Roman" w:hAnsi="Times New Roman" w:cs="Times New Roman"/>
          </w:rPr>
          <w:delText>s</w:delText>
        </w:r>
      </w:del>
      <w:ins w:id="27" w:author="Andrew Barr" w:date="2015-08-18T13:23:00Z">
        <w:r w:rsidR="005C072D">
          <w:rPr>
            <w:rFonts w:ascii="Times New Roman" w:hAnsi="Times New Roman" w:cs="Times New Roman"/>
          </w:rPr>
          <w:t>S</w:t>
        </w:r>
      </w:ins>
      <w:r w:rsidR="00B81C62">
        <w:rPr>
          <w:rFonts w:ascii="Times New Roman" w:hAnsi="Times New Roman" w:cs="Times New Roman"/>
        </w:rPr>
        <w:t xml:space="preserve">ubdividing the sample </w:t>
      </w:r>
      <w:r>
        <w:rPr>
          <w:rFonts w:ascii="Times New Roman" w:hAnsi="Times New Roman" w:cs="Times New Roman"/>
        </w:rPr>
        <w:t>by order revealed that most, but not all, mammals contributed to this overall pattern.</w:t>
      </w:r>
      <w:r w:rsidR="00385D39">
        <w:rPr>
          <w:rFonts w:ascii="Times New Roman" w:hAnsi="Times New Roman" w:cs="Times New Roman"/>
        </w:rPr>
        <w:t xml:space="preserve"> This is consistent with previous demonstrations of increasing brain size over time in the fossil record of 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2BE8E1F-EB56-445A-AD6F-81DBF477DAAF&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C25D2">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Carnivora </w:t>
      </w:r>
      <w:r w:rsidR="007A2744">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CD82FF63-8B32-4A7E-8A86-494B6DDA0540&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7A2744">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6C7E991A-D785-493E-A431-7865AD08F9F1&lt;/uuid&gt;&lt;priority&gt;32&lt;/priority&gt;&lt;publications&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volume&gt;25&lt;/volume&gt;&lt;publication_date&gt;99194800001200000000200000&lt;/publication_date&gt;&lt;subtitle&gt;Geological Society of America Memoirs&lt;/subtitle&gt;&lt;doi&gt;10.1130/MEM25&lt;/doi&gt;&lt;startpage&gt;177&lt;/startpage&gt;&lt;title&gt;Evolution of the Horse Brain&lt;/title&gt;&lt;uuid&gt;77448039-A18C-4327-BD19-F9A9A2AB76A4&lt;/uuid&gt;&lt;subtype&gt;0&lt;/subtype&gt;&lt;publisher&gt;Geological Society of America&lt;/publisher&gt;&lt;type&gt;0&lt;/type&gt;&lt;url&gt;http://memoirs.gsapubs.org/content/25&lt;/url&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C25D2">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Primates </w:t>
      </w:r>
      <w:r w:rsidR="00DC25D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07C29D6C-55D4-4455-AD3F-397D0F673C20&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C25D2">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Hominins </w:t>
      </w:r>
      <w:r w:rsidR="00131E5F">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D4B7A996-A2CD-46BF-ABF2-7B7F5F253FF4&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volume&gt;367&lt;/volume&gt;&lt;publication_date&gt;99201206251200000000222000&lt;/publication_date&gt;&lt;number&gt;1599&lt;/number&gt;&lt;doi&gt;10.1126/science.1199295&lt;/doi&gt;&lt;startpage&gt;2130&lt;/startpage&gt;&lt;title&gt;Hominin cognitive evolution: identifying patterns and processes in the fossil and archaeological record&lt;/title&gt;&lt;uuid&gt;49F333ED-7D9B-448D-9B78-5B942D6B7BF0&lt;/uuid&gt;&lt;subtype&gt;400&lt;/subtype&gt;&lt;endpage&gt;2140&lt;/endpage&gt;&lt;type&gt;400&lt;/type&gt;&lt;url&gt;http://rstb.royalsocietypublishing.org/cgi/doi/10.1098/rstb.2012.0115&lt;/url&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7A2744">
        <w:rPr>
          <w:rFonts w:ascii="Times New Roman" w:hAnsi="Times New Roman" w:cs="Times New Roman"/>
        </w:rPr>
        <w:t>(Shultz et al., 2012b; Schoenemann and Begun, 2013)</w:t>
      </w:r>
      <w:r w:rsidR="00131E5F">
        <w:rPr>
          <w:rFonts w:ascii="Times New Roman" w:hAnsi="Times New Roman" w:cs="Times New Roman"/>
        </w:rPr>
        <w:fldChar w:fldCharType="end"/>
      </w:r>
      <w:r w:rsidR="00684E2A">
        <w:rPr>
          <w:rFonts w:ascii="Times New Roman" w:hAnsi="Times New Roman" w:cs="Times New Roman"/>
        </w:rPr>
        <w:t xml:space="preserve"> [</w:t>
      </w:r>
      <w:r w:rsidR="00684E2A" w:rsidRPr="00684E2A">
        <w:rPr>
          <w:rFonts w:ascii="Times New Roman" w:hAnsi="Times New Roman" w:cs="Times New Roman"/>
          <w:i/>
        </w:rPr>
        <w:t>many of these</w:t>
      </w:r>
      <w:r w:rsidR="00B1312E">
        <w:rPr>
          <w:rFonts w:ascii="Times New Roman" w:hAnsi="Times New Roman" w:cs="Times New Roman"/>
          <w:i/>
        </w:rPr>
        <w:t xml:space="preserve"> refs</w:t>
      </w:r>
      <w:r w:rsidR="00684E2A" w:rsidRPr="00684E2A">
        <w:rPr>
          <w:rFonts w:ascii="Times New Roman" w:hAnsi="Times New Roman" w:cs="Times New Roman"/>
          <w:i/>
        </w:rPr>
        <w:t xml:space="preserve"> </w:t>
      </w:r>
      <w:r w:rsidR="00B1312E">
        <w:rPr>
          <w:rFonts w:ascii="Times New Roman" w:hAnsi="Times New Roman" w:cs="Times New Roman"/>
          <w:i/>
        </w:rPr>
        <w:t>investigate</w:t>
      </w:r>
      <w:r w:rsidR="00D45EB3">
        <w:rPr>
          <w:rFonts w:ascii="Times New Roman" w:hAnsi="Times New Roman" w:cs="Times New Roman"/>
          <w:i/>
        </w:rPr>
        <w:t xml:space="preserve"> EQ, not absolute CC. Should w</w:t>
      </w:r>
      <w:r w:rsidR="00684E2A" w:rsidRPr="00684E2A">
        <w:rPr>
          <w:rFonts w:ascii="Times New Roman" w:hAnsi="Times New Roman" w:cs="Times New Roman"/>
          <w:i/>
        </w:rPr>
        <w:t>e mention this?</w:t>
      </w:r>
      <w:r w:rsidR="00684E2A">
        <w:rPr>
          <w:rFonts w:ascii="Times New Roman" w:hAnsi="Times New Roman" w:cs="Times New Roman"/>
        </w:rPr>
        <w:t>]</w:t>
      </w:r>
      <w:r w:rsidR="00131E5F">
        <w:rPr>
          <w:rFonts w:ascii="Times New Roman" w:hAnsi="Times New Roman" w:cs="Times New Roman"/>
        </w:rPr>
        <w:t xml:space="preserve">. </w:t>
      </w:r>
      <w:r w:rsidR="007B2488">
        <w:rPr>
          <w:rFonts w:ascii="Times New Roman" w:hAnsi="Times New Roman" w:cs="Times New Roman"/>
        </w:rPr>
        <w:t xml:space="preserve">Cetacea were the notable exception to this pattern of increasing brain size, as their average brain size has remained consistently large since their emergence in the fossil record. This may be interpreted as </w:t>
      </w:r>
      <w:r w:rsidR="00427A38">
        <w:rPr>
          <w:rFonts w:ascii="Times New Roman" w:hAnsi="Times New Roman" w:cs="Times New Roman"/>
        </w:rPr>
        <w:t>c</w:t>
      </w:r>
      <w:r w:rsidR="007B2488">
        <w:rPr>
          <w:rFonts w:ascii="Times New Roman" w:hAnsi="Times New Roman" w:cs="Times New Roman"/>
        </w:rPr>
        <w:t>etaceans reaching a large brain size early in their evolution</w:t>
      </w:r>
      <w:r w:rsidR="006F50F2">
        <w:rPr>
          <w:rFonts w:ascii="Times New Roman" w:hAnsi="Times New Roman" w:cs="Times New Roman"/>
        </w:rPr>
        <w:t xml:space="preserve"> </w:t>
      </w:r>
      <w:r w:rsidR="006F50F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25926184-7EE3-43CC-B7B9-41888286B686&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Pr>
          <w:rFonts w:ascii="Times New Roman" w:hAnsi="Times New Roman" w:cs="Times New Roman"/>
        </w:rPr>
        <w:fldChar w:fldCharType="separate"/>
      </w:r>
      <w:r w:rsidR="0053689B">
        <w:rPr>
          <w:rFonts w:ascii="Times New Roman" w:hAnsi="Times New Roman" w:cs="Times New Roman"/>
        </w:rPr>
        <w:t>(Marino et al., 2004; Boddy et al., 2012; Montgomery et al., 2013)</w:t>
      </w:r>
      <w:r w:rsidR="006F50F2">
        <w:rPr>
          <w:rFonts w:ascii="Times New Roman" w:hAnsi="Times New Roman" w:cs="Times New Roman"/>
        </w:rPr>
        <w:fldChar w:fldCharType="end"/>
      </w:r>
      <w:r w:rsidR="007B2488">
        <w:rPr>
          <w:rFonts w:ascii="Times New Roman" w:hAnsi="Times New Roman" w:cs="Times New Roman"/>
        </w:rPr>
        <w:t>.</w:t>
      </w:r>
      <w:r w:rsidR="00ED6376" w:rsidRPr="00ED6376">
        <w:rPr>
          <w:rFonts w:ascii="Times New Roman" w:hAnsi="Times New Roman" w:cs="Times New Roman"/>
        </w:rPr>
        <w:t xml:space="preserve"> </w:t>
      </w:r>
      <w:r w:rsidR="00ED6376">
        <w:rPr>
          <w:rFonts w:ascii="Times New Roman" w:hAnsi="Times New Roman" w:cs="Times New Roman"/>
        </w:rPr>
        <w:t>It should, however, be noted that different orders of mammals occupy different durations an</w:t>
      </w:r>
      <w:r w:rsidR="00A6467F">
        <w:rPr>
          <w:rFonts w:ascii="Times New Roman" w:hAnsi="Times New Roman" w:cs="Times New Roman"/>
        </w:rPr>
        <w:t xml:space="preserve">d points in time over the last 65 My. </w:t>
      </w:r>
      <w:commentRangeStart w:id="28"/>
      <w:r w:rsidR="00613761">
        <w:rPr>
          <w:rFonts w:ascii="Times New Roman" w:hAnsi="Times New Roman" w:cs="Times New Roman"/>
        </w:rPr>
        <w:t>Some orders have existed much longer than others and thus will span a much larger portion of the oxygen isotope record.</w:t>
      </w:r>
      <w:r w:rsidR="005C690C">
        <w:rPr>
          <w:rFonts w:ascii="Times New Roman" w:hAnsi="Times New Roman" w:cs="Times New Roman"/>
        </w:rPr>
        <w:t xml:space="preserve"> </w:t>
      </w:r>
      <w:commentRangeEnd w:id="28"/>
      <w:r w:rsidR="005C072D">
        <w:rPr>
          <w:rStyle w:val="CommentReference"/>
        </w:rPr>
        <w:commentReference w:id="28"/>
      </w:r>
    </w:p>
    <w:p w14:paraId="0C6D20A1" w14:textId="073A9861" w:rsidR="0044587D" w:rsidRDefault="008F02BB" w:rsidP="00B41BFA">
      <w:pPr>
        <w:ind w:firstLine="720"/>
        <w:rPr>
          <w:rFonts w:ascii="Times New Roman" w:hAnsi="Times New Roman" w:cs="Times New Roman"/>
        </w:rPr>
      </w:pPr>
      <w:r>
        <w:rPr>
          <w:rFonts w:ascii="Times New Roman" w:hAnsi="Times New Roman" w:cs="Times New Roman"/>
        </w:rPr>
        <w:t>T</w:t>
      </w:r>
      <w:r w:rsidR="00DB5207">
        <w:rPr>
          <w:rFonts w:ascii="Times New Roman" w:hAnsi="Times New Roman" w:cs="Times New Roman"/>
        </w:rPr>
        <w:t xml:space="preserve">his evolutionary increase in brain size may been related to greater adaptability and problem solving in novel environments </w:t>
      </w:r>
      <w:r w:rsidR="00A718BC">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&lt;citation&gt;&lt;uuid&gt;DA27A91C-329E-4F12-BFAC-95E494AE3EBF&lt;/uuid&gt;&lt;priority&gt;39&lt;/priority&gt;&lt;publications&gt;&lt;publication&gt;&lt;volume&gt;172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A718BC">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385D39">
        <w:rPr>
          <w:rFonts w:ascii="Times New Roman" w:hAnsi="Times New Roman" w:cs="Times New Roman"/>
        </w:rPr>
        <w:t xml:space="preserve">Hominins are of particular note in that they display the </w:t>
      </w:r>
      <w:r w:rsidR="00427A38">
        <w:rPr>
          <w:rFonts w:ascii="Times New Roman" w:hAnsi="Times New Roman" w:cs="Times New Roman"/>
        </w:rPr>
        <w:t>steepest</w:t>
      </w:r>
      <w:r w:rsidR="00385D39">
        <w:rPr>
          <w:rFonts w:ascii="Times New Roman" w:hAnsi="Times New Roman" w:cs="Times New Roman"/>
        </w:rPr>
        <w:t xml:space="preserve"> increase over the course of their existence</w:t>
      </w:r>
      <w:r w:rsidR="002C464E">
        <w:rPr>
          <w:rFonts w:ascii="Times New Roman" w:hAnsi="Times New Roman" w:cs="Times New Roman"/>
        </w:rPr>
        <w:t xml:space="preserve"> as tribe. </w:t>
      </w:r>
      <w:r w:rsidR="006B7F4B">
        <w:rPr>
          <w:rFonts w:ascii="Times New Roman" w:hAnsi="Times New Roman" w:cs="Times New Roman"/>
        </w:rPr>
        <w:t>This rapid in</w:t>
      </w:r>
      <w:r w:rsidR="00535C08">
        <w:rPr>
          <w:rFonts w:ascii="Times New Roman" w:hAnsi="Times New Roman" w:cs="Times New Roman"/>
        </w:rPr>
        <w:t xml:space="preserve">crease in brain mass largely been the result of </w:t>
      </w:r>
      <w:r w:rsidR="006B7F4B">
        <w:rPr>
          <w:rFonts w:ascii="Times New Roman" w:hAnsi="Times New Roman" w:cs="Times New Roman"/>
        </w:rPr>
        <w:t xml:space="preserve">the disproportionate expansion of the cerebral cortex </w:t>
      </w:r>
      <w:r w:rsidR="00535C08">
        <w:rPr>
          <w:rFonts w:ascii="Times New Roman" w:hAnsi="Times New Roman" w:cs="Times New Roman"/>
        </w:rPr>
        <w:t>which relates to many of our the enhanced cognitive capacities of humans including tool manufacturing,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9687AF1B-411E-4DFA-8102-B011E54A4D11&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volume&gt;367&lt;/volume&gt;&lt;publication_date&gt;99201201121200000000222000&lt;/publication_date&gt;&lt;number&gt;1585&lt;/number&gt;&lt;doi&gt;10.1098/rstb.2011.0099&lt;/doi&gt;&lt;startpage&gt;75&lt;/startpage&gt;&lt;title&gt;Stone tools, language and the brain in human evolution.&lt;/title&gt;&lt;uuid&gt;753D5C36-925E-4874-8CF4-4112FFBBCCDA&lt;/uuid&gt;&lt;subtype&gt;400&lt;/subtype&gt;&lt;endpage&gt;87&lt;/endpage&gt;&lt;type&gt;400&lt;/type&gt;&lt;url&gt;http://rstb.royalsocietypublishing.org/content/367/1585/75.short&lt;/url&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53689B">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p>
    <w:p w14:paraId="373E298C" w14:textId="416853A8" w:rsidR="00B41BFA" w:rsidRDefault="00ED6376" w:rsidP="00CC7192">
      <w:pPr>
        <w:ind w:firstLine="720"/>
        <w:rPr>
          <w:rFonts w:ascii="Times New Roman" w:hAnsi="Times New Roman" w:cs="Times New Roman"/>
        </w:rPr>
      </w:pPr>
      <w:r>
        <w:rPr>
          <w:rFonts w:ascii="Times New Roman" w:hAnsi="Times New Roman" w:cs="Times New Roman"/>
        </w:rPr>
        <w:t xml:space="preserve">The results using ancestral CCs showed quite a different pattern. Instead of an overall increase in CC over time, there was </w:t>
      </w:r>
      <w:r w:rsidR="00B41BFA">
        <w:rPr>
          <w:rFonts w:ascii="Times New Roman" w:hAnsi="Times New Roman" w:cs="Times New Roman"/>
        </w:rPr>
        <w:t xml:space="preserve">in fact </w:t>
      </w:r>
      <w:r>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individual orders, it was found that no order </w:t>
      </w:r>
      <w:r w:rsidR="00F93EEF">
        <w:rPr>
          <w:rFonts w:ascii="Times New Roman" w:hAnsi="Times New Roman" w:cs="Times New Roman"/>
        </w:rPr>
        <w:t xml:space="preserve">showed any significant change in CC over time </w:t>
      </w:r>
      <w:r w:rsidR="00427A38">
        <w:rPr>
          <w:rFonts w:ascii="Times New Roman" w:hAnsi="Times New Roman" w:cs="Times New Roman"/>
        </w:rPr>
        <w:t>except p</w:t>
      </w:r>
      <w:r w:rsidR="00CC7192">
        <w:rPr>
          <w:rFonts w:ascii="Times New Roman" w:hAnsi="Times New Roman" w:cs="Times New Roman"/>
        </w:rPr>
        <w:t>rimates, which showed a</w:t>
      </w:r>
      <w:r w:rsidR="00F93EEF">
        <w:rPr>
          <w:rFonts w:ascii="Times New Roman" w:hAnsi="Times New Roman" w:cs="Times New Roman"/>
        </w:rPr>
        <w:t xml:space="preserve"> slight increase over time. </w:t>
      </w:r>
      <w:commentRangeStart w:id="29"/>
      <w:r w:rsidR="00F93EEF">
        <w:rPr>
          <w:rFonts w:ascii="Times New Roman" w:hAnsi="Times New Roman" w:cs="Times New Roman"/>
        </w:rPr>
        <w:t xml:space="preserve">This seemingly paradoxical pattern can be explained by the high rate of speciation </w:t>
      </w:r>
      <w:r w:rsidR="00CC7192">
        <w:rPr>
          <w:rFonts w:ascii="Times New Roman" w:hAnsi="Times New Roman" w:cs="Times New Roman"/>
        </w:rPr>
        <w:t xml:space="preserve">in the last ~20 My, particularly </w:t>
      </w:r>
      <w:r w:rsidR="00603F3D">
        <w:rPr>
          <w:rFonts w:ascii="Times New Roman" w:hAnsi="Times New Roman" w:cs="Times New Roman"/>
        </w:rPr>
        <w:t>within the carnivora and p</w:t>
      </w:r>
      <w:r w:rsidR="00CC7192">
        <w:rPr>
          <w:rFonts w:ascii="Times New Roman" w:hAnsi="Times New Roman" w:cs="Times New Roman"/>
        </w:rPr>
        <w:t xml:space="preserve">rimates </w:t>
      </w:r>
      <w:r w:rsidR="00F93EEF">
        <w:rPr>
          <w:rFonts w:ascii="Times New Roman" w:hAnsi="Times New Roman" w:cs="Times New Roman"/>
        </w:rPr>
        <w:t>(see figure X).</w:t>
      </w:r>
      <w:commentRangeEnd w:id="29"/>
      <w:r w:rsidR="005C072D">
        <w:rPr>
          <w:rStyle w:val="CommentReference"/>
        </w:rPr>
        <w:commentReference w:id="29"/>
      </w:r>
      <w:r w:rsidR="00CC7192">
        <w:rPr>
          <w:rFonts w:ascii="Times New Roman" w:hAnsi="Times New Roman" w:cs="Times New Roman"/>
        </w:rPr>
        <w:t xml:space="preserve"> </w:t>
      </w:r>
      <w:r w:rsidR="00B41BFA">
        <w:rPr>
          <w:rFonts w:ascii="Times New Roman" w:hAnsi="Times New Roman" w:cs="Times New Roman"/>
        </w:rPr>
        <w:t xml:space="preserve">It was not possible to include Hominins in the ancestral analysis, as </w:t>
      </w:r>
      <w:r w:rsidR="00B41BFA" w:rsidRPr="00B41BFA">
        <w:rPr>
          <w:rFonts w:ascii="Times New Roman" w:hAnsi="Times New Roman" w:cs="Times New Roman"/>
          <w:i/>
        </w:rPr>
        <w:t>Homo sapiens</w:t>
      </w:r>
      <w:r w:rsidR="00B41BFA">
        <w:rPr>
          <w:rFonts w:ascii="Times New Roman" w:hAnsi="Times New Roman" w:cs="Times New Roman"/>
        </w:rPr>
        <w:t xml:space="preserve"> are the sole extant representatives of the hominin lineage.</w:t>
      </w:r>
    </w:p>
    <w:p w14:paraId="285074B9" w14:textId="77A3B73B"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A93FFE">
        <w:rPr>
          <w:rFonts w:ascii="Times New Roman" w:hAnsi="Times New Roman" w:cs="Times New Roman"/>
        </w:rPr>
        <w:t>the evidence form brain size increase over time can be categorized into three ascending levels of confidence that thi</w:t>
      </w:r>
      <w:r w:rsidR="00BD1C15">
        <w:rPr>
          <w:rFonts w:ascii="Times New Roman" w:hAnsi="Times New Roman" w:cs="Times New Roman"/>
        </w:rPr>
        <w:t>s is a real evolutionary trend</w:t>
      </w:r>
      <w:r w:rsidR="00E05051">
        <w:rPr>
          <w:rFonts w:ascii="Times New Roman" w:hAnsi="Times New Roman" w:cs="Times New Roman"/>
        </w:rPr>
        <w:t xml:space="preserve"> within an order</w:t>
      </w:r>
      <w:r w:rsidR="00BD1C15">
        <w:rPr>
          <w:rFonts w:ascii="Times New Roman" w:hAnsi="Times New Roman" w:cs="Times New Roman"/>
        </w:rPr>
        <w:t>: 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moderate confidence (one method shows CC increase over time</w:t>
      </w:r>
      <w:r w:rsidR="00E05051">
        <w:rPr>
          <w:rFonts w:ascii="Times New Roman" w:hAnsi="Times New Roman" w:cs="Times New Roman"/>
        </w:rPr>
        <w:t xml:space="preserve">; </w:t>
      </w:r>
      <w:commentRangeStart w:id="30"/>
      <w:r w:rsidR="00E05051">
        <w:rPr>
          <w:rFonts w:ascii="Times New Roman" w:hAnsi="Times New Roman" w:cs="Times New Roman"/>
        </w:rPr>
        <w:t xml:space="preserve">providing some warrant </w:t>
      </w:r>
      <w:commentRangeEnd w:id="30"/>
      <w:r w:rsidR="005C072D">
        <w:rPr>
          <w:rStyle w:val="CommentReference"/>
        </w:rPr>
        <w:commentReference w:id="30"/>
      </w:r>
      <w:r w:rsidR="00E05051">
        <w:rPr>
          <w:rFonts w:ascii="Times New Roman" w:hAnsi="Times New Roman" w:cs="Times New Roman"/>
        </w:rPr>
        <w:t>to analyze climate predicting CC</w:t>
      </w:r>
      <w:r w:rsidR="00BD1C15">
        <w:rPr>
          <w:rFonts w:ascii="Times New Roman" w:hAnsi="Times New Roman" w:cs="Times New Roman"/>
        </w:rPr>
        <w:t xml:space="preserve">), </w:t>
      </w:r>
      <w:r w:rsidR="008376F7">
        <w:rPr>
          <w:rFonts w:ascii="Times New Roman" w:hAnsi="Times New Roman" w:cs="Times New Roman"/>
        </w:rPr>
        <w:t>and 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Artiodactyla, </w:t>
      </w:r>
      <w:r w:rsidR="00486054">
        <w:rPr>
          <w:rFonts w:ascii="Times New Roman" w:hAnsi="Times New Roman" w:cs="Times New Roman"/>
        </w:rPr>
        <w:t>c</w:t>
      </w:r>
      <w:r w:rsidR="008376F7">
        <w:rPr>
          <w:rFonts w:ascii="Times New Roman" w:hAnsi="Times New Roman" w:cs="Times New Roman"/>
        </w:rPr>
        <w:t xml:space="preserve">arnivora, </w:t>
      </w:r>
      <w:r w:rsidR="009A28EE">
        <w:rPr>
          <w:rFonts w:ascii="Times New Roman" w:hAnsi="Times New Roman" w:cs="Times New Roman"/>
        </w:rPr>
        <w:t xml:space="preserve">and </w:t>
      </w:r>
      <w:r w:rsidR="00486054">
        <w:rPr>
          <w:rFonts w:ascii="Times New Roman" w:hAnsi="Times New Roman" w:cs="Times New Roman"/>
        </w:rPr>
        <w:t>p</w:t>
      </w:r>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The p</w:t>
      </w:r>
      <w:r w:rsidR="00CE79AA">
        <w:rPr>
          <w:rFonts w:ascii="Times New Roman" w:hAnsi="Times New Roman" w:cs="Times New Roman"/>
        </w:rPr>
        <w:t>rimate order was the only one 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a host of previous investigations using a variety of methods and datasets that show </w:t>
      </w:r>
      <w:r w:rsidR="00AF295D">
        <w:rPr>
          <w:rFonts w:ascii="Times New Roman" w:hAnsi="Times New Roman" w:cs="Times New Roman"/>
        </w:rPr>
        <w:t>p</w:t>
      </w:r>
      <w:r w:rsidR="00CE79AA">
        <w:rPr>
          <w:rFonts w:ascii="Times New Roman" w:hAnsi="Times New Roman" w:cs="Times New Roman"/>
        </w:rPr>
        <w:t xml:space="preserve">rimates have indeed increased their 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53689B">
        <w:rPr>
          <w:rFonts w:ascii="Times New Roman" w:hAnsi="Times New Roman" w:cs="Times New Roman"/>
        </w:rPr>
        <w:fldChar w:fldCharType="begin"/>
      </w:r>
      <w:r w:rsidR="00B92EE2">
        <w:rPr>
          <w:rFonts w:ascii="Times New Roman" w:hAnsi="Times New Roman" w:cs="Times New Roman"/>
        </w:rPr>
        <w:instrText xml:space="preserve"> ADDIN PAPERS2_CITATIONS &lt;citation&gt;&lt;uuid&gt;E0565010-1D94-44F5-8C21-FA08BE7F4C8F&lt;/uuid&gt;&lt;priority&gt;42&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53689B">
        <w:rPr>
          <w:rFonts w:ascii="Times New Roman" w:hAnsi="Times New Roman" w:cs="Times New Roman"/>
        </w:rPr>
        <w:fldChar w:fldCharType="separate"/>
      </w:r>
      <w:r w:rsidR="0053689B">
        <w:rPr>
          <w:rFonts w:ascii="Times New Roman" w:hAnsi="Times New Roman" w:cs="Times New Roman"/>
        </w:rPr>
        <w:t>(Holloway, 1968; Jerison, 1973; Boddy et al., 2012)</w:t>
      </w:r>
      <w:r w:rsidR="0053689B">
        <w:rPr>
          <w:rFonts w:ascii="Times New Roman" w:hAnsi="Times New Roman" w:cs="Times New Roman"/>
        </w:rPr>
        <w:fldChar w:fldCharType="end"/>
      </w:r>
      <w:r w:rsidR="00CE79AA">
        <w:rPr>
          <w:rFonts w:ascii="Times New Roman" w:hAnsi="Times New Roman" w:cs="Times New Roman"/>
        </w:rPr>
        <w:t>.</w:t>
      </w:r>
    </w:p>
    <w:p w14:paraId="15D5D05F" w14:textId="77777777" w:rsidR="00325D76" w:rsidRDefault="00325D76" w:rsidP="005024D6">
      <w:pPr>
        <w:rPr>
          <w:rFonts w:ascii="Times New Roman" w:hAnsi="Times New Roman" w:cs="Times New Roman"/>
        </w:rPr>
      </w:pPr>
    </w:p>
    <w:p w14:paraId="3C075B64" w14:textId="25873558" w:rsidR="00A302A2" w:rsidRDefault="00352B9E" w:rsidP="005024D6">
      <w:pPr>
        <w:rPr>
          <w:rFonts w:ascii="Times New Roman" w:hAnsi="Times New Roman" w:cs="Times New Roman"/>
          <w:b/>
          <w:i/>
        </w:rPr>
      </w:pPr>
      <w:r>
        <w:rPr>
          <w:rFonts w:ascii="Times New Roman" w:hAnsi="Times New Roman" w:cs="Times New Roman"/>
          <w:b/>
          <w:i/>
        </w:rPr>
        <w:t>CC vs. Climate</w:t>
      </w:r>
    </w:p>
    <w:p w14:paraId="7D8137DC" w14:textId="77777777" w:rsidR="00B75A39" w:rsidRDefault="00B75A39" w:rsidP="00352B9E">
      <w:pPr>
        <w:ind w:left="720" w:firstLine="720"/>
        <w:rPr>
          <w:rFonts w:ascii="Times New Roman" w:hAnsi="Times New Roman" w:cs="Times New Roman"/>
        </w:rPr>
      </w:pPr>
    </w:p>
    <w:p w14:paraId="47BDCB05" w14:textId="380FA16A" w:rsidR="00E33949" w:rsidRDefault="0098035E" w:rsidP="00E33949">
      <w:pPr>
        <w:rPr>
          <w:rFonts w:ascii="Times New Roman" w:hAnsi="Times New Roman" w:cs="Times New Roman"/>
        </w:rPr>
      </w:pPr>
      <w:r>
        <w:rPr>
          <w:rFonts w:ascii="Times New Roman" w:hAnsi="Times New Roman" w:cs="Times New Roman"/>
        </w:rPr>
        <w:t>The present</w:t>
      </w:r>
      <w:r w:rsidR="00E33949">
        <w:rPr>
          <w:rFonts w:ascii="Times New Roman" w:hAnsi="Times New Roman" w:cs="Times New Roman"/>
        </w:rPr>
        <w:t xml:space="preserve"> study found that some, but not, all mammals have increased brain size over time. The results of the fossil CC and ancestra</w:t>
      </w:r>
      <w:r w:rsidR="00B0179A">
        <w:rPr>
          <w:rFonts w:ascii="Times New Roman" w:hAnsi="Times New Roman" w:cs="Times New Roman"/>
        </w:rPr>
        <w:t>l CC analyses did not for the most part concur on which taxa have increased brain size. However, the one point on which</w:t>
      </w:r>
      <w:r w:rsidR="00E33949">
        <w:rPr>
          <w:rFonts w:ascii="Times New Roman" w:hAnsi="Times New Roman" w:cs="Times New Roman"/>
        </w:rPr>
        <w:t xml:space="preserve"> </w:t>
      </w:r>
      <w:r w:rsidR="00B0179A">
        <w:rPr>
          <w:rFonts w:ascii="Times New Roman" w:hAnsi="Times New Roman" w:cs="Times New Roman"/>
        </w:rPr>
        <w:t>both sets of results agreed on was that</w:t>
      </w:r>
      <w:r w:rsidR="00E33949">
        <w:rPr>
          <w:rFonts w:ascii="Times New Roman" w:hAnsi="Times New Roman" w:cs="Times New Roman"/>
        </w:rPr>
        <w:t xml:space="preserve"> primates</w:t>
      </w:r>
      <w:r w:rsidR="00B0179A">
        <w:rPr>
          <w:rFonts w:ascii="Times New Roman" w:hAnsi="Times New Roman" w:cs="Times New Roman"/>
        </w:rPr>
        <w:t xml:space="preserve"> have indeed undergone significant increases in brain size over the course of evolution</w:t>
      </w:r>
      <w:r w:rsidR="00E33949">
        <w:rPr>
          <w:rFonts w:ascii="Times New Roman" w:hAnsi="Times New Roman" w:cs="Times New Roman"/>
        </w:rPr>
        <w:t xml:space="preserve">. </w:t>
      </w:r>
      <w:r w:rsidR="008536FB">
        <w:rPr>
          <w:rFonts w:ascii="Times New Roman" w:hAnsi="Times New Roman" w:cs="Times New Roman"/>
        </w:rPr>
        <w:t>Before detrending the data, we found no evidence of primate CC being affected by global climatic factors.</w:t>
      </w:r>
      <w:r w:rsidR="0079752D">
        <w:rPr>
          <w:rFonts w:ascii="Times New Roman" w:hAnsi="Times New Roman" w:cs="Times New Roman"/>
        </w:rPr>
        <w:t xml:space="preserve"> However, detrending the data in fact revealed some new relationships, </w:t>
      </w:r>
      <w:r w:rsidR="00BC09C8">
        <w:rPr>
          <w:rFonts w:ascii="Times New Roman" w:hAnsi="Times New Roman" w:cs="Times New Roman"/>
        </w:rPr>
        <w:t>in</w:t>
      </w:r>
      <w:r w:rsidR="0079752D">
        <w:rPr>
          <w:rFonts w:ascii="Times New Roman" w:hAnsi="Times New Roman" w:cs="Times New Roman"/>
        </w:rPr>
        <w:t xml:space="preserve"> 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explained 62.9% of the variance in fossil prim</w:t>
      </w:r>
      <w:r w:rsidR="004128D1">
        <w:rPr>
          <w:rFonts w:ascii="Times New Roman" w:hAnsi="Times New Roman" w:cs="Times New Roman"/>
        </w:rPr>
        <w:t>at</w:t>
      </w:r>
      <w:r w:rsidR="009D7B38">
        <w:rPr>
          <w:rFonts w:ascii="Times New Roman" w:hAnsi="Times New Roman" w:cs="Times New Roman"/>
        </w:rPr>
        <w:t>e CC over the course of their ~65</w:t>
      </w:r>
      <w:r w:rsidR="004128D1">
        <w:rPr>
          <w:rFonts w:ascii="Times New Roman" w:hAnsi="Times New Roman" w:cs="Times New Roman"/>
        </w:rPr>
        <w:t>My existence as an order.</w:t>
      </w:r>
      <w:r w:rsidR="00B93534">
        <w:rPr>
          <w:rFonts w:ascii="Times New Roman" w:hAnsi="Times New Roman" w:cs="Times New Roman"/>
        </w:rPr>
        <w:t xml:space="preserve"> </w:t>
      </w:r>
      <w:commentRangeStart w:id="31"/>
      <w:r w:rsidR="00B93534">
        <w:rPr>
          <w:rFonts w:ascii="Times New Roman" w:hAnsi="Times New Roman" w:cs="Times New Roman"/>
        </w:rPr>
        <w:t xml:space="preserve">The fact that only the 200Ky interval showed this relationship suggests that cycles of orbital obliquity may have had upstream effects on primate brain evolution. </w:t>
      </w:r>
      <w:commentRangeEnd w:id="31"/>
      <w:r w:rsidR="009F7C99">
        <w:rPr>
          <w:rStyle w:val="CommentReference"/>
        </w:rPr>
        <w:commentReference w:id="31"/>
      </w:r>
      <w:r w:rsidR="00B93534">
        <w:rPr>
          <w:rFonts w:ascii="Times New Roman" w:hAnsi="Times New Roman" w:cs="Times New Roman"/>
        </w:rPr>
        <w:t xml:space="preserve">Though </w:t>
      </w:r>
      <w:r w:rsidR="00BA4B61">
        <w:rPr>
          <w:rFonts w:ascii="Times New Roman" w:hAnsi="Times New Roman" w:cs="Times New Roman"/>
        </w:rPr>
        <w:t>interpretation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the ancestral CC analyses did not reveal any 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a more holistic picture </w:t>
      </w:r>
      <w:r w:rsidR="00606F2F">
        <w:rPr>
          <w:rFonts w:ascii="Times New Roman" w:hAnsi="Times New Roman" w:cs="Times New Roman"/>
        </w:rPr>
        <w:t xml:space="preserve">of </w:t>
      </w:r>
      <w:r w:rsidR="004219BD">
        <w:rPr>
          <w:rFonts w:ascii="Times New Roman" w:hAnsi="Times New Roman" w:cs="Times New Roman"/>
        </w:rPr>
        <w:t>evolutionary history.</w:t>
      </w:r>
    </w:p>
    <w:p w14:paraId="42BE9743" w14:textId="553E0039" w:rsidR="00BB59D4" w:rsidRPr="00352B9E" w:rsidRDefault="00FA128C" w:rsidP="007B21E0">
      <w:pPr>
        <w:ind w:firstLine="720"/>
        <w:rPr>
          <w:rFonts w:ascii="Times New Roman" w:hAnsi="Times New Roman" w:cs="Times New Roman"/>
        </w:rPr>
      </w:pPr>
      <w:r>
        <w:rPr>
          <w:rFonts w:ascii="Times New Roman" w:hAnsi="Times New Roman" w:cs="Times New Roman"/>
        </w:rPr>
        <w:t xml:space="preserve">Based on the fossil record, it appears that hominins continued the primate-general trend of increasing brain size, albeit at a greatly accelerated pace in the last 5-7My. But what is the reason behind the relatively rapid increase in brain size </w:t>
      </w:r>
      <w:commentRangeStart w:id="32"/>
      <w:r>
        <w:rPr>
          <w:rFonts w:ascii="Times New Roman" w:hAnsi="Times New Roman" w:cs="Times New Roman"/>
        </w:rPr>
        <w:t>that led to over tripling the size of non-hominin ape brains</w:t>
      </w:r>
      <w:commentRangeEnd w:id="32"/>
      <w:r w:rsidR="009F7C99">
        <w:rPr>
          <w:rStyle w:val="CommentReference"/>
        </w:rPr>
        <w:commentReference w:id="32"/>
      </w:r>
      <w:r>
        <w:rPr>
          <w:rFonts w:ascii="Times New Roman" w:hAnsi="Times New Roman" w:cs="Times New Roman"/>
        </w:rPr>
        <w:t>?</w:t>
      </w:r>
      <w:r w:rsidR="00312CF2">
        <w:rPr>
          <w:rFonts w:ascii="Times New Roman" w:hAnsi="Times New Roman" w:cs="Times New Roman"/>
        </w:rPr>
        <w:t xml:space="preserve"> </w:t>
      </w:r>
      <w:commentRangeStart w:id="33"/>
      <w:r w:rsidR="00312CF2">
        <w:rPr>
          <w:rFonts w:ascii="Times New Roman" w:hAnsi="Times New Roman" w:cs="Times New Roman"/>
        </w:rPr>
        <w:t xml:space="preserve">When tested, it was consistently found that hominins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w:t>
      </w:r>
      <w:commentRangeEnd w:id="33"/>
      <w:r w:rsidR="009F7C99">
        <w:rPr>
          <w:rStyle w:val="CommentReference"/>
        </w:rPr>
        <w:commentReference w:id="33"/>
      </w:r>
      <w:r w:rsidR="004B053F">
        <w:rPr>
          <w:rFonts w:ascii="Times New Roman" w:hAnsi="Times New Roman" w:cs="Times New Roman"/>
        </w:rPr>
        <w:t>This held true whether or not the data was detrended, as well as with both fossil and ancestral CC data sets.</w:t>
      </w:r>
      <w:r w:rsidR="00BB59D4">
        <w:rPr>
          <w:rFonts w:ascii="Times New Roman" w:hAnsi="Times New Roman" w:cs="Times New Roman"/>
        </w:rPr>
        <w:t xml:space="preserve"> This contradicts previously reported relationships between hominin CC and similar climatic factors. T</w:t>
      </w:r>
      <w:r w:rsidR="00B56AF9">
        <w:rPr>
          <w:rFonts w:ascii="Times New Roman" w:hAnsi="Times New Roman" w:cs="Times New Roman"/>
        </w:rPr>
        <w:t xml:space="preserve">he </w:t>
      </w:r>
      <w:r w:rsidR="00BE11F8">
        <w:rPr>
          <w:rFonts w:ascii="Times New Roman" w:hAnsi="Times New Roman" w:cs="Times New Roman"/>
        </w:rPr>
        <w:t>conclusions</w:t>
      </w:r>
      <w:r w:rsidR="00B56AF9">
        <w:rPr>
          <w:rFonts w:ascii="Times New Roman" w:hAnsi="Times New Roman" w:cs="Times New Roman"/>
        </w:rPr>
        <w:t xml:space="preserve"> of these previous reports coul</w:t>
      </w:r>
      <w:r w:rsidR="007B21E0">
        <w:rPr>
          <w:rFonts w:ascii="Times New Roman" w:hAnsi="Times New Roman" w:cs="Times New Roman"/>
        </w:rPr>
        <w:t>d</w:t>
      </w:r>
      <w:r w:rsidR="00B56AF9">
        <w:rPr>
          <w:rFonts w:ascii="Times New Roman" w:hAnsi="Times New Roman" w:cs="Times New Roman"/>
        </w:rPr>
        <w:t xml:space="preserve"> stem from one or more sources including: 1) insufficient sample sizes, 2) testing single </w:t>
      </w:r>
      <w:r w:rsidR="004C22A5">
        <w:rPr>
          <w:rFonts w:ascii="Times New Roman" w:hAnsi="Times New Roman" w:cs="Times New Roman"/>
        </w:rPr>
        <w:t xml:space="preserve">climatic </w:t>
      </w:r>
      <w:r w:rsidR="00B56AF9">
        <w:rPr>
          <w:rFonts w:ascii="Times New Roman" w:hAnsi="Times New Roman" w:cs="Times New Roman"/>
        </w:rPr>
        <w:t xml:space="preserve">factors at a time, </w:t>
      </w:r>
      <w:ins w:id="34" w:author="Andrew Barr" w:date="2015-08-18T13:36:00Z">
        <w:r w:rsidR="009F7C99">
          <w:rPr>
            <w:rFonts w:ascii="Times New Roman" w:hAnsi="Times New Roman" w:cs="Times New Roman"/>
          </w:rPr>
          <w:t>3</w:t>
        </w:r>
      </w:ins>
      <w:del w:id="35" w:author="Andrew Barr" w:date="2015-08-18T13:36:00Z">
        <w:r w:rsidR="00B56AF9" w:rsidDel="009F7C99">
          <w:rPr>
            <w:rFonts w:ascii="Times New Roman" w:hAnsi="Times New Roman" w:cs="Times New Roman"/>
          </w:rPr>
          <w:delText>2</w:delText>
        </w:r>
      </w:del>
      <w:r w:rsidR="00B56AF9">
        <w:rPr>
          <w:rFonts w:ascii="Times New Roman" w:hAnsi="Times New Roman" w:cs="Times New Roman"/>
        </w:rPr>
        <w:t>) fail</w:t>
      </w:r>
      <w:r w:rsidR="00CD1EC6">
        <w:rPr>
          <w:rFonts w:ascii="Times New Roman" w:hAnsi="Times New Roman" w:cs="Times New Roman"/>
        </w:rPr>
        <w:t>ure to properly detrend data.</w:t>
      </w:r>
      <w:r w:rsidR="00EA761D">
        <w:rPr>
          <w:rFonts w:ascii="Times New Roman" w:hAnsi="Times New Roman" w:cs="Times New Roman"/>
        </w:rPr>
        <w:t xml:space="preserve"> However, as only the global climate was tested, it remains possible that changes in regional or local environment, or at smaller time intervals, could have affected hominin </w:t>
      </w:r>
      <w:commentRangeStart w:id="36"/>
      <w:r w:rsidR="00EA761D">
        <w:rPr>
          <w:rFonts w:ascii="Times New Roman" w:hAnsi="Times New Roman" w:cs="Times New Roman"/>
        </w:rPr>
        <w:t>CC</w:t>
      </w:r>
      <w:commentRangeEnd w:id="36"/>
      <w:r w:rsidR="009F7C99">
        <w:rPr>
          <w:rStyle w:val="CommentReference"/>
        </w:rPr>
        <w:commentReference w:id="36"/>
      </w:r>
      <w:r w:rsidR="00EA761D">
        <w:rPr>
          <w:rFonts w:ascii="Times New Roman" w:hAnsi="Times New Roman" w:cs="Times New Roman"/>
        </w:rPr>
        <w:t xml:space="preserve">. </w:t>
      </w:r>
      <w:del w:id="37" w:author="Andrew Barr" w:date="2015-08-18T13:37:00Z">
        <w:r w:rsidR="00EA761D" w:rsidDel="009F7C99">
          <w:rPr>
            <w:rFonts w:ascii="Times New Roman" w:hAnsi="Times New Roman" w:cs="Times New Roman"/>
          </w:rPr>
          <w:delText>Alternatively, it’s possible that changes in the global carbon isotope record could have significantly affected CC. [</w:delText>
        </w:r>
        <w:r w:rsidR="00EA761D" w:rsidRPr="00EA761D" w:rsidDel="009F7C99">
          <w:rPr>
            <w:rFonts w:ascii="Times New Roman" w:hAnsi="Times New Roman" w:cs="Times New Roman"/>
            <w:i/>
          </w:rPr>
          <w:delText>we can test this, but it’s only possible to do with hominins and carnivores given the samples sizes limited to the last 7My</w:delText>
        </w:r>
        <w:r w:rsidR="00EA761D" w:rsidDel="009F7C99">
          <w:rPr>
            <w:rFonts w:ascii="Times New Roman" w:hAnsi="Times New Roman" w:cs="Times New Roman"/>
          </w:rPr>
          <w:delText>].</w:delText>
        </w:r>
      </w:del>
    </w:p>
    <w:p w14:paraId="7E656DD8" w14:textId="77777777" w:rsidR="00A94764" w:rsidRDefault="00A94764" w:rsidP="005024D6">
      <w:pPr>
        <w:rPr>
          <w:rFonts w:ascii="Times New Roman" w:hAnsi="Times New Roman" w:cs="Times New Roman"/>
        </w:rPr>
      </w:pPr>
    </w:p>
    <w:p w14:paraId="3C48B341" w14:textId="77777777" w:rsidR="00A302A2" w:rsidRPr="00862889" w:rsidRDefault="00A302A2" w:rsidP="005024D6">
      <w:pPr>
        <w:rPr>
          <w:rFonts w:ascii="Times New Roman" w:hAnsi="Times New Roman" w:cs="Times New Roman"/>
        </w:rPr>
      </w:pPr>
    </w:p>
    <w:p w14:paraId="46A77788" w14:textId="467255C8" w:rsidR="00325D76" w:rsidRDefault="00BC21EB" w:rsidP="005024D6">
      <w:pPr>
        <w:rPr>
          <w:rFonts w:ascii="Times New Roman" w:hAnsi="Times New Roman" w:cs="Times New Roman"/>
          <w:b/>
        </w:rPr>
      </w:pPr>
      <w:r>
        <w:rPr>
          <w:rFonts w:ascii="Times New Roman" w:hAnsi="Times New Roman" w:cs="Times New Roman"/>
          <w:b/>
        </w:rPr>
        <w:t>CONCLUSIONS</w:t>
      </w:r>
    </w:p>
    <w:p w14:paraId="763A242D" w14:textId="77777777" w:rsidR="00352B9E" w:rsidRDefault="00352B9E" w:rsidP="005024D6">
      <w:pPr>
        <w:rPr>
          <w:rFonts w:ascii="Times New Roman" w:hAnsi="Times New Roman" w:cs="Times New Roman"/>
          <w:b/>
        </w:rPr>
      </w:pPr>
    </w:p>
    <w:p w14:paraId="09E53226" w14:textId="74082182" w:rsidR="002C579A" w:rsidRPr="00352B9E" w:rsidRDefault="00833B6C" w:rsidP="005024D6">
      <w:pPr>
        <w:rPr>
          <w:rFonts w:ascii="Times New Roman" w:hAnsi="Times New Roman" w:cs="Times New Roman"/>
        </w:rPr>
      </w:pPr>
      <w:r>
        <w:rPr>
          <w:rFonts w:ascii="Times New Roman" w:hAnsi="Times New Roman" w:cs="Times New Roman"/>
        </w:rPr>
        <w:t>Based on these results, it appears that climate has indeed influenced brain evolution in certain mammalian taxa. Amongst them, primate brain size has responded simultaneously to at least three different aspects of climatic change: Trend, Variability, and Rate.</w:t>
      </w:r>
      <w:r w:rsidR="00CE25CB">
        <w:rPr>
          <w:rFonts w:ascii="Times New Roman" w:hAnsi="Times New Roman" w:cs="Times New Roman"/>
        </w:rPr>
        <w:t xml:space="preserve"> While hominins have accelerated the primate trend of increasing brain size in the last 5-7My, this trend appears to have occurred independent of global shifts and temperature and/or aridity during this period of time. This contradicts previously reported </w:t>
      </w:r>
      <w:r w:rsidR="009C1169">
        <w:rPr>
          <w:rFonts w:ascii="Times New Roman" w:hAnsi="Times New Roman" w:cs="Times New Roman"/>
        </w:rPr>
        <w:t>relation</w:t>
      </w:r>
      <w:r w:rsidR="00CE25CB">
        <w:rPr>
          <w:rFonts w:ascii="Times New Roman" w:hAnsi="Times New Roman" w:cs="Times New Roman"/>
        </w:rPr>
        <w:t>ships between h</w:t>
      </w:r>
      <w:r w:rsidR="009C1169">
        <w:rPr>
          <w:rFonts w:ascii="Times New Roman" w:hAnsi="Times New Roman" w:cs="Times New Roman"/>
        </w:rPr>
        <w:t xml:space="preserve">ominin CC and </w:t>
      </w:r>
      <w:r w:rsidR="00CE25CB">
        <w:rPr>
          <w:rFonts w:ascii="Times New Roman" w:hAnsi="Times New Roman" w:cs="Times New Roman"/>
        </w:rPr>
        <w:t xml:space="preserve">similar climatic factors. </w:t>
      </w:r>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3BB3E55B" w14:textId="7B9906BA" w:rsidR="00A0324F" w:rsidRPr="00862889" w:rsidRDefault="00A0324F" w:rsidP="003C6273">
      <w:pPr>
        <w:rPr>
          <w:rFonts w:ascii="Times New Roman" w:hAnsi="Times New Roman" w:cs="Times New Roman"/>
        </w:rPr>
      </w:pPr>
    </w:p>
    <w:p w14:paraId="32C2184B" w14:textId="2BAA8316" w:rsidR="00F202E5" w:rsidRPr="00862889" w:rsidRDefault="00C719BC" w:rsidP="003C6273">
      <w:pPr>
        <w:rPr>
          <w:rFonts w:ascii="Times New Roman" w:hAnsi="Times New Roman" w:cs="Times New Roman"/>
        </w:rPr>
      </w:pPr>
      <w:r w:rsidRPr="00862889">
        <w:rPr>
          <w:rFonts w:ascii="Times New Roman" w:hAnsi="Times New Roman" w:cs="Times New Roman"/>
        </w:rPr>
        <w:t xml:space="preserve"> </w:t>
      </w:r>
    </w:p>
    <w:p w14:paraId="1A394729" w14:textId="77777777" w:rsidR="00A262A6" w:rsidRPr="00862889" w:rsidRDefault="00A262A6" w:rsidP="003C6273">
      <w:pPr>
        <w:rPr>
          <w:rFonts w:ascii="Times New Roman" w:hAnsi="Times New Roman" w:cs="Times New Roman"/>
        </w:rPr>
      </w:pPr>
    </w:p>
    <w:p w14:paraId="575CEAC7" w14:textId="77777777" w:rsidR="00F30478" w:rsidRPr="00862889" w:rsidRDefault="00F30478" w:rsidP="003C6273">
      <w:pPr>
        <w:rPr>
          <w:rFonts w:ascii="Times New Roman" w:hAnsi="Times New Roman" w:cs="Times New Roman"/>
        </w:rPr>
      </w:pPr>
    </w:p>
    <w:p w14:paraId="1DD68C4E" w14:textId="2F3B7F5D" w:rsidR="007E4610" w:rsidRPr="00862889" w:rsidRDefault="007E4610" w:rsidP="007E4610">
      <w:pPr>
        <w:widowControl w:val="0"/>
        <w:autoSpaceDE w:val="0"/>
        <w:autoSpaceDN w:val="0"/>
        <w:adjustRightInd w:val="0"/>
        <w:spacing w:after="240"/>
        <w:rPr>
          <w:rFonts w:ascii="Times New Roman" w:hAnsi="Times New Roman" w:cs="Times New Roman"/>
          <w:sz w:val="20"/>
          <w:szCs w:val="20"/>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t>References</w:t>
      </w:r>
    </w:p>
    <w:p w14:paraId="61C2CA35" w14:textId="77777777" w:rsidR="00245AD0" w:rsidRPr="00862889" w:rsidRDefault="00245AD0" w:rsidP="00B3579C">
      <w:pPr>
        <w:rPr>
          <w:rFonts w:ascii="Times New Roman" w:hAnsi="Times New Roman" w:cs="Times New Roman"/>
        </w:rPr>
      </w:pPr>
    </w:p>
    <w:p w14:paraId="0E562C68" w14:textId="77777777" w:rsidR="00B92EE2" w:rsidRDefault="00245AD0"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B92EE2">
        <w:rPr>
          <w:rFonts w:ascii="Times New Roman" w:hAnsi="Times New Roman" w:cs="Times New Roman"/>
        </w:rPr>
        <w:t>Aiello, L.C., Wood, B.A., 1994. Cranial variables as predictors of hominine body mass. American journal of physical anthropology. 95, 409–426.</w:t>
      </w:r>
    </w:p>
    <w:p w14:paraId="1AF25BBD"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5EB61FD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0BF0BEE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2DD822B8"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57B8CA4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6734F30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755C9A0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7C8DDEB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69A74E4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5272F49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1F1E869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711F50F5"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5971C6FB"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Elliott, M., Kurki, H., Weston, D.A., Collard, M., 2014. Estimating fossil hominin body mass from cranial variables: An assessment using CT data from modern humans of known body mass. American journal of physical anthropology. 154, 201–214.</w:t>
      </w:r>
    </w:p>
    <w:p w14:paraId="7CEB6E4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6EF3D8D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2009. Brain-size evolution and sociality in Carnivora. PNAS. 106, 9345–9349.</w:t>
      </w:r>
    </w:p>
    <w:p w14:paraId="1BD1972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52A17DAD"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185F3802"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17F45642"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139DD7E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2971708C"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7FF76F5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52775D8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484D01A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4D45412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74E24F8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2913169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5C56593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77A9CCA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481D008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1BAB11F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0CDDFEE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3B890EFB"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1998a. Environmental hypotheses of hominin evolution. American journal of physical anthropology. Suppl 27, 93–136.</w:t>
      </w:r>
    </w:p>
    <w:p w14:paraId="141080F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Variability selection in hominid evolution. Evolutionary Anthropology: Issues, News, and Reviews. 7, 81–96.</w:t>
      </w:r>
    </w:p>
    <w:p w14:paraId="583025AC"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2012. Environmental and Behavioral Evidence Pertaining to the Evolution of Early Homo. Current Anthropology. 53, S299–S317.</w:t>
      </w:r>
    </w:p>
    <w:p w14:paraId="4A221C3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19A03C13"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332D683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7002D79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 I M, 2007. The evolution of the social brain: anthropoid primates contrast with other vertebrates. Proceedings of the Royal Society B: Biological Sciences. 274, 2429–2436.</w:t>
      </w:r>
    </w:p>
    <w:p w14:paraId="3816D4F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Robin, 2010. Encephalization is not a universal macroevolutionary phenomenon in mammals but is associated with sociality. PNAS. 107, 21582–21586.</w:t>
      </w:r>
    </w:p>
    <w:p w14:paraId="5EF4D84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7219FFB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6A75281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2B8EDA63"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225CC303"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5BB202A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571CEC8D"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0BABD14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Striedter, G.F., 2005. Principles of Brain Evolution. Sinauer Associates Incorporated.</w:t>
      </w:r>
    </w:p>
    <w:p w14:paraId="5988C538"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6F02DE2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Elisabeth S, 1993. Turnover-pulses, the Red Queen, and related topics. American Journal of Science. 293, 418–452.</w:t>
      </w:r>
    </w:p>
    <w:p w14:paraId="5C11F5E1"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Elisabeth S, 1995. The fossil record of African antelopes (Mammalia, Bovidae) in relation to human evolution and paleoclimate.</w:t>
      </w:r>
    </w:p>
    <w:p w14:paraId="3812A60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Elizabeth S, 1996. Climate, heterochrony, and human evolution. Journal of Anthropological Research. 52, 1–28.</w:t>
      </w:r>
    </w:p>
    <w:p w14:paraId="3E7967D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17A46552" w:rsidR="009338F8" w:rsidRPr="00862889" w:rsidRDefault="00245AD0"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33EEE0C">
            <wp:extent cx="3640891" cy="3810646"/>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b="7272"/>
                    <a:stretch/>
                  </pic:blipFill>
                  <pic:spPr bwMode="auto">
                    <a:xfrm>
                      <a:off x="0" y="0"/>
                      <a:ext cx="3642190" cy="3812006"/>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environmental variability.</w:t>
      </w:r>
    </w:p>
    <w:p w14:paraId="6E630441" w14:textId="0DD1CB3E" w:rsidR="009E700C" w:rsidRDefault="009D29CC" w:rsidP="00E95B48">
      <w:pPr>
        <w:rPr>
          <w:rFonts w:ascii="Times New Roman" w:hAnsi="Times New Roman" w:cs="Times New Roman"/>
          <w:sz w:val="22"/>
          <w:szCs w:val="22"/>
        </w:rPr>
      </w:pPr>
      <w:r>
        <w:rPr>
          <w:rFonts w:ascii="Times New Roman" w:hAnsi="Times New Roman" w:cs="Times New Roman"/>
          <w:sz w:val="22"/>
          <w:szCs w:val="22"/>
        </w:rPr>
        <w:t>**This is a greatly simplified version of what is probably going on, but is it still helpful?</w:t>
      </w:r>
    </w:p>
    <w:p w14:paraId="446EBD60" w14:textId="77777777" w:rsidR="003C07C6" w:rsidRDefault="003C07C6" w:rsidP="00E95B48">
      <w:pPr>
        <w:rPr>
          <w:rFonts w:ascii="Times New Roman" w:hAnsi="Times New Roman" w:cs="Times New Roman"/>
          <w:sz w:val="22"/>
          <w:szCs w:val="22"/>
        </w:rPr>
      </w:pPr>
    </w:p>
    <w:p w14:paraId="079C6F17" w14:textId="6763DA06" w:rsidR="003C07C6" w:rsidRDefault="003C07C6">
      <w:pPr>
        <w:rPr>
          <w:rFonts w:ascii="Times New Roman" w:hAnsi="Times New Roman" w:cs="Times New Roman"/>
          <w:sz w:val="22"/>
          <w:szCs w:val="22"/>
        </w:rPr>
      </w:pPr>
      <w:r>
        <w:rPr>
          <w:rFonts w:ascii="Times New Roman" w:hAnsi="Times New Roman" w:cs="Times New Roman"/>
          <w:sz w:val="22"/>
          <w:szCs w:val="22"/>
        </w:rPr>
        <w:br w:type="page"/>
      </w:r>
    </w:p>
    <w:p w14:paraId="7CB00353" w14:textId="77777777" w:rsidR="00D26326" w:rsidRDefault="00D26326" w:rsidP="00E95B48">
      <w:pPr>
        <w:rPr>
          <w:rFonts w:ascii="Times New Roman" w:hAnsi="Times New Roman" w:cs="Times New Roman"/>
          <w:sz w:val="22"/>
          <w:szCs w:val="22"/>
        </w:rPr>
      </w:pPr>
    </w:p>
    <w:p w14:paraId="175E7ED4" w14:textId="3319DEF6" w:rsidR="003C07C6" w:rsidRDefault="003C07C6" w:rsidP="00E95B48">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2EA19C55" wp14:editId="5675ADC5">
            <wp:extent cx="3534475" cy="2698281"/>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516" cy="2699076"/>
                    </a:xfrm>
                    <a:prstGeom prst="rect">
                      <a:avLst/>
                    </a:prstGeom>
                    <a:noFill/>
                    <a:ln>
                      <a:noFill/>
                    </a:ln>
                  </pic:spPr>
                </pic:pic>
              </a:graphicData>
            </a:graphic>
          </wp:inline>
        </w:drawing>
      </w:r>
    </w:p>
    <w:p w14:paraId="0C1AA4C1" w14:textId="77777777" w:rsidR="00D42FDA" w:rsidRDefault="00D42FDA" w:rsidP="00E95B48">
      <w:pPr>
        <w:rPr>
          <w:rFonts w:ascii="Times New Roman" w:hAnsi="Times New Roman" w:cs="Times New Roman"/>
          <w:b/>
        </w:rPr>
      </w:pPr>
    </w:p>
    <w:p w14:paraId="4BEA1F4D" w14:textId="4668E007" w:rsidR="003C07C6" w:rsidRDefault="003C07C6" w:rsidP="00E95B48">
      <w:pPr>
        <w:rPr>
          <w:rFonts w:ascii="Times New Roman" w:hAnsi="Times New Roman" w:cs="Times New Roman"/>
        </w:rPr>
      </w:pPr>
      <w:r w:rsidRPr="00B40094">
        <w:rPr>
          <w:rFonts w:ascii="Times New Roman" w:hAnsi="Times New Roman" w:cs="Times New Roman"/>
          <w:b/>
        </w:rPr>
        <w:t>Figure X</w:t>
      </w:r>
      <w:r>
        <w:rPr>
          <w:rFonts w:ascii="Times New Roman" w:hAnsi="Times New Roman" w:cs="Times New Roman"/>
        </w:rPr>
        <w:t xml:space="preserve">. Example of how </w:t>
      </w:r>
      <w:r w:rsidR="00B40094">
        <w:rPr>
          <w:rFonts w:ascii="Times New Roman" w:hAnsi="Times New Roman" w:cs="Times New Roman"/>
        </w:rPr>
        <w:t>measures of the oxygen isotope curve were collected from the time intervals (of 1My, 400Ky, or 200Ky) preceding the date associated with a specimen (either fossil or ancestral).</w:t>
      </w:r>
    </w:p>
    <w:p w14:paraId="4067373F" w14:textId="6C934AA1" w:rsidR="00B40094" w:rsidRPr="003C07C6" w:rsidRDefault="00B40094" w:rsidP="00E95B48">
      <w:pPr>
        <w:rPr>
          <w:rFonts w:ascii="Times New Roman" w:hAnsi="Times New Roman" w:cs="Times New Roman"/>
        </w:rPr>
      </w:pPr>
      <w:r>
        <w:rPr>
          <w:rFonts w:ascii="Times New Roman" w:hAnsi="Times New Roman" w:cs="Times New Roman"/>
        </w:rPr>
        <w:t>** Add O18 curve label. Change MYA=Mya, adjust labels, specify interval length in diagram.</w:t>
      </w:r>
    </w:p>
    <w:p w14:paraId="6FBFA47C" w14:textId="77777777" w:rsidR="003C07C6" w:rsidRDefault="003C07C6" w:rsidP="00E95B48">
      <w:pPr>
        <w:rPr>
          <w:rFonts w:ascii="Times New Roman" w:hAnsi="Times New Roman" w:cs="Times New Roman"/>
          <w:sz w:val="22"/>
          <w:szCs w:val="22"/>
        </w:rPr>
      </w:pPr>
    </w:p>
    <w:p w14:paraId="26162F3F" w14:textId="77777777" w:rsidR="003C07C6" w:rsidRDefault="003C07C6" w:rsidP="00E95B48">
      <w:pPr>
        <w:rPr>
          <w:rFonts w:ascii="Times New Roman" w:hAnsi="Times New Roman" w:cs="Times New Roman"/>
          <w:sz w:val="22"/>
          <w:szCs w:val="22"/>
        </w:rPr>
      </w:pPr>
    </w:p>
    <w:p w14:paraId="69A2E89D" w14:textId="77777777" w:rsidR="00B40094" w:rsidRDefault="003C07C6">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0FC9A6E6" wp14:editId="1967EE1B">
            <wp:extent cx="3730075" cy="3306951"/>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2373" cy="3308988"/>
                    </a:xfrm>
                    <a:prstGeom prst="rect">
                      <a:avLst/>
                    </a:prstGeom>
                    <a:noFill/>
                    <a:ln>
                      <a:noFill/>
                    </a:ln>
                  </pic:spPr>
                </pic:pic>
              </a:graphicData>
            </a:graphic>
          </wp:inline>
        </w:drawing>
      </w:r>
    </w:p>
    <w:p w14:paraId="1370B94A" w14:textId="77777777" w:rsidR="00AE0A55" w:rsidRDefault="00B40094">
      <w:pPr>
        <w:rPr>
          <w:rFonts w:ascii="Times New Roman" w:hAnsi="Times New Roman" w:cs="Times New Roman"/>
        </w:rPr>
      </w:pPr>
      <w:r w:rsidRPr="00B40094">
        <w:rPr>
          <w:rFonts w:ascii="Times New Roman" w:hAnsi="Times New Roman" w:cs="Times New Roman"/>
          <w:b/>
        </w:rPr>
        <w:t>Table X</w:t>
      </w:r>
      <w:r w:rsidRPr="00B40094">
        <w:rPr>
          <w:rFonts w:ascii="Times New Roman" w:hAnsi="Times New Roman" w:cs="Times New Roman"/>
        </w:rPr>
        <w:t>. Cartoon illustration of examples of low vs. high trend, variability and rate.</w:t>
      </w:r>
    </w:p>
    <w:p w14:paraId="1AEE5C27" w14:textId="4551FEFD" w:rsidR="00C623A8" w:rsidRDefault="00C623A8">
      <w:pPr>
        <w:rPr>
          <w:rFonts w:ascii="Times New Roman" w:hAnsi="Times New Roman" w:cs="Times New Roman"/>
        </w:rPr>
      </w:pPr>
      <w:r>
        <w:rPr>
          <w:rFonts w:ascii="Times New Roman" w:hAnsi="Times New Roman" w:cs="Times New Roman"/>
        </w:rPr>
        <w:t>**Change Variability to have higher amplitude in High.</w:t>
      </w:r>
    </w:p>
    <w:p w14:paraId="00831F0F" w14:textId="4245A1EC" w:rsidR="00AE0A55" w:rsidRDefault="002215F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423B44F8" wp14:editId="62364651">
            <wp:extent cx="5807710" cy="3401878"/>
            <wp:effectExtent l="0" t="0" r="8890" b="1905"/>
            <wp:docPr id="31" name="Picture 31" descr="Macintosh HD:Users:schilder:Desktop:Screen Shot 2015-08-03 at 6.2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childer:Desktop:Screen Shot 2015-08-03 at 6.20.55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86"/>
                    <a:stretch/>
                  </pic:blipFill>
                  <pic:spPr bwMode="auto">
                    <a:xfrm>
                      <a:off x="0" y="0"/>
                      <a:ext cx="5807991" cy="3402043"/>
                    </a:xfrm>
                    <a:prstGeom prst="rect">
                      <a:avLst/>
                    </a:prstGeom>
                    <a:noFill/>
                    <a:ln>
                      <a:noFill/>
                    </a:ln>
                    <a:extLst>
                      <a:ext uri="{53640926-AAD7-44d8-BBD7-CCE9431645EC}">
                        <a14:shadowObscured xmlns:a14="http://schemas.microsoft.com/office/drawing/2010/main"/>
                      </a:ext>
                    </a:extLst>
                  </pic:spPr>
                </pic:pic>
              </a:graphicData>
            </a:graphic>
          </wp:inline>
        </w:drawing>
      </w:r>
    </w:p>
    <w:p w14:paraId="414B3DDE" w14:textId="77777777" w:rsidR="00AE0A55"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D53C8F">
        <w:rPr>
          <w:rFonts w:ascii="Times New Roman" w:hAnsi="Times New Roman" w:cs="Times New Roman"/>
          <w:b/>
          <w:color w:val="000000"/>
        </w:rPr>
        <w:t>Figure X</w:t>
      </w:r>
      <w:r w:rsidRPr="00D53C8F">
        <w:rPr>
          <w:rFonts w:ascii="Times New Roman" w:hAnsi="Times New Roman" w:cs="Times New Roman"/>
          <w:color w:val="000000"/>
        </w:rPr>
        <w:t xml:space="preserve">. Climatic measures </w:t>
      </w:r>
      <w:r>
        <w:rPr>
          <w:rFonts w:ascii="Times New Roman" w:hAnsi="Times New Roman" w:cs="Times New Roman"/>
          <w:color w:val="000000"/>
        </w:rPr>
        <w:t xml:space="preserve">of the oxygen isotope record </w:t>
      </w:r>
      <w:r w:rsidRPr="00D53C8F">
        <w:rPr>
          <w:rFonts w:ascii="Times New Roman" w:hAnsi="Times New Roman" w:cs="Times New Roman"/>
          <w:color w:val="000000"/>
        </w:rPr>
        <w:t>over the last 65 My.</w:t>
      </w:r>
      <w:r>
        <w:rPr>
          <w:rFonts w:ascii="Times New Roman" w:hAnsi="Times New Roman" w:cs="Times New Roman"/>
          <w:color w:val="000000"/>
        </w:rPr>
        <w:t xml:space="preserve"> Blue line=mean, red line=sd, green line=slope.</w:t>
      </w:r>
    </w:p>
    <w:p w14:paraId="7E91490F" w14:textId="77777777" w:rsidR="00AE0A55" w:rsidRPr="00D53C8F"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53C8F">
        <w:rPr>
          <w:rFonts w:ascii="Times New Roman" w:hAnsi="Times New Roman" w:cs="Times New Roman"/>
          <w:color w:val="000000"/>
        </w:rPr>
        <w:t xml:space="preserve"> </w:t>
      </w:r>
      <w:r>
        <w:rPr>
          <w:rFonts w:ascii="Times New Roman" w:hAnsi="Times New Roman" w:cs="Times New Roman"/>
          <w:color w:val="000000"/>
        </w:rPr>
        <w:t>**Will improve this figure is we decide to keep it.</w:t>
      </w:r>
    </w:p>
    <w:p w14:paraId="028B4D07" w14:textId="66811157" w:rsidR="003C07C6" w:rsidRPr="00B40094" w:rsidRDefault="003C07C6">
      <w:pPr>
        <w:rPr>
          <w:rFonts w:ascii="Times New Roman" w:hAnsi="Times New Roman" w:cs="Times New Roman"/>
        </w:rPr>
      </w:pPr>
      <w:r w:rsidRPr="00B40094">
        <w:rPr>
          <w:rFonts w:ascii="Times New Roman" w:hAnsi="Times New Roman" w:cs="Times New Roman"/>
        </w:rPr>
        <w:br w:type="page"/>
      </w:r>
    </w:p>
    <w:p w14:paraId="53B661D1" w14:textId="0B99CC7A" w:rsidR="00B07CC5" w:rsidRDefault="00FE12FB"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0F8AC14" wp14:editId="31B5011A">
            <wp:extent cx="5486400" cy="3215640"/>
            <wp:effectExtent l="0" t="0" r="0" b="10160"/>
            <wp:docPr id="29" name="Picture 29" descr="Macintosh HD:Users:schilder:Desktop:Screen Shot 2015-08-03 at 5.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hilder:Desktop:Screen Shot 2015-08-03 at 5.30.5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13146C46" w14:textId="4675F51D" w:rsidR="00B07CC5" w:rsidRDefault="00B07CC5" w:rsidP="00E95B48">
      <w:pPr>
        <w:rPr>
          <w:rFonts w:ascii="Times New Roman" w:hAnsi="Times New Roman" w:cs="Times New Roman"/>
          <w:sz w:val="22"/>
          <w:szCs w:val="22"/>
        </w:rPr>
      </w:pPr>
      <w:r w:rsidRPr="00B07CC5">
        <w:rPr>
          <w:rFonts w:ascii="Times New Roman" w:hAnsi="Times New Roman" w:cs="Times New Roman"/>
          <w:b/>
          <w:sz w:val="22"/>
          <w:szCs w:val="22"/>
        </w:rPr>
        <w:t>Figure X</w:t>
      </w:r>
      <w:r>
        <w:rPr>
          <w:rFonts w:ascii="Times New Roman" w:hAnsi="Times New Roman" w:cs="Times New Roman"/>
          <w:sz w:val="22"/>
          <w:szCs w:val="22"/>
        </w:rPr>
        <w:t xml:space="preserve">. Fossils CC over the last 65 Mya. </w:t>
      </w:r>
    </w:p>
    <w:p w14:paraId="364926B6" w14:textId="35051B21" w:rsidR="00D26326" w:rsidRDefault="0083096A" w:rsidP="00E95B48">
      <w:pPr>
        <w:rPr>
          <w:rFonts w:ascii="Times New Roman" w:hAnsi="Times New Roman" w:cs="Times New Roman"/>
          <w:sz w:val="22"/>
          <w:szCs w:val="22"/>
        </w:rPr>
      </w:pPr>
      <w:r>
        <w:rPr>
          <w:rFonts w:ascii="Times New Roman" w:hAnsi="Times New Roman" w:cs="Times New Roman"/>
          <w:sz w:val="22"/>
          <w:szCs w:val="22"/>
        </w:rPr>
        <w:t>** Add label for O18 line. Move</w:t>
      </w:r>
      <w:r w:rsidR="00D26326">
        <w:rPr>
          <w:rFonts w:ascii="Times New Roman" w:hAnsi="Times New Roman" w:cs="Times New Roman"/>
          <w:sz w:val="22"/>
          <w:szCs w:val="22"/>
        </w:rPr>
        <w:t xml:space="preserve"> ylab over.</w:t>
      </w:r>
    </w:p>
    <w:p w14:paraId="6772DC46" w14:textId="77777777" w:rsidR="009862E3" w:rsidRDefault="009862E3" w:rsidP="00E95B48">
      <w:pPr>
        <w:rPr>
          <w:rFonts w:ascii="Times New Roman" w:hAnsi="Times New Roman" w:cs="Times New Roman"/>
          <w:sz w:val="22"/>
          <w:szCs w:val="22"/>
        </w:rPr>
      </w:pPr>
    </w:p>
    <w:p w14:paraId="3798B29E" w14:textId="77777777" w:rsidR="009862E3" w:rsidRDefault="009862E3" w:rsidP="00E95B48">
      <w:pPr>
        <w:rPr>
          <w:rFonts w:ascii="Times New Roman" w:hAnsi="Times New Roman" w:cs="Times New Roman"/>
          <w:sz w:val="22"/>
          <w:szCs w:val="22"/>
        </w:rPr>
      </w:pPr>
    </w:p>
    <w:p w14:paraId="78091762" w14:textId="45647563" w:rsidR="009862E3" w:rsidRDefault="001279B6"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05206A" wp14:editId="3A804B4C">
            <wp:extent cx="5868415" cy="3448373"/>
            <wp:effectExtent l="0" t="0" r="0" b="6350"/>
            <wp:docPr id="24" name="Picture 24" descr="Macintosh HD:Users:schilder:Desktop:Screen Shot 2015-08-03 at 4.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hilder:Desktop:Screen Shot 2015-08-03 at 4.43.5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8415" cy="3448373"/>
                    </a:xfrm>
                    <a:prstGeom prst="rect">
                      <a:avLst/>
                    </a:prstGeom>
                    <a:noFill/>
                    <a:ln>
                      <a:noFill/>
                    </a:ln>
                  </pic:spPr>
                </pic:pic>
              </a:graphicData>
            </a:graphic>
          </wp:inline>
        </w:drawing>
      </w:r>
    </w:p>
    <w:p w14:paraId="3727335B" w14:textId="66D56782" w:rsidR="009862E3" w:rsidRDefault="009862E3" w:rsidP="00E95B48">
      <w:pPr>
        <w:rPr>
          <w:rFonts w:ascii="Times New Roman" w:hAnsi="Times New Roman" w:cs="Times New Roman"/>
          <w:sz w:val="22"/>
          <w:szCs w:val="22"/>
        </w:rPr>
      </w:pPr>
      <w:r w:rsidRPr="009862E3">
        <w:rPr>
          <w:rFonts w:ascii="Times New Roman" w:hAnsi="Times New Roman" w:cs="Times New Roman"/>
          <w:b/>
          <w:sz w:val="22"/>
          <w:szCs w:val="22"/>
        </w:rPr>
        <w:t>Figure X</w:t>
      </w:r>
      <w:r>
        <w:rPr>
          <w:rFonts w:ascii="Times New Roman" w:hAnsi="Times New Roman" w:cs="Times New Roman"/>
          <w:sz w:val="22"/>
          <w:szCs w:val="22"/>
        </w:rPr>
        <w:t xml:space="preserve">. Alternative way of showing fossil CC over time; </w:t>
      </w:r>
      <w:r w:rsidR="001A7BEE">
        <w:rPr>
          <w:rFonts w:ascii="Times New Roman" w:hAnsi="Times New Roman" w:cs="Times New Roman"/>
          <w:sz w:val="22"/>
          <w:szCs w:val="22"/>
        </w:rPr>
        <w:t>split into respective</w:t>
      </w:r>
      <w:r>
        <w:rPr>
          <w:rFonts w:ascii="Times New Roman" w:hAnsi="Times New Roman" w:cs="Times New Roman"/>
          <w:sz w:val="22"/>
          <w:szCs w:val="22"/>
        </w:rPr>
        <w:t xml:space="preserve"> </w:t>
      </w:r>
      <w:r w:rsidR="001A7BEE">
        <w:rPr>
          <w:rFonts w:ascii="Times New Roman" w:hAnsi="Times New Roman" w:cs="Times New Roman"/>
          <w:sz w:val="22"/>
          <w:szCs w:val="22"/>
        </w:rPr>
        <w:t xml:space="preserve">taxonomic </w:t>
      </w:r>
      <w:r>
        <w:rPr>
          <w:rFonts w:ascii="Times New Roman" w:hAnsi="Times New Roman" w:cs="Times New Roman"/>
          <w:sz w:val="22"/>
          <w:szCs w:val="22"/>
        </w:rPr>
        <w:t>order</w:t>
      </w:r>
      <w:r w:rsidR="001A7BEE">
        <w:rPr>
          <w:rFonts w:ascii="Times New Roman" w:hAnsi="Times New Roman" w:cs="Times New Roman"/>
          <w:sz w:val="22"/>
          <w:szCs w:val="22"/>
        </w:rPr>
        <w:t>s</w:t>
      </w:r>
      <w:r>
        <w:rPr>
          <w:rFonts w:ascii="Times New Roman" w:hAnsi="Times New Roman" w:cs="Times New Roman"/>
          <w:sz w:val="22"/>
          <w:szCs w:val="22"/>
        </w:rPr>
        <w:t>.</w:t>
      </w:r>
    </w:p>
    <w:p w14:paraId="1E77431F" w14:textId="6056ADF0" w:rsidR="00265B0C" w:rsidRDefault="00265B0C" w:rsidP="00E95B48">
      <w:pPr>
        <w:rPr>
          <w:rFonts w:ascii="Times New Roman" w:hAnsi="Times New Roman" w:cs="Times New Roman"/>
          <w:sz w:val="22"/>
          <w:szCs w:val="22"/>
        </w:rPr>
      </w:pPr>
      <w:r>
        <w:rPr>
          <w:rFonts w:ascii="Times New Roman" w:hAnsi="Times New Roman" w:cs="Times New Roman"/>
          <w:sz w:val="22"/>
          <w:szCs w:val="22"/>
        </w:rPr>
        <w:t>**Adjust axis labels and title.</w:t>
      </w:r>
    </w:p>
    <w:p w14:paraId="2F5EF167" w14:textId="77777777" w:rsidR="00D26326" w:rsidRDefault="00D26326" w:rsidP="00E95B48">
      <w:pPr>
        <w:rPr>
          <w:rFonts w:ascii="Times New Roman" w:hAnsi="Times New Roman" w:cs="Times New Roman"/>
          <w:sz w:val="22"/>
          <w:szCs w:val="22"/>
        </w:rPr>
      </w:pPr>
    </w:p>
    <w:p w14:paraId="16D36851" w14:textId="77777777" w:rsidR="00B07CC5" w:rsidRPr="00862889" w:rsidRDefault="00B07CC5" w:rsidP="00E95B48">
      <w:pPr>
        <w:rPr>
          <w:rFonts w:ascii="Times New Roman" w:hAnsi="Times New Roman" w:cs="Times New Roman"/>
          <w:sz w:val="22"/>
          <w:szCs w:val="22"/>
        </w:rPr>
      </w:pPr>
    </w:p>
    <w:p w14:paraId="53777FBE" w14:textId="19BF50D4" w:rsidR="00E95B48" w:rsidRDefault="00C65439" w:rsidP="00E95B48">
      <w:pPr>
        <w:rPr>
          <w:rFonts w:ascii="Times New Roman" w:hAnsi="Times New Roman" w:cs="Times New Roman"/>
          <w:b/>
        </w:rPr>
      </w:pPr>
      <w:r>
        <w:rPr>
          <w:rFonts w:ascii="Times New Roman" w:hAnsi="Times New Roman" w:cs="Times New Roman"/>
          <w:b/>
          <w:noProof/>
        </w:rPr>
        <w:drawing>
          <wp:inline distT="0" distB="0" distL="0" distR="0" wp14:anchorId="4BB63066" wp14:editId="57D84A4E">
            <wp:extent cx="4122771" cy="6223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771" cy="6223511"/>
                    </a:xfrm>
                    <a:prstGeom prst="rect">
                      <a:avLst/>
                    </a:prstGeom>
                    <a:noFill/>
                    <a:ln>
                      <a:noFill/>
                    </a:ln>
                  </pic:spPr>
                </pic:pic>
              </a:graphicData>
            </a:graphic>
          </wp:inline>
        </w:drawing>
      </w:r>
    </w:p>
    <w:p w14:paraId="46B7F108" w14:textId="23BF995A" w:rsidR="00EC50A6" w:rsidRDefault="00EC50A6" w:rsidP="00E95B48">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xml:space="preserve">. Results of linear regressions in which fossil CC was the response variable and time (Mya) was the predictor variable. Negative </w:t>
      </w:r>
      <w:r w:rsidR="00BA567A">
        <w:rPr>
          <w:rFonts w:ascii="Times New Roman" w:hAnsi="Times New Roman" w:cs="Times New Roman"/>
        </w:rPr>
        <w:t>estimate values</w:t>
      </w:r>
      <w:r>
        <w:rPr>
          <w:rFonts w:ascii="Times New Roman" w:hAnsi="Times New Roman" w:cs="Times New Roman"/>
        </w:rPr>
        <w:t xml:space="preserve"> mean that CC grew larger as we come closer to the present</w:t>
      </w:r>
      <w:r w:rsidR="00BA567A">
        <w:rPr>
          <w:rFonts w:ascii="Times New Roman" w:hAnsi="Times New Roman" w:cs="Times New Roman"/>
        </w:rPr>
        <w:t xml:space="preserve"> (Increase)</w:t>
      </w:r>
      <w:r>
        <w:rPr>
          <w:rFonts w:ascii="Times New Roman" w:hAnsi="Times New Roman" w:cs="Times New Roman"/>
        </w:rPr>
        <w:t>,</w:t>
      </w:r>
      <w:r w:rsidR="00BA567A">
        <w:rPr>
          <w:rFonts w:ascii="Times New Roman" w:hAnsi="Times New Roman" w:cs="Times New Roman"/>
        </w:rPr>
        <w:t xml:space="preserve"> positive estimate values mean CC grew smaller as we approach the present, and no significant means that there was no significant trend of CC in either direction (Stable).</w:t>
      </w:r>
    </w:p>
    <w:p w14:paraId="77C3B8BF" w14:textId="77777777" w:rsidR="003C2ADC" w:rsidRDefault="003C2ADC" w:rsidP="00E95B48">
      <w:pPr>
        <w:rPr>
          <w:rFonts w:ascii="Times New Roman" w:hAnsi="Times New Roman" w:cs="Times New Roman"/>
        </w:rPr>
      </w:pPr>
    </w:p>
    <w:p w14:paraId="2A93629C" w14:textId="77777777" w:rsidR="003C2ADC" w:rsidRDefault="003C2ADC" w:rsidP="00E95B48">
      <w:pPr>
        <w:rPr>
          <w:rFonts w:ascii="Times New Roman" w:hAnsi="Times New Roman" w:cs="Times New Roman"/>
        </w:rPr>
      </w:pPr>
    </w:p>
    <w:p w14:paraId="733AD1D0" w14:textId="77777777" w:rsidR="003C2ADC" w:rsidRDefault="003C2ADC" w:rsidP="00E95B48">
      <w:pPr>
        <w:rPr>
          <w:rFonts w:ascii="Times New Roman" w:hAnsi="Times New Roman" w:cs="Times New Roman"/>
        </w:rPr>
      </w:pPr>
    </w:p>
    <w:p w14:paraId="328FFBEB" w14:textId="77777777" w:rsidR="003C2ADC" w:rsidRDefault="003C2ADC" w:rsidP="00E95B48">
      <w:pPr>
        <w:rPr>
          <w:rFonts w:ascii="Times New Roman" w:hAnsi="Times New Roman" w:cs="Times New Roman"/>
        </w:rPr>
      </w:pPr>
    </w:p>
    <w:p w14:paraId="58C03AD0" w14:textId="77777777" w:rsidR="003C2ADC" w:rsidRDefault="003C2ADC" w:rsidP="00E95B48">
      <w:pPr>
        <w:rPr>
          <w:rFonts w:ascii="Times New Roman" w:hAnsi="Times New Roman" w:cs="Times New Roman"/>
        </w:rPr>
      </w:pPr>
    </w:p>
    <w:p w14:paraId="619D3299" w14:textId="77777777" w:rsidR="003C2ADC" w:rsidRPr="00EC50A6" w:rsidRDefault="003C2ADC" w:rsidP="00E95B48">
      <w:pPr>
        <w:rPr>
          <w:rFonts w:ascii="Times New Roman" w:hAnsi="Times New Roman" w:cs="Times New Roman"/>
        </w:rPr>
      </w:pPr>
    </w:p>
    <w:p w14:paraId="25F3140B" w14:textId="77777777" w:rsidR="00E95B4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6AB0D24"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B241E0E"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3A1E237"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34703DBC"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0FD2266" w14:textId="77777777" w:rsidR="003C2ADC" w:rsidRPr="00862889"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6513C38" w14:textId="63EF72C4" w:rsidR="00E95B48" w:rsidRDefault="00FE12FB"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07457BFA" wp14:editId="0A4A6ACA">
            <wp:extent cx="5486400" cy="3208020"/>
            <wp:effectExtent l="0" t="0" r="0" b="0"/>
            <wp:docPr id="28" name="Picture 28" descr="Macintosh HD:Users:schilder:Desktop:Screen Shot 2015-08-03 at 5.2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childer:Desktop:Screen Shot 2015-08-03 at 5.29.5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inline>
        </w:drawing>
      </w:r>
    </w:p>
    <w:p w14:paraId="4CCD4C56" w14:textId="50F0891B"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Ancestral reconstructed CC over the last 65 Mya. OLS regression line in blue, O18 line in black.</w:t>
      </w:r>
    </w:p>
    <w:p w14:paraId="36C8C459" w14:textId="4F21679E"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3C2ADC">
        <w:rPr>
          <w:rFonts w:ascii="Times New Roman" w:hAnsi="Times New Roman" w:cs="Times New Roman"/>
        </w:rPr>
        <w:t>** Label lines.</w:t>
      </w:r>
    </w:p>
    <w:p w14:paraId="1A1D7960" w14:textId="77777777" w:rsidR="003C2ADC" w:rsidRDefault="003C2ADC"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E835A6A" w14:textId="24DD646D"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3E419DC" wp14:editId="0C266A04">
            <wp:extent cx="5988663" cy="3523927"/>
            <wp:effectExtent l="0" t="0" r="6350" b="6985"/>
            <wp:docPr id="30" name="Picture 30" descr="Macintosh HD:Users:schilder:Desktop:Screen Shot 2015-08-03 at 5.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hilder:Desktop:Screen Shot 2015-08-03 at 5.41.3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63" cy="3523927"/>
                    </a:xfrm>
                    <a:prstGeom prst="rect">
                      <a:avLst/>
                    </a:prstGeom>
                    <a:noFill/>
                    <a:ln>
                      <a:noFill/>
                    </a:ln>
                  </pic:spPr>
                </pic:pic>
              </a:graphicData>
            </a:graphic>
          </wp:inline>
        </w:drawing>
      </w:r>
    </w:p>
    <w:p w14:paraId="5DB855FC" w14:textId="4D4049B5" w:rsidR="00E96280" w:rsidRDefault="00E96280"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Ancestral reconstructed CC over the last 65 Mya, split into their respective taxonomic orders.</w:t>
      </w:r>
    </w:p>
    <w:p w14:paraId="459E9B06" w14:textId="3A94FB4A" w:rsidR="00587EFB" w:rsidRPr="00587EFB" w:rsidRDefault="00587EFB"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587EFB">
        <w:rPr>
          <w:rFonts w:ascii="Times New Roman" w:hAnsi="Times New Roman" w:cs="Times New Roman"/>
        </w:rPr>
        <w:t>** Adjust axis labels</w:t>
      </w:r>
      <w:r w:rsidR="00F46828">
        <w:rPr>
          <w:rFonts w:ascii="Times New Roman" w:hAnsi="Times New Roman" w:cs="Times New Roman"/>
        </w:rPr>
        <w:t xml:space="preserve">. Add x-axis to </w:t>
      </w:r>
      <w:r w:rsidR="00D415E5">
        <w:rPr>
          <w:rFonts w:ascii="Times New Roman" w:hAnsi="Times New Roman" w:cs="Times New Roman"/>
        </w:rPr>
        <w:t>third column</w:t>
      </w:r>
      <w:r w:rsidR="00F46828">
        <w:rPr>
          <w:rFonts w:ascii="Times New Roman" w:hAnsi="Times New Roman" w:cs="Times New Roman"/>
        </w:rPr>
        <w:t>.</w:t>
      </w:r>
    </w:p>
    <w:p w14:paraId="003072FF" w14:textId="77777777"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0789339E" w14:textId="77777777" w:rsidR="003C2ADC" w:rsidRDefault="003C2AD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6035A7F4" w14:textId="2A2C2C74" w:rsidR="008A71EC" w:rsidRDefault="00425BD5"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rPr>
      </w:pPr>
      <w:r>
        <w:rPr>
          <w:rFonts w:ascii="Times New Roman" w:hAnsi="Times New Roman" w:cs="Times New Roman"/>
          <w:b/>
          <w:noProof/>
        </w:rPr>
        <w:drawing>
          <wp:inline distT="0" distB="0" distL="0" distR="0" wp14:anchorId="2D861DA8" wp14:editId="7F98F642">
            <wp:extent cx="5486400" cy="2127694"/>
            <wp:effectExtent l="0" t="0" r="0" b="635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27694"/>
                    </a:xfrm>
                    <a:prstGeom prst="rect">
                      <a:avLst/>
                    </a:prstGeom>
                    <a:noFill/>
                    <a:ln>
                      <a:noFill/>
                    </a:ln>
                  </pic:spPr>
                </pic:pic>
              </a:graphicData>
            </a:graphic>
          </wp:inline>
        </w:drawing>
      </w:r>
    </w:p>
    <w:p w14:paraId="79AC020A" w14:textId="56D73018" w:rsidR="00AA78E3" w:rsidRPr="00AA78E3" w:rsidRDefault="00AA78E3"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i/>
        </w:rPr>
      </w:pPr>
      <w:r w:rsidRPr="00AA78E3">
        <w:rPr>
          <w:rFonts w:ascii="Times New Roman" w:hAnsi="Times New Roman" w:cs="Times New Roman"/>
          <w:b/>
          <w:i/>
        </w:rPr>
        <w:t>Will redo with table to include R2 values.</w:t>
      </w:r>
    </w:p>
    <w:p w14:paraId="2D8F90A6" w14:textId="41462353" w:rsidR="008A71EC" w:rsidRPr="00EC50A6" w:rsidRDefault="008A71EC" w:rsidP="008A71EC">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ancestral reconstructed CC was the response variable and time (Mya)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528D5AF2" w14:textId="094025FB"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p>
    <w:p w14:paraId="32F3026E" w14:textId="4D06B24E" w:rsidR="00767F37" w:rsidRPr="00862889"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4CE71BC" w14:textId="54D50136" w:rsidR="0090077B" w:rsidRPr="00862889"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6F2BBC30" w14:textId="77777777"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7BDF625D" w14:textId="01292FEA" w:rsidR="003B7D85" w:rsidRDefault="003B7D85" w:rsidP="001C7E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3D509662" w14:textId="32461716" w:rsidR="003B7D85" w:rsidRDefault="001F7609" w:rsidP="00E956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62D52ED5" wp14:editId="35DD6F8C">
            <wp:extent cx="6396925" cy="6401046"/>
            <wp:effectExtent l="0" t="0" r="444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7343" cy="6401465"/>
                    </a:xfrm>
                    <a:prstGeom prst="rect">
                      <a:avLst/>
                    </a:prstGeom>
                    <a:noFill/>
                    <a:ln>
                      <a:noFill/>
                    </a:ln>
                  </pic:spPr>
                </pic:pic>
              </a:graphicData>
            </a:graphic>
          </wp:inline>
        </w:drawing>
      </w:r>
    </w:p>
    <w:p w14:paraId="658F7688" w14:textId="7CF57238"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009D48B7">
        <w:rPr>
          <w:rFonts w:ascii="Times New Roman" w:hAnsi="Times New Roman" w:cs="Times New Roman"/>
          <w:color w:val="000000"/>
        </w:rPr>
        <w:t xml:space="preserve"> the response</w:t>
      </w:r>
    </w:p>
    <w:p w14:paraId="2D9B545F"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variable and climatic measures (mean, SD, and slope of the oxygen isotop</w:t>
      </w:r>
      <w:r w:rsidR="009D48B7">
        <w:rPr>
          <w:rFonts w:ascii="Times New Roman" w:hAnsi="Times New Roman" w:cs="Times New Roman"/>
          <w:color w:val="000000"/>
        </w:rPr>
        <w:t>e curve) were</w:t>
      </w:r>
    </w:p>
    <w:p w14:paraId="06874CA6"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the predictor variables. Analyses were first conducted wi</w:t>
      </w:r>
      <w:r w:rsidR="009D48B7">
        <w:rPr>
          <w:rFonts w:ascii="Times New Roman" w:hAnsi="Times New Roman" w:cs="Times New Roman"/>
          <w:color w:val="000000"/>
        </w:rPr>
        <w:t>th all orders grouped together,</w:t>
      </w:r>
    </w:p>
    <w:p w14:paraId="3E955C83" w14:textId="0F94322E" w:rsidR="0090077B" w:rsidRP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9E700C">
        <w:rPr>
          <w:rFonts w:ascii="Times New Roman" w:hAnsi="Times New Roman" w:cs="Times New Roman"/>
          <w:color w:val="000000"/>
        </w:rPr>
        <w:t>and then divided into respective orders. Highlighted p values are significant</w:t>
      </w:r>
      <w:r w:rsidRPr="00F01E8E">
        <w:rPr>
          <w:rFonts w:ascii="Calibri" w:hAnsi="Calibri"/>
          <w:color w:val="000000"/>
        </w:rPr>
        <w:t xml:space="preserve"> at &lt;0.05.</w:t>
      </w:r>
    </w:p>
    <w:p w14:paraId="4B536FEE"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6239F1" w14:textId="5AAEEE7B" w:rsidR="00D53C8F"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18A46" w14:textId="77777777" w:rsidR="003B7D85"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17D38A"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9C6AE14" w14:textId="4C263555" w:rsidR="0090077B" w:rsidRDefault="00910E8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29A4F313" wp14:editId="0BEB5D3A">
            <wp:extent cx="6396925" cy="6277125"/>
            <wp:effectExtent l="0" t="0" r="444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7070" cy="6277267"/>
                    </a:xfrm>
                    <a:prstGeom prst="rect">
                      <a:avLst/>
                    </a:prstGeom>
                    <a:noFill/>
                    <a:ln>
                      <a:noFill/>
                    </a:ln>
                  </pic:spPr>
                </pic:pic>
              </a:graphicData>
            </a:graphic>
          </wp:inline>
        </w:drawing>
      </w:r>
    </w:p>
    <w:p w14:paraId="101E10D6" w14:textId="77777777" w:rsidR="00E9561A" w:rsidRDefault="00E9561A"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14EC701A" w14:textId="73C4EFC6"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Fossil CC vs. Climate detrended</w:t>
      </w:r>
      <w:r w:rsidRPr="00F01E8E">
        <w:rPr>
          <w:rFonts w:ascii="Calibri" w:hAnsi="Calibri"/>
          <w:color w:val="000000"/>
        </w:rPr>
        <w:t>.</w:t>
      </w:r>
    </w:p>
    <w:p w14:paraId="36110E48" w14:textId="4355D931" w:rsidR="009D48B7" w:rsidRDefault="009D48B7">
      <w:pPr>
        <w:rPr>
          <w:rFonts w:ascii="Calibri" w:hAnsi="Calibri"/>
          <w:color w:val="000000"/>
        </w:rPr>
      </w:pPr>
    </w:p>
    <w:p w14:paraId="4F79F568"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073C78A0" w14:textId="205CBBA4"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5EC4E12" w14:textId="0A9C5979"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26B4AA"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1B185BE1" w:rsidR="007F6337" w:rsidRDefault="005962E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11589E6E" wp14:editId="0EDADD95">
            <wp:extent cx="6392845" cy="5422469"/>
            <wp:effectExtent l="0" t="0" r="825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304" cy="5422858"/>
                    </a:xfrm>
                    <a:prstGeom prst="rect">
                      <a:avLst/>
                    </a:prstGeom>
                    <a:noFill/>
                    <a:ln>
                      <a:noFill/>
                    </a:ln>
                  </pic:spPr>
                </pic:pic>
              </a:graphicData>
            </a:graphic>
          </wp:inline>
        </w:drawing>
      </w:r>
    </w:p>
    <w:p w14:paraId="514C3FC2"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Pr="009E700C">
        <w:rPr>
          <w:rFonts w:ascii="Times New Roman" w:hAnsi="Times New Roman" w:cs="Times New Roman"/>
          <w:color w:val="000000"/>
        </w:rPr>
        <w:t xml:space="preserve"> the response variable and climatic measures (mean, SD, and slope of the oxygen isotope curve) were the predictor variables. Analyses were first conducted with all orders grouped together, and then divided into respective orders. Highlighted p values are significant</w:t>
      </w:r>
      <w:r w:rsidRPr="00F01E8E">
        <w:rPr>
          <w:rFonts w:ascii="Calibri" w:hAnsi="Calibri"/>
          <w:color w:val="000000"/>
        </w:rPr>
        <w:t xml:space="preserve"> at &lt;0.05.</w:t>
      </w:r>
    </w:p>
    <w:p w14:paraId="4B492C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536C4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12C9A13"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71FA1BF" w14:textId="69ABB9C8"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0990F" w14:textId="7D7344EA"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C0329F5" w14:textId="65443A0B" w:rsidR="001F7609" w:rsidRDefault="005962E7"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222CFDDB" wp14:editId="071063DB">
            <wp:extent cx="6396925" cy="5420852"/>
            <wp:effectExtent l="0" t="0" r="4445"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7892" cy="5421671"/>
                    </a:xfrm>
                    <a:prstGeom prst="rect">
                      <a:avLst/>
                    </a:prstGeom>
                    <a:noFill/>
                    <a:ln>
                      <a:noFill/>
                    </a:ln>
                  </pic:spPr>
                </pic:pic>
              </a:graphicData>
            </a:graphic>
          </wp:inline>
        </w:drawing>
      </w:r>
    </w:p>
    <w:p w14:paraId="400FAB80" w14:textId="7A9B41D8"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Ancestral CC vs. Climate detrended</w:t>
      </w:r>
      <w:r w:rsidRPr="00F01E8E">
        <w:rPr>
          <w:rFonts w:ascii="Calibri" w:hAnsi="Calibri"/>
          <w:color w:val="000000"/>
        </w:rPr>
        <w:t>.</w:t>
      </w:r>
    </w:p>
    <w:p w14:paraId="09CC8CA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A620249"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FE99CA"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E5EAA1B"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0B0B1D6"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5A34B63" w14:textId="2E37863A"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051FDCBE" wp14:editId="3B41D7FF">
            <wp:extent cx="4072657" cy="5383015"/>
            <wp:effectExtent l="0" t="0" r="0" b="190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3031" cy="5383509"/>
                    </a:xfrm>
                    <a:prstGeom prst="rect">
                      <a:avLst/>
                    </a:prstGeom>
                    <a:noFill/>
                    <a:ln>
                      <a:noFill/>
                    </a:ln>
                  </pic:spPr>
                </pic:pic>
              </a:graphicData>
            </a:graphic>
          </wp:inline>
        </w:drawing>
      </w:r>
    </w:p>
    <w:p w14:paraId="68082B06" w14:textId="07E134D2" w:rsidR="00413452" w:rsidRPr="00A92E54"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A92E54">
        <w:rPr>
          <w:rFonts w:ascii="Times New Roman" w:hAnsi="Times New Roman" w:cs="Times New Roman"/>
          <w:b/>
          <w:color w:val="000000"/>
        </w:rPr>
        <w:t>Table X</w:t>
      </w:r>
      <w:r w:rsidRPr="00A92E54">
        <w:rPr>
          <w:rFonts w:ascii="Times New Roman" w:hAnsi="Times New Roman" w:cs="Times New Roman"/>
          <w:color w:val="000000"/>
        </w:rPr>
        <w:t>. Summary of the CC vs. climate results using either the fossil or ancestral CC data sets.</w:t>
      </w:r>
      <w:r w:rsidR="0019223A" w:rsidRPr="00A92E54">
        <w:rPr>
          <w:rFonts w:ascii="Times New Roman" w:hAnsi="Times New Roman" w:cs="Times New Roman"/>
          <w:color w:val="000000"/>
        </w:rPr>
        <w:t xml:space="preserve"> Values of 1, 2 or 3 were assigned to each cell </w:t>
      </w:r>
      <w:r w:rsidR="00A92E54" w:rsidRPr="00A92E54">
        <w:rPr>
          <w:rFonts w:ascii="Times New Roman" w:hAnsi="Times New Roman" w:cs="Times New Roman"/>
          <w:color w:val="000000"/>
        </w:rPr>
        <w:t>depending</w:t>
      </w:r>
      <w:r w:rsidR="0019223A" w:rsidRPr="00A92E54">
        <w:rPr>
          <w:rFonts w:ascii="Times New Roman" w:hAnsi="Times New Roman" w:cs="Times New Roman"/>
          <w:color w:val="000000"/>
        </w:rPr>
        <w:t xml:space="preserve"> on how many of the tested time intervals (1My, 400Ky, and 200Ky) were significant predictors of CC for </w:t>
      </w:r>
      <w:r w:rsidR="00F63914" w:rsidRPr="00A92E54">
        <w:rPr>
          <w:rFonts w:ascii="Times New Roman" w:hAnsi="Times New Roman" w:cs="Times New Roman"/>
          <w:color w:val="000000"/>
        </w:rPr>
        <w:t>a given</w:t>
      </w:r>
      <w:r w:rsidR="0019223A" w:rsidRPr="00A92E54">
        <w:rPr>
          <w:rFonts w:ascii="Times New Roman" w:hAnsi="Times New Roman" w:cs="Times New Roman"/>
          <w:color w:val="000000"/>
        </w:rPr>
        <w:t xml:space="preserve"> </w:t>
      </w:r>
      <w:r w:rsidR="00F63914" w:rsidRPr="00A92E54">
        <w:rPr>
          <w:rFonts w:ascii="Times New Roman" w:hAnsi="Times New Roman" w:cs="Times New Roman"/>
          <w:color w:val="000000"/>
        </w:rPr>
        <w:t>taxonomic group.</w:t>
      </w:r>
      <w:r w:rsidR="0019223A" w:rsidRPr="00A92E54">
        <w:rPr>
          <w:rFonts w:ascii="Times New Roman" w:hAnsi="Times New Roman" w:cs="Times New Roman"/>
          <w:color w:val="000000"/>
        </w:rPr>
        <w:t xml:space="preserve"> </w:t>
      </w:r>
    </w:p>
    <w:sectPr w:rsidR="00413452" w:rsidRPr="00A92E54" w:rsidSect="003F4283">
      <w:headerReference w:type="even" r:id="rId27"/>
      <w:headerReference w:type="default" r:id="rId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Andrew Barr" w:date="2015-08-18T11:28:00Z" w:initials="AB">
    <w:p w14:paraId="3B4E8387" w14:textId="1E9199A0" w:rsidR="002E5182" w:rsidRDefault="002E5182">
      <w:pPr>
        <w:pStyle w:val="CommentText"/>
      </w:pPr>
      <w:r>
        <w:rPr>
          <w:rStyle w:val="CommentReference"/>
        </w:rPr>
        <w:annotationRef/>
      </w:r>
      <w:r>
        <w:t xml:space="preserve">This whole section needs work.  It feels a bit rambling, currently. </w:t>
      </w:r>
    </w:p>
  </w:comment>
  <w:comment w:id="14" w:author="Andrew Barr" w:date="2015-08-18T11:37:00Z" w:initials="AB">
    <w:p w14:paraId="68522130" w14:textId="19A00681" w:rsidR="002E5182" w:rsidRDefault="002E5182">
      <w:pPr>
        <w:pStyle w:val="CommentText"/>
      </w:pPr>
      <w:r>
        <w:rPr>
          <w:rStyle w:val="CommentReference"/>
        </w:rPr>
        <w:annotationRef/>
      </w:r>
      <w:r>
        <w:t xml:space="preserve">You really need to work this in by re-writing it in your own voice. </w:t>
      </w:r>
    </w:p>
  </w:comment>
  <w:comment w:id="21" w:author="Andrew Barr" w:date="2015-08-18T13:22:00Z" w:initials="AB">
    <w:p w14:paraId="458217D3" w14:textId="02581CFA" w:rsidR="002E5182" w:rsidRDefault="002E5182">
      <w:pPr>
        <w:pStyle w:val="CommentText"/>
      </w:pPr>
      <w:r>
        <w:rPr>
          <w:rStyle w:val="CommentReference"/>
        </w:rPr>
        <w:annotationRef/>
      </w:r>
      <w:r>
        <w:t>Capitalize orders throughout the paper</w:t>
      </w:r>
    </w:p>
  </w:comment>
  <w:comment w:id="28" w:author="Andrew Barr" w:date="2015-08-18T13:25:00Z" w:initials="AB">
    <w:p w14:paraId="5B59002D" w14:textId="6159AE38" w:rsidR="002E5182" w:rsidRDefault="002E5182">
      <w:pPr>
        <w:pStyle w:val="CommentText"/>
      </w:pPr>
      <w:r>
        <w:rPr>
          <w:rStyle w:val="CommentReference"/>
        </w:rPr>
        <w:annotationRef/>
      </w:r>
      <w:r>
        <w:t>Elaborate a bit more on why this matters…what effect might it have?</w:t>
      </w:r>
    </w:p>
  </w:comment>
  <w:comment w:id="29" w:author="Andrew Barr" w:date="2015-08-18T13:26:00Z" w:initials="AB">
    <w:p w14:paraId="487D7AC7" w14:textId="543E7C31" w:rsidR="002E5182" w:rsidRDefault="002E5182">
      <w:pPr>
        <w:pStyle w:val="CommentText"/>
      </w:pPr>
      <w:r>
        <w:rPr>
          <w:rStyle w:val="CommentReference"/>
        </w:rPr>
        <w:annotationRef/>
      </w:r>
      <w:r>
        <w:t>You need to walk the reader through this more completely.  Why does a high rate of speciation explain this papttern?</w:t>
      </w:r>
    </w:p>
  </w:comment>
  <w:comment w:id="30" w:author="Andrew Barr" w:date="2015-08-18T13:26:00Z" w:initials="AB">
    <w:p w14:paraId="7C2F4188" w14:textId="16CF1683" w:rsidR="002E5182" w:rsidRDefault="002E5182">
      <w:pPr>
        <w:pStyle w:val="CommentText"/>
      </w:pPr>
      <w:r>
        <w:rPr>
          <w:rStyle w:val="CommentReference"/>
        </w:rPr>
        <w:annotationRef/>
      </w:r>
      <w:r>
        <w:t>Awkward phrasing</w:t>
      </w:r>
    </w:p>
  </w:comment>
  <w:comment w:id="31" w:author="Andrew Barr" w:date="2015-08-18T13:34:00Z" w:initials="AB">
    <w:p w14:paraId="5F6165E8" w14:textId="35988A61" w:rsidR="002E5182" w:rsidRDefault="002E5182">
      <w:pPr>
        <w:pStyle w:val="CommentText"/>
      </w:pPr>
      <w:r>
        <w:rPr>
          <w:rStyle w:val="CommentReference"/>
        </w:rPr>
        <w:annotationRef/>
      </w:r>
      <w:r>
        <w:t xml:space="preserve">I feel this is a very tentative conclusion.  Would we have found something similar if we looked at 300Ka intervals or 150Ka intervals.  I am not confident that we have nailed down obliquity as being responsible. </w:t>
      </w:r>
    </w:p>
  </w:comment>
  <w:comment w:id="32" w:author="Andrew Barr" w:date="2015-08-18T13:35:00Z" w:initials="AB">
    <w:p w14:paraId="5AFDBB42" w14:textId="352BF23B" w:rsidR="002E5182" w:rsidRDefault="002E5182">
      <w:pPr>
        <w:pStyle w:val="CommentText"/>
      </w:pPr>
      <w:r>
        <w:rPr>
          <w:rStyle w:val="CommentReference"/>
        </w:rPr>
        <w:annotationRef/>
      </w:r>
      <w:r>
        <w:t>Awkward phrasing</w:t>
      </w:r>
    </w:p>
  </w:comment>
  <w:comment w:id="33" w:author="Andrew Barr" w:date="2015-08-18T13:38:00Z" w:initials="AB">
    <w:p w14:paraId="7F2AE0F3" w14:textId="38B0B0FC" w:rsidR="002E5182" w:rsidRDefault="002E5182">
      <w:pPr>
        <w:pStyle w:val="CommentText"/>
      </w:pPr>
      <w:r>
        <w:rPr>
          <w:rStyle w:val="CommentReference"/>
        </w:rPr>
        <w:annotationRef/>
      </w:r>
      <w:r>
        <w:t xml:space="preserve">This could be an issue of statistical power, right? In that we have few hominins, so the p values are higher? </w:t>
      </w:r>
    </w:p>
  </w:comment>
  <w:comment w:id="36" w:author="Andrew Barr" w:date="2015-08-18T13:37:00Z" w:initials="AB">
    <w:p w14:paraId="469B6FDC" w14:textId="4B0E5049" w:rsidR="002E5182" w:rsidRDefault="002E5182">
      <w:pPr>
        <w:pStyle w:val="CommentText"/>
      </w:pPr>
      <w:r>
        <w:rPr>
          <w:rStyle w:val="CommentReference"/>
        </w:rPr>
        <w:annotationRef/>
      </w:r>
      <w:r>
        <w:t>I think it is best to leave out carbon in this paper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E7CE1" w14:textId="77777777" w:rsidR="002E5182" w:rsidRDefault="002E5182" w:rsidP="009338F8">
      <w:r>
        <w:separator/>
      </w:r>
    </w:p>
  </w:endnote>
  <w:endnote w:type="continuationSeparator" w:id="0">
    <w:p w14:paraId="794B86D3" w14:textId="77777777" w:rsidR="002E5182" w:rsidRDefault="002E5182"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1E0" w14:textId="77777777" w:rsidR="002E5182" w:rsidRDefault="002E5182" w:rsidP="009338F8">
      <w:r>
        <w:separator/>
      </w:r>
    </w:p>
  </w:footnote>
  <w:footnote w:type="continuationSeparator" w:id="0">
    <w:p w14:paraId="62112785" w14:textId="77777777" w:rsidR="002E5182" w:rsidRDefault="002E5182"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2E5182" w:rsidRDefault="002E5182"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2E5182" w:rsidRDefault="002E5182"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2E5182" w:rsidRDefault="002E5182"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28CD">
      <w:rPr>
        <w:rStyle w:val="PageNumber"/>
        <w:noProof/>
      </w:rPr>
      <w:t>1</w:t>
    </w:r>
    <w:r>
      <w:rPr>
        <w:rStyle w:val="PageNumber"/>
      </w:rPr>
      <w:fldChar w:fldCharType="end"/>
    </w:r>
  </w:p>
  <w:p w14:paraId="3DB3AC9F" w14:textId="303EFE36" w:rsidR="002E5182" w:rsidRDefault="002E5182"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8"/>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trackRevisions/>
  <w:defaultTabStop w:val="720"/>
  <w:characterSpacingControl w:val="doNotCompress"/>
  <w:savePreviewPicture/>
  <w:hdrShapeDefaults>
    <o:shapedefaults v:ext="edit" spidmax="2050">
      <o:colormenu v:ext="edit" fill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4BB6"/>
    <w:rsid w:val="00005E65"/>
    <w:rsid w:val="00006CF5"/>
    <w:rsid w:val="00011F8B"/>
    <w:rsid w:val="00012C05"/>
    <w:rsid w:val="00016803"/>
    <w:rsid w:val="00017888"/>
    <w:rsid w:val="0002233C"/>
    <w:rsid w:val="00023B04"/>
    <w:rsid w:val="000311CD"/>
    <w:rsid w:val="00033F4B"/>
    <w:rsid w:val="00034111"/>
    <w:rsid w:val="000348BA"/>
    <w:rsid w:val="00037527"/>
    <w:rsid w:val="00040F05"/>
    <w:rsid w:val="000474E3"/>
    <w:rsid w:val="0004751E"/>
    <w:rsid w:val="000500DE"/>
    <w:rsid w:val="00051FB5"/>
    <w:rsid w:val="0006514F"/>
    <w:rsid w:val="00065E98"/>
    <w:rsid w:val="00065FE9"/>
    <w:rsid w:val="00074171"/>
    <w:rsid w:val="00074F28"/>
    <w:rsid w:val="0007707D"/>
    <w:rsid w:val="00083EEB"/>
    <w:rsid w:val="00084E12"/>
    <w:rsid w:val="000878D5"/>
    <w:rsid w:val="00096084"/>
    <w:rsid w:val="000A50DA"/>
    <w:rsid w:val="000A602C"/>
    <w:rsid w:val="000B533C"/>
    <w:rsid w:val="000C645D"/>
    <w:rsid w:val="000D47E9"/>
    <w:rsid w:val="000D4CAE"/>
    <w:rsid w:val="000D54C6"/>
    <w:rsid w:val="000E2844"/>
    <w:rsid w:val="000E360D"/>
    <w:rsid w:val="000E50E1"/>
    <w:rsid w:val="000E69C4"/>
    <w:rsid w:val="000F18E1"/>
    <w:rsid w:val="000F2922"/>
    <w:rsid w:val="000F355B"/>
    <w:rsid w:val="000F4D45"/>
    <w:rsid w:val="000F5D18"/>
    <w:rsid w:val="000F6DFB"/>
    <w:rsid w:val="00106CD7"/>
    <w:rsid w:val="00106D5E"/>
    <w:rsid w:val="001128CD"/>
    <w:rsid w:val="00112F76"/>
    <w:rsid w:val="001157DB"/>
    <w:rsid w:val="001279B6"/>
    <w:rsid w:val="00131B98"/>
    <w:rsid w:val="00131E5F"/>
    <w:rsid w:val="001343DE"/>
    <w:rsid w:val="0013562B"/>
    <w:rsid w:val="00141CC9"/>
    <w:rsid w:val="00142D2A"/>
    <w:rsid w:val="00151F35"/>
    <w:rsid w:val="0015577B"/>
    <w:rsid w:val="00164133"/>
    <w:rsid w:val="001648EF"/>
    <w:rsid w:val="00166107"/>
    <w:rsid w:val="00166370"/>
    <w:rsid w:val="00171200"/>
    <w:rsid w:val="001712F0"/>
    <w:rsid w:val="00173D38"/>
    <w:rsid w:val="001768A3"/>
    <w:rsid w:val="001807F8"/>
    <w:rsid w:val="00183658"/>
    <w:rsid w:val="0019223A"/>
    <w:rsid w:val="001926EA"/>
    <w:rsid w:val="00193024"/>
    <w:rsid w:val="001936B6"/>
    <w:rsid w:val="001A3E78"/>
    <w:rsid w:val="001A7BEE"/>
    <w:rsid w:val="001B1382"/>
    <w:rsid w:val="001B407B"/>
    <w:rsid w:val="001B40C3"/>
    <w:rsid w:val="001B44C0"/>
    <w:rsid w:val="001B453E"/>
    <w:rsid w:val="001B75DF"/>
    <w:rsid w:val="001C36DB"/>
    <w:rsid w:val="001C3AD4"/>
    <w:rsid w:val="001C6693"/>
    <w:rsid w:val="001C6EDA"/>
    <w:rsid w:val="001C7E16"/>
    <w:rsid w:val="001D0798"/>
    <w:rsid w:val="001D5BB7"/>
    <w:rsid w:val="001D683B"/>
    <w:rsid w:val="001D763F"/>
    <w:rsid w:val="001E0235"/>
    <w:rsid w:val="001E2EC5"/>
    <w:rsid w:val="001E347F"/>
    <w:rsid w:val="001F0158"/>
    <w:rsid w:val="001F17ED"/>
    <w:rsid w:val="001F5B93"/>
    <w:rsid w:val="001F7609"/>
    <w:rsid w:val="0020270F"/>
    <w:rsid w:val="0020277F"/>
    <w:rsid w:val="002036B6"/>
    <w:rsid w:val="00207D7F"/>
    <w:rsid w:val="00211934"/>
    <w:rsid w:val="00213168"/>
    <w:rsid w:val="002133F1"/>
    <w:rsid w:val="00215559"/>
    <w:rsid w:val="0021651B"/>
    <w:rsid w:val="00220A3F"/>
    <w:rsid w:val="002215F2"/>
    <w:rsid w:val="00222540"/>
    <w:rsid w:val="00222CAF"/>
    <w:rsid w:val="00225740"/>
    <w:rsid w:val="0022709B"/>
    <w:rsid w:val="002305A1"/>
    <w:rsid w:val="002312A3"/>
    <w:rsid w:val="00234A4B"/>
    <w:rsid w:val="00237C57"/>
    <w:rsid w:val="00243325"/>
    <w:rsid w:val="00243855"/>
    <w:rsid w:val="00244D72"/>
    <w:rsid w:val="00245AD0"/>
    <w:rsid w:val="00247DC3"/>
    <w:rsid w:val="00250586"/>
    <w:rsid w:val="002524F7"/>
    <w:rsid w:val="002625BD"/>
    <w:rsid w:val="0026418E"/>
    <w:rsid w:val="00265B0C"/>
    <w:rsid w:val="00270033"/>
    <w:rsid w:val="0027132A"/>
    <w:rsid w:val="002753DA"/>
    <w:rsid w:val="00281167"/>
    <w:rsid w:val="002850A4"/>
    <w:rsid w:val="00286139"/>
    <w:rsid w:val="002874DA"/>
    <w:rsid w:val="00292B67"/>
    <w:rsid w:val="00292E88"/>
    <w:rsid w:val="00295547"/>
    <w:rsid w:val="002960A1"/>
    <w:rsid w:val="00297870"/>
    <w:rsid w:val="002A077B"/>
    <w:rsid w:val="002A2E60"/>
    <w:rsid w:val="002A44CE"/>
    <w:rsid w:val="002A5911"/>
    <w:rsid w:val="002A639A"/>
    <w:rsid w:val="002B04BE"/>
    <w:rsid w:val="002B359D"/>
    <w:rsid w:val="002B5154"/>
    <w:rsid w:val="002C3242"/>
    <w:rsid w:val="002C464E"/>
    <w:rsid w:val="002C4F6E"/>
    <w:rsid w:val="002C579A"/>
    <w:rsid w:val="002C593B"/>
    <w:rsid w:val="002D2CB2"/>
    <w:rsid w:val="002D32FE"/>
    <w:rsid w:val="002D409B"/>
    <w:rsid w:val="002D4526"/>
    <w:rsid w:val="002D5A6A"/>
    <w:rsid w:val="002D70EA"/>
    <w:rsid w:val="002E48AA"/>
    <w:rsid w:val="002E5182"/>
    <w:rsid w:val="002F43E4"/>
    <w:rsid w:val="00300EF2"/>
    <w:rsid w:val="00303CDE"/>
    <w:rsid w:val="00312CF2"/>
    <w:rsid w:val="00317B4D"/>
    <w:rsid w:val="00324214"/>
    <w:rsid w:val="00325D69"/>
    <w:rsid w:val="00325D76"/>
    <w:rsid w:val="00326BA5"/>
    <w:rsid w:val="00332469"/>
    <w:rsid w:val="0034080B"/>
    <w:rsid w:val="00341C1F"/>
    <w:rsid w:val="00341E8D"/>
    <w:rsid w:val="00344F3A"/>
    <w:rsid w:val="00347931"/>
    <w:rsid w:val="00347A91"/>
    <w:rsid w:val="00347EB6"/>
    <w:rsid w:val="00350F66"/>
    <w:rsid w:val="00352B9E"/>
    <w:rsid w:val="0035464B"/>
    <w:rsid w:val="0035552C"/>
    <w:rsid w:val="00357F9B"/>
    <w:rsid w:val="0036383B"/>
    <w:rsid w:val="003641AA"/>
    <w:rsid w:val="003643EB"/>
    <w:rsid w:val="00364778"/>
    <w:rsid w:val="00364AE5"/>
    <w:rsid w:val="00370C4B"/>
    <w:rsid w:val="00372E26"/>
    <w:rsid w:val="00374DDC"/>
    <w:rsid w:val="00381EAC"/>
    <w:rsid w:val="003828E7"/>
    <w:rsid w:val="00385D39"/>
    <w:rsid w:val="00390CBD"/>
    <w:rsid w:val="0039140C"/>
    <w:rsid w:val="00393F90"/>
    <w:rsid w:val="003960D1"/>
    <w:rsid w:val="00396DC3"/>
    <w:rsid w:val="003A0C31"/>
    <w:rsid w:val="003A2346"/>
    <w:rsid w:val="003A2FE5"/>
    <w:rsid w:val="003A72F9"/>
    <w:rsid w:val="003B1651"/>
    <w:rsid w:val="003B4EEF"/>
    <w:rsid w:val="003B7D85"/>
    <w:rsid w:val="003C07C6"/>
    <w:rsid w:val="003C13AC"/>
    <w:rsid w:val="003C1D57"/>
    <w:rsid w:val="003C2296"/>
    <w:rsid w:val="003C2ADC"/>
    <w:rsid w:val="003C3841"/>
    <w:rsid w:val="003C6153"/>
    <w:rsid w:val="003C6273"/>
    <w:rsid w:val="003C73F2"/>
    <w:rsid w:val="003D00EF"/>
    <w:rsid w:val="003D0B94"/>
    <w:rsid w:val="003D4F4C"/>
    <w:rsid w:val="003E2B3D"/>
    <w:rsid w:val="003E4B0A"/>
    <w:rsid w:val="003E5272"/>
    <w:rsid w:val="003E7449"/>
    <w:rsid w:val="003E761D"/>
    <w:rsid w:val="003F40F6"/>
    <w:rsid w:val="003F4283"/>
    <w:rsid w:val="003F463E"/>
    <w:rsid w:val="003F738A"/>
    <w:rsid w:val="004009FE"/>
    <w:rsid w:val="00405065"/>
    <w:rsid w:val="0040587C"/>
    <w:rsid w:val="004070A6"/>
    <w:rsid w:val="004075B9"/>
    <w:rsid w:val="004128D1"/>
    <w:rsid w:val="00413452"/>
    <w:rsid w:val="004219BD"/>
    <w:rsid w:val="00424814"/>
    <w:rsid w:val="00425BD5"/>
    <w:rsid w:val="0042688E"/>
    <w:rsid w:val="00427A38"/>
    <w:rsid w:val="00435577"/>
    <w:rsid w:val="004437A6"/>
    <w:rsid w:val="004452A8"/>
    <w:rsid w:val="0044587D"/>
    <w:rsid w:val="00450E86"/>
    <w:rsid w:val="004560C3"/>
    <w:rsid w:val="00456378"/>
    <w:rsid w:val="0046381B"/>
    <w:rsid w:val="004643A6"/>
    <w:rsid w:val="004661E0"/>
    <w:rsid w:val="00466663"/>
    <w:rsid w:val="00467A06"/>
    <w:rsid w:val="00472C87"/>
    <w:rsid w:val="00475A87"/>
    <w:rsid w:val="00476D50"/>
    <w:rsid w:val="00477013"/>
    <w:rsid w:val="004839FE"/>
    <w:rsid w:val="00484783"/>
    <w:rsid w:val="004853B6"/>
    <w:rsid w:val="00486054"/>
    <w:rsid w:val="00490155"/>
    <w:rsid w:val="00492C6E"/>
    <w:rsid w:val="004A5DF5"/>
    <w:rsid w:val="004A672D"/>
    <w:rsid w:val="004B053F"/>
    <w:rsid w:val="004B12A9"/>
    <w:rsid w:val="004B2548"/>
    <w:rsid w:val="004B3872"/>
    <w:rsid w:val="004B3AE9"/>
    <w:rsid w:val="004B5BFD"/>
    <w:rsid w:val="004C22A5"/>
    <w:rsid w:val="004C31BC"/>
    <w:rsid w:val="004C4134"/>
    <w:rsid w:val="004C42EA"/>
    <w:rsid w:val="004C4459"/>
    <w:rsid w:val="004C63C9"/>
    <w:rsid w:val="004C6C43"/>
    <w:rsid w:val="004C70CA"/>
    <w:rsid w:val="004D4055"/>
    <w:rsid w:val="004D5E7D"/>
    <w:rsid w:val="004D7214"/>
    <w:rsid w:val="004E3791"/>
    <w:rsid w:val="004E6D02"/>
    <w:rsid w:val="004F3105"/>
    <w:rsid w:val="005002F9"/>
    <w:rsid w:val="00500509"/>
    <w:rsid w:val="00500643"/>
    <w:rsid w:val="00500E53"/>
    <w:rsid w:val="005024D6"/>
    <w:rsid w:val="00503CE3"/>
    <w:rsid w:val="00506708"/>
    <w:rsid w:val="005110F7"/>
    <w:rsid w:val="0051138B"/>
    <w:rsid w:val="00515FB1"/>
    <w:rsid w:val="00523657"/>
    <w:rsid w:val="00525120"/>
    <w:rsid w:val="00534072"/>
    <w:rsid w:val="00535C08"/>
    <w:rsid w:val="0053689B"/>
    <w:rsid w:val="00543E16"/>
    <w:rsid w:val="00544A7F"/>
    <w:rsid w:val="00545EF6"/>
    <w:rsid w:val="005468BC"/>
    <w:rsid w:val="00546E1A"/>
    <w:rsid w:val="00554C0F"/>
    <w:rsid w:val="005612F3"/>
    <w:rsid w:val="00562887"/>
    <w:rsid w:val="00562B27"/>
    <w:rsid w:val="00564821"/>
    <w:rsid w:val="00567002"/>
    <w:rsid w:val="005736F6"/>
    <w:rsid w:val="00575AF1"/>
    <w:rsid w:val="005772EF"/>
    <w:rsid w:val="00577402"/>
    <w:rsid w:val="00577450"/>
    <w:rsid w:val="00581FC7"/>
    <w:rsid w:val="0058358C"/>
    <w:rsid w:val="00586BC1"/>
    <w:rsid w:val="00587EFB"/>
    <w:rsid w:val="00591C06"/>
    <w:rsid w:val="005923D6"/>
    <w:rsid w:val="00592CD6"/>
    <w:rsid w:val="00595828"/>
    <w:rsid w:val="00595C69"/>
    <w:rsid w:val="00595E79"/>
    <w:rsid w:val="005962E7"/>
    <w:rsid w:val="00596D56"/>
    <w:rsid w:val="00597A6C"/>
    <w:rsid w:val="005A2926"/>
    <w:rsid w:val="005A3C65"/>
    <w:rsid w:val="005A7674"/>
    <w:rsid w:val="005B5B7F"/>
    <w:rsid w:val="005C072D"/>
    <w:rsid w:val="005C3716"/>
    <w:rsid w:val="005C4077"/>
    <w:rsid w:val="005C59D5"/>
    <w:rsid w:val="005C6731"/>
    <w:rsid w:val="005C690C"/>
    <w:rsid w:val="005D76BA"/>
    <w:rsid w:val="005D7C53"/>
    <w:rsid w:val="005E74F9"/>
    <w:rsid w:val="005F0F6D"/>
    <w:rsid w:val="005F414D"/>
    <w:rsid w:val="00601C7B"/>
    <w:rsid w:val="00602537"/>
    <w:rsid w:val="00603F3D"/>
    <w:rsid w:val="00606F2F"/>
    <w:rsid w:val="00610A1B"/>
    <w:rsid w:val="00613761"/>
    <w:rsid w:val="00614046"/>
    <w:rsid w:val="00616304"/>
    <w:rsid w:val="00624F16"/>
    <w:rsid w:val="00632C4D"/>
    <w:rsid w:val="00636736"/>
    <w:rsid w:val="006418E5"/>
    <w:rsid w:val="00645FB8"/>
    <w:rsid w:val="00651AF5"/>
    <w:rsid w:val="00651BF0"/>
    <w:rsid w:val="00652CDA"/>
    <w:rsid w:val="00652DDE"/>
    <w:rsid w:val="00653192"/>
    <w:rsid w:val="006538AA"/>
    <w:rsid w:val="0065657A"/>
    <w:rsid w:val="006620E4"/>
    <w:rsid w:val="00662239"/>
    <w:rsid w:val="0066676C"/>
    <w:rsid w:val="00675491"/>
    <w:rsid w:val="006758AA"/>
    <w:rsid w:val="006759DF"/>
    <w:rsid w:val="0068125D"/>
    <w:rsid w:val="00682187"/>
    <w:rsid w:val="00682AAD"/>
    <w:rsid w:val="0068338F"/>
    <w:rsid w:val="00684E2A"/>
    <w:rsid w:val="00686C93"/>
    <w:rsid w:val="006901B6"/>
    <w:rsid w:val="00694250"/>
    <w:rsid w:val="0069747E"/>
    <w:rsid w:val="00697BB7"/>
    <w:rsid w:val="006A22D2"/>
    <w:rsid w:val="006A2739"/>
    <w:rsid w:val="006A5166"/>
    <w:rsid w:val="006A5EAC"/>
    <w:rsid w:val="006B1BC7"/>
    <w:rsid w:val="006B4834"/>
    <w:rsid w:val="006B768E"/>
    <w:rsid w:val="006B7F4B"/>
    <w:rsid w:val="006C1003"/>
    <w:rsid w:val="006C15E3"/>
    <w:rsid w:val="006C2A99"/>
    <w:rsid w:val="006C2DAA"/>
    <w:rsid w:val="006C528C"/>
    <w:rsid w:val="006C5D53"/>
    <w:rsid w:val="006C5E8B"/>
    <w:rsid w:val="006C6808"/>
    <w:rsid w:val="006C6BCA"/>
    <w:rsid w:val="006D18F7"/>
    <w:rsid w:val="006D2039"/>
    <w:rsid w:val="006D3C7F"/>
    <w:rsid w:val="006E0047"/>
    <w:rsid w:val="006E303A"/>
    <w:rsid w:val="006E3871"/>
    <w:rsid w:val="006E5CE6"/>
    <w:rsid w:val="006F202A"/>
    <w:rsid w:val="006F4225"/>
    <w:rsid w:val="006F50F2"/>
    <w:rsid w:val="007023EF"/>
    <w:rsid w:val="00713D8B"/>
    <w:rsid w:val="00714448"/>
    <w:rsid w:val="0071469E"/>
    <w:rsid w:val="0071523F"/>
    <w:rsid w:val="00720009"/>
    <w:rsid w:val="007247BC"/>
    <w:rsid w:val="00724FB9"/>
    <w:rsid w:val="0072642C"/>
    <w:rsid w:val="007278DB"/>
    <w:rsid w:val="00733EC0"/>
    <w:rsid w:val="00736C81"/>
    <w:rsid w:val="007418EE"/>
    <w:rsid w:val="00745045"/>
    <w:rsid w:val="00745A5F"/>
    <w:rsid w:val="0074680C"/>
    <w:rsid w:val="0075029C"/>
    <w:rsid w:val="007566C1"/>
    <w:rsid w:val="007673B6"/>
    <w:rsid w:val="00767F37"/>
    <w:rsid w:val="0077057E"/>
    <w:rsid w:val="00772B60"/>
    <w:rsid w:val="00776573"/>
    <w:rsid w:val="007771EC"/>
    <w:rsid w:val="0077774D"/>
    <w:rsid w:val="007779AD"/>
    <w:rsid w:val="00777FB5"/>
    <w:rsid w:val="0078108F"/>
    <w:rsid w:val="00790F97"/>
    <w:rsid w:val="00792869"/>
    <w:rsid w:val="00792909"/>
    <w:rsid w:val="0079408F"/>
    <w:rsid w:val="0079752D"/>
    <w:rsid w:val="007A2744"/>
    <w:rsid w:val="007A2A72"/>
    <w:rsid w:val="007A7AD4"/>
    <w:rsid w:val="007B0AEF"/>
    <w:rsid w:val="007B0E08"/>
    <w:rsid w:val="007B1C36"/>
    <w:rsid w:val="007B21E0"/>
    <w:rsid w:val="007B2488"/>
    <w:rsid w:val="007B3DFF"/>
    <w:rsid w:val="007B4831"/>
    <w:rsid w:val="007B56CE"/>
    <w:rsid w:val="007C0314"/>
    <w:rsid w:val="007C5D3F"/>
    <w:rsid w:val="007C7F00"/>
    <w:rsid w:val="007D1974"/>
    <w:rsid w:val="007D2AE6"/>
    <w:rsid w:val="007D5E19"/>
    <w:rsid w:val="007E06FE"/>
    <w:rsid w:val="007E1E15"/>
    <w:rsid w:val="007E2FAF"/>
    <w:rsid w:val="007E4610"/>
    <w:rsid w:val="007E7FDA"/>
    <w:rsid w:val="007F1390"/>
    <w:rsid w:val="007F1A89"/>
    <w:rsid w:val="007F1E18"/>
    <w:rsid w:val="007F2239"/>
    <w:rsid w:val="007F3734"/>
    <w:rsid w:val="007F6337"/>
    <w:rsid w:val="00802181"/>
    <w:rsid w:val="00805BC9"/>
    <w:rsid w:val="008109C8"/>
    <w:rsid w:val="008127CD"/>
    <w:rsid w:val="00812CCE"/>
    <w:rsid w:val="00813759"/>
    <w:rsid w:val="00817473"/>
    <w:rsid w:val="008256F6"/>
    <w:rsid w:val="0083096A"/>
    <w:rsid w:val="008331FE"/>
    <w:rsid w:val="00833B6C"/>
    <w:rsid w:val="00834375"/>
    <w:rsid w:val="0083554B"/>
    <w:rsid w:val="008376F7"/>
    <w:rsid w:val="00841089"/>
    <w:rsid w:val="00842FE6"/>
    <w:rsid w:val="008478A7"/>
    <w:rsid w:val="008518E6"/>
    <w:rsid w:val="008536FB"/>
    <w:rsid w:val="00854F3D"/>
    <w:rsid w:val="00856C23"/>
    <w:rsid w:val="00862889"/>
    <w:rsid w:val="00862E6D"/>
    <w:rsid w:val="00863054"/>
    <w:rsid w:val="00863745"/>
    <w:rsid w:val="00863B74"/>
    <w:rsid w:val="00866A85"/>
    <w:rsid w:val="00871985"/>
    <w:rsid w:val="008733C5"/>
    <w:rsid w:val="00874EB5"/>
    <w:rsid w:val="00883CFA"/>
    <w:rsid w:val="00884731"/>
    <w:rsid w:val="008876FF"/>
    <w:rsid w:val="00887866"/>
    <w:rsid w:val="008878F8"/>
    <w:rsid w:val="00894FE1"/>
    <w:rsid w:val="00897718"/>
    <w:rsid w:val="00897D2C"/>
    <w:rsid w:val="008A4F14"/>
    <w:rsid w:val="008A71EC"/>
    <w:rsid w:val="008B3978"/>
    <w:rsid w:val="008C57A9"/>
    <w:rsid w:val="008C7EDA"/>
    <w:rsid w:val="008D258B"/>
    <w:rsid w:val="008D26FB"/>
    <w:rsid w:val="008D6763"/>
    <w:rsid w:val="008E5BBE"/>
    <w:rsid w:val="008F02BB"/>
    <w:rsid w:val="008F1F9B"/>
    <w:rsid w:val="008F37FD"/>
    <w:rsid w:val="008F63E5"/>
    <w:rsid w:val="008F682D"/>
    <w:rsid w:val="0090077B"/>
    <w:rsid w:val="0090310C"/>
    <w:rsid w:val="00905ADF"/>
    <w:rsid w:val="00910E8B"/>
    <w:rsid w:val="00913E11"/>
    <w:rsid w:val="009168D7"/>
    <w:rsid w:val="00917ED4"/>
    <w:rsid w:val="00920DFF"/>
    <w:rsid w:val="00931F38"/>
    <w:rsid w:val="009338F8"/>
    <w:rsid w:val="00934273"/>
    <w:rsid w:val="009351D0"/>
    <w:rsid w:val="009357EC"/>
    <w:rsid w:val="009412F2"/>
    <w:rsid w:val="00944695"/>
    <w:rsid w:val="00955414"/>
    <w:rsid w:val="00955CED"/>
    <w:rsid w:val="00955F7B"/>
    <w:rsid w:val="00956AA4"/>
    <w:rsid w:val="00965EE2"/>
    <w:rsid w:val="009668D7"/>
    <w:rsid w:val="0096705E"/>
    <w:rsid w:val="00967BB2"/>
    <w:rsid w:val="00972193"/>
    <w:rsid w:val="00973554"/>
    <w:rsid w:val="00975A32"/>
    <w:rsid w:val="0098035E"/>
    <w:rsid w:val="00980B19"/>
    <w:rsid w:val="00980EE9"/>
    <w:rsid w:val="00981251"/>
    <w:rsid w:val="009862E3"/>
    <w:rsid w:val="00986EFB"/>
    <w:rsid w:val="00987D9D"/>
    <w:rsid w:val="0099244A"/>
    <w:rsid w:val="00993C49"/>
    <w:rsid w:val="00996D3B"/>
    <w:rsid w:val="009A2392"/>
    <w:rsid w:val="009A28EE"/>
    <w:rsid w:val="009A594A"/>
    <w:rsid w:val="009A7E41"/>
    <w:rsid w:val="009B63F0"/>
    <w:rsid w:val="009B7AFA"/>
    <w:rsid w:val="009B7E6B"/>
    <w:rsid w:val="009C1169"/>
    <w:rsid w:val="009C1A90"/>
    <w:rsid w:val="009C253D"/>
    <w:rsid w:val="009D106C"/>
    <w:rsid w:val="009D29CC"/>
    <w:rsid w:val="009D47D9"/>
    <w:rsid w:val="009D48B7"/>
    <w:rsid w:val="009D64DC"/>
    <w:rsid w:val="009D6D1A"/>
    <w:rsid w:val="009D7B38"/>
    <w:rsid w:val="009D7D6E"/>
    <w:rsid w:val="009E197E"/>
    <w:rsid w:val="009E549E"/>
    <w:rsid w:val="009E700C"/>
    <w:rsid w:val="009F0030"/>
    <w:rsid w:val="009F130B"/>
    <w:rsid w:val="009F414D"/>
    <w:rsid w:val="009F496B"/>
    <w:rsid w:val="009F7C99"/>
    <w:rsid w:val="00A0211C"/>
    <w:rsid w:val="00A0324F"/>
    <w:rsid w:val="00A04E62"/>
    <w:rsid w:val="00A07F65"/>
    <w:rsid w:val="00A102D1"/>
    <w:rsid w:val="00A1150C"/>
    <w:rsid w:val="00A15BBD"/>
    <w:rsid w:val="00A1664E"/>
    <w:rsid w:val="00A22A65"/>
    <w:rsid w:val="00A262A6"/>
    <w:rsid w:val="00A302A2"/>
    <w:rsid w:val="00A36543"/>
    <w:rsid w:val="00A374BB"/>
    <w:rsid w:val="00A414D3"/>
    <w:rsid w:val="00A415B1"/>
    <w:rsid w:val="00A4401A"/>
    <w:rsid w:val="00A44273"/>
    <w:rsid w:val="00A4660C"/>
    <w:rsid w:val="00A50BA7"/>
    <w:rsid w:val="00A5200D"/>
    <w:rsid w:val="00A56A78"/>
    <w:rsid w:val="00A60175"/>
    <w:rsid w:val="00A607F5"/>
    <w:rsid w:val="00A6467F"/>
    <w:rsid w:val="00A64843"/>
    <w:rsid w:val="00A65788"/>
    <w:rsid w:val="00A7063B"/>
    <w:rsid w:val="00A718BC"/>
    <w:rsid w:val="00A72790"/>
    <w:rsid w:val="00A74888"/>
    <w:rsid w:val="00A757BB"/>
    <w:rsid w:val="00A75876"/>
    <w:rsid w:val="00A7789B"/>
    <w:rsid w:val="00A831C2"/>
    <w:rsid w:val="00A910FD"/>
    <w:rsid w:val="00A92E54"/>
    <w:rsid w:val="00A93CE1"/>
    <w:rsid w:val="00A93FFE"/>
    <w:rsid w:val="00A94764"/>
    <w:rsid w:val="00A94FFE"/>
    <w:rsid w:val="00A9549A"/>
    <w:rsid w:val="00A965CA"/>
    <w:rsid w:val="00AA1EE3"/>
    <w:rsid w:val="00AA78E3"/>
    <w:rsid w:val="00AB36D2"/>
    <w:rsid w:val="00AB717F"/>
    <w:rsid w:val="00AD2D61"/>
    <w:rsid w:val="00AD30FE"/>
    <w:rsid w:val="00AD3B81"/>
    <w:rsid w:val="00AD4E7D"/>
    <w:rsid w:val="00AE09A2"/>
    <w:rsid w:val="00AE0A55"/>
    <w:rsid w:val="00AE3027"/>
    <w:rsid w:val="00AE3BD2"/>
    <w:rsid w:val="00AF2255"/>
    <w:rsid w:val="00AF295D"/>
    <w:rsid w:val="00AF2B56"/>
    <w:rsid w:val="00AF31CB"/>
    <w:rsid w:val="00AF39E2"/>
    <w:rsid w:val="00AF3CB5"/>
    <w:rsid w:val="00B01123"/>
    <w:rsid w:val="00B0179A"/>
    <w:rsid w:val="00B01E51"/>
    <w:rsid w:val="00B02626"/>
    <w:rsid w:val="00B02F2D"/>
    <w:rsid w:val="00B06376"/>
    <w:rsid w:val="00B07CC5"/>
    <w:rsid w:val="00B11CE1"/>
    <w:rsid w:val="00B1312E"/>
    <w:rsid w:val="00B14252"/>
    <w:rsid w:val="00B21E67"/>
    <w:rsid w:val="00B233FC"/>
    <w:rsid w:val="00B23F0E"/>
    <w:rsid w:val="00B30849"/>
    <w:rsid w:val="00B3350E"/>
    <w:rsid w:val="00B3427D"/>
    <w:rsid w:val="00B3579C"/>
    <w:rsid w:val="00B358AF"/>
    <w:rsid w:val="00B365A7"/>
    <w:rsid w:val="00B40094"/>
    <w:rsid w:val="00B41BFA"/>
    <w:rsid w:val="00B45402"/>
    <w:rsid w:val="00B50F94"/>
    <w:rsid w:val="00B51FFA"/>
    <w:rsid w:val="00B53289"/>
    <w:rsid w:val="00B53643"/>
    <w:rsid w:val="00B54068"/>
    <w:rsid w:val="00B54A2B"/>
    <w:rsid w:val="00B55645"/>
    <w:rsid w:val="00B56AF9"/>
    <w:rsid w:val="00B57469"/>
    <w:rsid w:val="00B57A7A"/>
    <w:rsid w:val="00B6039F"/>
    <w:rsid w:val="00B60993"/>
    <w:rsid w:val="00B63A12"/>
    <w:rsid w:val="00B64DED"/>
    <w:rsid w:val="00B6581E"/>
    <w:rsid w:val="00B6694B"/>
    <w:rsid w:val="00B669BB"/>
    <w:rsid w:val="00B7014A"/>
    <w:rsid w:val="00B716E4"/>
    <w:rsid w:val="00B72915"/>
    <w:rsid w:val="00B7484B"/>
    <w:rsid w:val="00B75A39"/>
    <w:rsid w:val="00B771A4"/>
    <w:rsid w:val="00B816EA"/>
    <w:rsid w:val="00B81C62"/>
    <w:rsid w:val="00B83595"/>
    <w:rsid w:val="00B842E8"/>
    <w:rsid w:val="00B85D11"/>
    <w:rsid w:val="00B87CB6"/>
    <w:rsid w:val="00B92EE2"/>
    <w:rsid w:val="00B934A9"/>
    <w:rsid w:val="00B93534"/>
    <w:rsid w:val="00B96759"/>
    <w:rsid w:val="00B96ACC"/>
    <w:rsid w:val="00BA125A"/>
    <w:rsid w:val="00BA4B61"/>
    <w:rsid w:val="00BA563C"/>
    <w:rsid w:val="00BA567A"/>
    <w:rsid w:val="00BA633F"/>
    <w:rsid w:val="00BB1296"/>
    <w:rsid w:val="00BB2367"/>
    <w:rsid w:val="00BB3991"/>
    <w:rsid w:val="00BB43B7"/>
    <w:rsid w:val="00BB4E00"/>
    <w:rsid w:val="00BB59D4"/>
    <w:rsid w:val="00BC0205"/>
    <w:rsid w:val="00BC09C8"/>
    <w:rsid w:val="00BC21EB"/>
    <w:rsid w:val="00BC37DF"/>
    <w:rsid w:val="00BC41B0"/>
    <w:rsid w:val="00BC4CEC"/>
    <w:rsid w:val="00BC538A"/>
    <w:rsid w:val="00BD1C15"/>
    <w:rsid w:val="00BD66FE"/>
    <w:rsid w:val="00BD7F69"/>
    <w:rsid w:val="00BE05D1"/>
    <w:rsid w:val="00BE11F8"/>
    <w:rsid w:val="00BE53AE"/>
    <w:rsid w:val="00BF21E3"/>
    <w:rsid w:val="00BF3F6A"/>
    <w:rsid w:val="00BF4A1A"/>
    <w:rsid w:val="00BF5F36"/>
    <w:rsid w:val="00C06315"/>
    <w:rsid w:val="00C12279"/>
    <w:rsid w:val="00C1263D"/>
    <w:rsid w:val="00C15366"/>
    <w:rsid w:val="00C165EB"/>
    <w:rsid w:val="00C20A96"/>
    <w:rsid w:val="00C304BE"/>
    <w:rsid w:val="00C33AA2"/>
    <w:rsid w:val="00C33D3B"/>
    <w:rsid w:val="00C342FA"/>
    <w:rsid w:val="00C3757C"/>
    <w:rsid w:val="00C41041"/>
    <w:rsid w:val="00C42AFD"/>
    <w:rsid w:val="00C4774B"/>
    <w:rsid w:val="00C47E69"/>
    <w:rsid w:val="00C50CAC"/>
    <w:rsid w:val="00C5200D"/>
    <w:rsid w:val="00C52D79"/>
    <w:rsid w:val="00C53A10"/>
    <w:rsid w:val="00C55E65"/>
    <w:rsid w:val="00C613F5"/>
    <w:rsid w:val="00C61ABB"/>
    <w:rsid w:val="00C623A8"/>
    <w:rsid w:val="00C6430A"/>
    <w:rsid w:val="00C65439"/>
    <w:rsid w:val="00C719BC"/>
    <w:rsid w:val="00C82E36"/>
    <w:rsid w:val="00C908A4"/>
    <w:rsid w:val="00C92731"/>
    <w:rsid w:val="00C92ED7"/>
    <w:rsid w:val="00C97285"/>
    <w:rsid w:val="00CA072C"/>
    <w:rsid w:val="00CA07C8"/>
    <w:rsid w:val="00CA42FA"/>
    <w:rsid w:val="00CA441C"/>
    <w:rsid w:val="00CA7C32"/>
    <w:rsid w:val="00CB515C"/>
    <w:rsid w:val="00CB5603"/>
    <w:rsid w:val="00CB7E69"/>
    <w:rsid w:val="00CC4254"/>
    <w:rsid w:val="00CC4579"/>
    <w:rsid w:val="00CC7192"/>
    <w:rsid w:val="00CD1EC6"/>
    <w:rsid w:val="00CD2F7B"/>
    <w:rsid w:val="00CD3166"/>
    <w:rsid w:val="00CD4429"/>
    <w:rsid w:val="00CD737E"/>
    <w:rsid w:val="00CE1B6A"/>
    <w:rsid w:val="00CE25CB"/>
    <w:rsid w:val="00CE30AE"/>
    <w:rsid w:val="00CE38DA"/>
    <w:rsid w:val="00CE3B9D"/>
    <w:rsid w:val="00CE79AA"/>
    <w:rsid w:val="00CF2E23"/>
    <w:rsid w:val="00CF3568"/>
    <w:rsid w:val="00CF4A14"/>
    <w:rsid w:val="00CF5213"/>
    <w:rsid w:val="00D00038"/>
    <w:rsid w:val="00D019AD"/>
    <w:rsid w:val="00D0621A"/>
    <w:rsid w:val="00D1319B"/>
    <w:rsid w:val="00D13855"/>
    <w:rsid w:val="00D13D42"/>
    <w:rsid w:val="00D13D76"/>
    <w:rsid w:val="00D13FCA"/>
    <w:rsid w:val="00D1515B"/>
    <w:rsid w:val="00D1591F"/>
    <w:rsid w:val="00D176B6"/>
    <w:rsid w:val="00D22962"/>
    <w:rsid w:val="00D23C5C"/>
    <w:rsid w:val="00D26326"/>
    <w:rsid w:val="00D27828"/>
    <w:rsid w:val="00D304F3"/>
    <w:rsid w:val="00D32C53"/>
    <w:rsid w:val="00D353E4"/>
    <w:rsid w:val="00D4038A"/>
    <w:rsid w:val="00D415E5"/>
    <w:rsid w:val="00D42D63"/>
    <w:rsid w:val="00D42FDA"/>
    <w:rsid w:val="00D45AA5"/>
    <w:rsid w:val="00D45EB3"/>
    <w:rsid w:val="00D46A31"/>
    <w:rsid w:val="00D46ECD"/>
    <w:rsid w:val="00D52760"/>
    <w:rsid w:val="00D53C8F"/>
    <w:rsid w:val="00D544DD"/>
    <w:rsid w:val="00D579EF"/>
    <w:rsid w:val="00D617C2"/>
    <w:rsid w:val="00D61EF9"/>
    <w:rsid w:val="00D62E7A"/>
    <w:rsid w:val="00D63F43"/>
    <w:rsid w:val="00D67E3E"/>
    <w:rsid w:val="00D71E28"/>
    <w:rsid w:val="00D74F5F"/>
    <w:rsid w:val="00D860CE"/>
    <w:rsid w:val="00D86245"/>
    <w:rsid w:val="00D86BF7"/>
    <w:rsid w:val="00D878DD"/>
    <w:rsid w:val="00D92441"/>
    <w:rsid w:val="00D928D4"/>
    <w:rsid w:val="00D92E07"/>
    <w:rsid w:val="00D97ED4"/>
    <w:rsid w:val="00DA0406"/>
    <w:rsid w:val="00DA0E25"/>
    <w:rsid w:val="00DA1138"/>
    <w:rsid w:val="00DA7E14"/>
    <w:rsid w:val="00DB08CB"/>
    <w:rsid w:val="00DB0A4A"/>
    <w:rsid w:val="00DB5207"/>
    <w:rsid w:val="00DB678A"/>
    <w:rsid w:val="00DB77ED"/>
    <w:rsid w:val="00DC25D2"/>
    <w:rsid w:val="00DC3231"/>
    <w:rsid w:val="00DC35D8"/>
    <w:rsid w:val="00DD0BDA"/>
    <w:rsid w:val="00DD2FB1"/>
    <w:rsid w:val="00DD6C74"/>
    <w:rsid w:val="00DD6FB3"/>
    <w:rsid w:val="00DF089E"/>
    <w:rsid w:val="00DF479A"/>
    <w:rsid w:val="00E01182"/>
    <w:rsid w:val="00E01B78"/>
    <w:rsid w:val="00E02250"/>
    <w:rsid w:val="00E049E4"/>
    <w:rsid w:val="00E05051"/>
    <w:rsid w:val="00E11561"/>
    <w:rsid w:val="00E15061"/>
    <w:rsid w:val="00E156D9"/>
    <w:rsid w:val="00E23138"/>
    <w:rsid w:val="00E2399F"/>
    <w:rsid w:val="00E25C91"/>
    <w:rsid w:val="00E334EE"/>
    <w:rsid w:val="00E33949"/>
    <w:rsid w:val="00E34A3F"/>
    <w:rsid w:val="00E34C84"/>
    <w:rsid w:val="00E403EF"/>
    <w:rsid w:val="00E424A5"/>
    <w:rsid w:val="00E43AEF"/>
    <w:rsid w:val="00E46FDC"/>
    <w:rsid w:val="00E47D51"/>
    <w:rsid w:val="00E539A7"/>
    <w:rsid w:val="00E558D6"/>
    <w:rsid w:val="00E576B7"/>
    <w:rsid w:val="00E579B5"/>
    <w:rsid w:val="00E6048C"/>
    <w:rsid w:val="00E62E16"/>
    <w:rsid w:val="00E63703"/>
    <w:rsid w:val="00E64E00"/>
    <w:rsid w:val="00E73D7D"/>
    <w:rsid w:val="00E74185"/>
    <w:rsid w:val="00E760C1"/>
    <w:rsid w:val="00E76D4D"/>
    <w:rsid w:val="00E863F1"/>
    <w:rsid w:val="00E919B6"/>
    <w:rsid w:val="00E9561A"/>
    <w:rsid w:val="00E95B48"/>
    <w:rsid w:val="00E96280"/>
    <w:rsid w:val="00E971C5"/>
    <w:rsid w:val="00E97514"/>
    <w:rsid w:val="00EA0268"/>
    <w:rsid w:val="00EA19BC"/>
    <w:rsid w:val="00EA4519"/>
    <w:rsid w:val="00EA534E"/>
    <w:rsid w:val="00EA761D"/>
    <w:rsid w:val="00EB03EE"/>
    <w:rsid w:val="00EB1ACA"/>
    <w:rsid w:val="00EB3472"/>
    <w:rsid w:val="00EB3FDC"/>
    <w:rsid w:val="00EC1C6C"/>
    <w:rsid w:val="00EC3550"/>
    <w:rsid w:val="00EC3CD2"/>
    <w:rsid w:val="00EC468E"/>
    <w:rsid w:val="00EC50A6"/>
    <w:rsid w:val="00EC5DC9"/>
    <w:rsid w:val="00ED05C5"/>
    <w:rsid w:val="00ED1688"/>
    <w:rsid w:val="00ED1C9F"/>
    <w:rsid w:val="00ED2791"/>
    <w:rsid w:val="00ED2D7D"/>
    <w:rsid w:val="00ED33C4"/>
    <w:rsid w:val="00ED6376"/>
    <w:rsid w:val="00EE1551"/>
    <w:rsid w:val="00EE3200"/>
    <w:rsid w:val="00EE3EE9"/>
    <w:rsid w:val="00EF23A3"/>
    <w:rsid w:val="00EF2F7F"/>
    <w:rsid w:val="00EF4A96"/>
    <w:rsid w:val="00F07C96"/>
    <w:rsid w:val="00F1471E"/>
    <w:rsid w:val="00F202E5"/>
    <w:rsid w:val="00F21C33"/>
    <w:rsid w:val="00F23E74"/>
    <w:rsid w:val="00F24465"/>
    <w:rsid w:val="00F25300"/>
    <w:rsid w:val="00F261BB"/>
    <w:rsid w:val="00F2638F"/>
    <w:rsid w:val="00F30478"/>
    <w:rsid w:val="00F31D76"/>
    <w:rsid w:val="00F3301C"/>
    <w:rsid w:val="00F378B6"/>
    <w:rsid w:val="00F40625"/>
    <w:rsid w:val="00F4180A"/>
    <w:rsid w:val="00F46828"/>
    <w:rsid w:val="00F55618"/>
    <w:rsid w:val="00F572F0"/>
    <w:rsid w:val="00F61CD4"/>
    <w:rsid w:val="00F633A9"/>
    <w:rsid w:val="00F63914"/>
    <w:rsid w:val="00F6485D"/>
    <w:rsid w:val="00F66B0F"/>
    <w:rsid w:val="00F714F9"/>
    <w:rsid w:val="00F750C2"/>
    <w:rsid w:val="00F7538A"/>
    <w:rsid w:val="00F77786"/>
    <w:rsid w:val="00F82E9E"/>
    <w:rsid w:val="00F84F99"/>
    <w:rsid w:val="00F90BFB"/>
    <w:rsid w:val="00F92FE6"/>
    <w:rsid w:val="00F93EEF"/>
    <w:rsid w:val="00FA128C"/>
    <w:rsid w:val="00FA3A02"/>
    <w:rsid w:val="00FA3A04"/>
    <w:rsid w:val="00FA42F2"/>
    <w:rsid w:val="00FA7C40"/>
    <w:rsid w:val="00FB20A8"/>
    <w:rsid w:val="00FB5A6F"/>
    <w:rsid w:val="00FB76D2"/>
    <w:rsid w:val="00FB790A"/>
    <w:rsid w:val="00FB7DED"/>
    <w:rsid w:val="00FC22C0"/>
    <w:rsid w:val="00FC2FA9"/>
    <w:rsid w:val="00FC61B0"/>
    <w:rsid w:val="00FD4695"/>
    <w:rsid w:val="00FE08D6"/>
    <w:rsid w:val="00FE1183"/>
    <w:rsid w:val="00FE12FB"/>
    <w:rsid w:val="00FE254C"/>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image" Target="media/image11.em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www.nceas.ucsb.edu/~alroy/JA_commandments.html" TargetMode="External"/><Relationship Id="rId11" Type="http://schemas.openxmlformats.org/officeDocument/2006/relationships/hyperlink" Target="mailto:!@%23$"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childer@gwmail.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27</Pages>
  <Words>22501</Words>
  <Characters>128262</Characters>
  <Application>Microsoft Macintosh Word</Application>
  <DocSecurity>0</DocSecurity>
  <Lines>1068</Lines>
  <Paragraphs>300</Paragraphs>
  <ScaleCrop>false</ScaleCrop>
  <Company/>
  <LinksUpToDate>false</LinksUpToDate>
  <CharactersWithSpaces>150463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12</cp:revision>
  <dcterms:created xsi:type="dcterms:W3CDTF">2015-09-04T17:06:00Z</dcterms:created>
  <dcterms:modified xsi:type="dcterms:W3CDTF">2015-09-04T18:59:00Z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id="http://www.zotero.org/styles/journal-of-human-evolution"/&gt;&lt;format class="21"/&gt;&lt;count citations="1" publications="1"/&gt;&lt;/info&gt;PAPERS2_INFO_END</vt:lpwstr>
  </property>
</Properties>
</file>