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3752E0D9" w:rsidR="009C253D" w:rsidRPr="00980EE9" w:rsidRDefault="00474737" w:rsidP="00A414D3">
      <w:pPr>
        <w:rPr>
          <w:rFonts w:ascii="Times New Roman" w:hAnsi="Times New Roman" w:cs="Times New Roman"/>
        </w:rPr>
      </w:pPr>
      <w:r>
        <w:rPr>
          <w:rFonts w:ascii="Times New Roman" w:hAnsi="Times New Roman" w:cs="Times New Roman"/>
          <w:b/>
          <w:sz w:val="28"/>
          <w:szCs w:val="28"/>
        </w:rPr>
        <w:t>Global climate influence</w:t>
      </w:r>
      <w:r w:rsidR="003D6C7D">
        <w:rPr>
          <w:rFonts w:ascii="Times New Roman" w:hAnsi="Times New Roman" w:cs="Times New Roman"/>
          <w:b/>
          <w:sz w:val="28"/>
          <w:szCs w:val="28"/>
        </w:rPr>
        <w:t>d</w:t>
      </w:r>
      <w:r>
        <w:rPr>
          <w:rFonts w:ascii="Times New Roman" w:hAnsi="Times New Roman" w:cs="Times New Roman"/>
          <w:b/>
          <w:sz w:val="28"/>
          <w:szCs w:val="28"/>
        </w:rPr>
        <w:t xml:space="preserve"> some mammali</w:t>
      </w:r>
      <w:r w:rsidR="00801AC5">
        <w:rPr>
          <w:rFonts w:ascii="Times New Roman" w:hAnsi="Times New Roman" w:cs="Times New Roman"/>
          <w:b/>
          <w:sz w:val="28"/>
          <w:szCs w:val="28"/>
        </w:rPr>
        <w:t>an brain size increases: but not</w:t>
      </w:r>
      <w:r>
        <w:rPr>
          <w:rFonts w:ascii="Times New Roman" w:hAnsi="Times New Roman" w:cs="Times New Roman"/>
          <w:b/>
          <w:sz w:val="28"/>
          <w:szCs w:val="28"/>
        </w:rPr>
        <w:t xml:space="preserve"> </w:t>
      </w:r>
      <w:r w:rsidR="00A9103E">
        <w:rPr>
          <w:rFonts w:ascii="Times New Roman" w:hAnsi="Times New Roman" w:cs="Times New Roman"/>
          <w:b/>
          <w:sz w:val="28"/>
          <w:szCs w:val="28"/>
        </w:rPr>
        <w:t xml:space="preserve">in </w:t>
      </w:r>
      <w:r>
        <w:rPr>
          <w:rFonts w:ascii="Times New Roman" w:hAnsi="Times New Roman" w:cs="Times New Roman"/>
          <w:b/>
          <w:sz w:val="28"/>
          <w:szCs w:val="28"/>
        </w:rPr>
        <w:t>hominins</w:t>
      </w:r>
    </w:p>
    <w:p w14:paraId="256DCD85" w14:textId="77777777" w:rsidR="0075029C" w:rsidRPr="00862889" w:rsidRDefault="0075029C" w:rsidP="009338F8">
      <w:pPr>
        <w:jc w:val="center"/>
        <w:rPr>
          <w:rFonts w:ascii="Times New Roman" w:hAnsi="Times New Roman" w:cs="Times New Roman"/>
        </w:rPr>
      </w:pPr>
    </w:p>
    <w:p w14:paraId="4CDBFD74" w14:textId="6FADD3C2"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673927">
        <w:rPr>
          <w:rFonts w:ascii="Times New Roman" w:hAnsi="Times New Roman" w:cs="Times New Roman"/>
          <w:vertAlign w:val="superscript"/>
        </w:rPr>
        <w:t>2</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Paleobiology, </w:t>
      </w:r>
    </w:p>
    <w:p w14:paraId="60B7D670" w14:textId="58A246D7" w:rsidR="0075029C"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37F066B8" w14:textId="137F6422" w:rsidR="00673927" w:rsidRPr="009C253D" w:rsidRDefault="00673927" w:rsidP="00243325">
      <w:pPr>
        <w:rPr>
          <w:rFonts w:ascii="Times New Roman" w:hAnsi="Times New Roman" w:cs="Times New Roman"/>
          <w:i/>
        </w:rPr>
      </w:pPr>
      <w:r>
        <w:rPr>
          <w:rFonts w:ascii="Times New Roman" w:hAnsi="Times New Roman" w:cs="Times New Roman"/>
          <w:i/>
          <w:vertAlign w:val="superscript"/>
        </w:rPr>
        <w:t>2</w:t>
      </w:r>
      <w:r>
        <w:rPr>
          <w:rFonts w:ascii="Times New Roman" w:hAnsi="Times New Roman" w:cs="Times New Roman"/>
          <w:i/>
        </w:rPr>
        <w:t>Institute of Cognitive &amp; Evolutionary Anthropology, Oxford University</w:t>
      </w:r>
      <w:r w:rsidR="00AB7093">
        <w:rPr>
          <w:rFonts w:ascii="Times New Roman" w:hAnsi="Times New Roman" w:cs="Times New Roman"/>
          <w:i/>
        </w:rPr>
        <w:t>, Oxford, UK</w:t>
      </w:r>
      <w:r>
        <w:rPr>
          <w:rFonts w:ascii="Times New Roman" w:hAnsi="Times New Roman" w:cs="Times New Roman"/>
          <w:i/>
        </w:rPr>
        <w:t xml:space="preserve"> </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15A1A7C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43FCB040"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w:t>
      </w:r>
      <w:r w:rsidR="007B3DFF">
        <w:rPr>
          <w:rFonts w:ascii="Times New Roman" w:hAnsi="Times New Roman" w:cs="Times New Roman"/>
        </w:rPr>
        <w:t>ion</w:t>
      </w:r>
      <w:r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3019CB55" w14:textId="1C2C3630" w:rsidR="00500E53" w:rsidRPr="00862889" w:rsidRDefault="005C6731" w:rsidP="00BA125A">
      <w:pPr>
        <w:rPr>
          <w:rFonts w:ascii="Times New Roman" w:hAnsi="Times New Roman" w:cs="Times New Roman"/>
          <w:b/>
        </w:rPr>
      </w:pPr>
      <w:r>
        <w:rPr>
          <w:rFonts w:ascii="Times New Roman" w:hAnsi="Times New Roman" w:cs="Times New Roman"/>
          <w:b/>
        </w:rPr>
        <w:br w:type="page"/>
      </w:r>
      <w:r w:rsidR="00697BB7">
        <w:rPr>
          <w:rFonts w:ascii="Times New Roman" w:hAnsi="Times New Roman" w:cs="Times New Roman"/>
          <w:b/>
        </w:rPr>
        <w:lastRenderedPageBreak/>
        <w:t>ABSTRACT</w:t>
      </w:r>
    </w:p>
    <w:p w14:paraId="15920795" w14:textId="77777777" w:rsidR="00E43AEF" w:rsidRDefault="00E43AEF" w:rsidP="00BA125A">
      <w:pPr>
        <w:rPr>
          <w:rFonts w:ascii="Times New Roman" w:hAnsi="Times New Roman" w:cs="Times New Roman"/>
        </w:rPr>
      </w:pPr>
    </w:p>
    <w:p w14:paraId="6D204005" w14:textId="31755CDA" w:rsidR="00C53A10" w:rsidRDefault="00E43AEF" w:rsidP="001C6EDA">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44488D">
        <w:rPr>
          <w:rFonts w:ascii="Times New Roman" w:hAnsi="Times New Roman" w:cs="Times New Roman"/>
        </w:rPr>
        <w:t xml:space="preserve"> including H</w:t>
      </w:r>
      <w:r w:rsidR="00C3757C">
        <w:rPr>
          <w:rFonts w:ascii="Times New Roman" w:hAnsi="Times New Roman" w:cs="Times New Roman"/>
        </w:rPr>
        <w:t>ominins. This has inspired</w:t>
      </w:r>
      <w:r>
        <w:rPr>
          <w:rFonts w:ascii="Times New Roman" w:hAnsi="Times New Roman" w:cs="Times New Roman"/>
        </w:rPr>
        <w:t xml:space="preserve"> a variety of competing </w:t>
      </w:r>
      <w:r w:rsidR="00575AF1">
        <w:rPr>
          <w:rFonts w:ascii="Times New Roman" w:hAnsi="Times New Roman" w:cs="Times New Roman"/>
        </w:rPr>
        <w:t>proposals for</w:t>
      </w:r>
      <w:r w:rsidR="00C3757C">
        <w:rPr>
          <w:rFonts w:ascii="Times New Roman" w:hAnsi="Times New Roman" w:cs="Times New Roman"/>
        </w:rPr>
        <w:t xml:space="preserve"> underlying forces driving brain size increase</w:t>
      </w:r>
      <w:r>
        <w:rPr>
          <w:rFonts w:ascii="Times New Roman" w:hAnsi="Times New Roman" w:cs="Times New Roman"/>
        </w:rPr>
        <w:t xml:space="preserve">. </w:t>
      </w:r>
      <w:r w:rsidR="00C3757C">
        <w:rPr>
          <w:rFonts w:ascii="Times New Roman" w:hAnsi="Times New Roman" w:cs="Times New Roman"/>
        </w:rPr>
        <w:t>Large-scale changes in</w:t>
      </w:r>
      <w:r w:rsidR="003A2FE5">
        <w:rPr>
          <w:rFonts w:ascii="Times New Roman" w:hAnsi="Times New Roman" w:cs="Times New Roman"/>
        </w:rPr>
        <w:t xml:space="preserve"> climate </w:t>
      </w:r>
      <w:r w:rsidR="00C3757C">
        <w:rPr>
          <w:rFonts w:ascii="Times New Roman" w:hAnsi="Times New Roman" w:cs="Times New Roman"/>
        </w:rPr>
        <w:t>are one such proposed explanation</w:t>
      </w:r>
      <w:r w:rsidR="003A2FE5">
        <w:rPr>
          <w:rFonts w:ascii="Times New Roman" w:hAnsi="Times New Roman" w:cs="Times New Roman"/>
        </w:rPr>
        <w:t>.</w:t>
      </w:r>
      <w:r w:rsidR="00F714F9">
        <w:rPr>
          <w:rFonts w:ascii="Times New Roman" w:hAnsi="Times New Roman" w:cs="Times New Roman"/>
        </w:rPr>
        <w:t xml:space="preserve"> However </w:t>
      </w:r>
      <w:r w:rsidR="008331FE">
        <w:rPr>
          <w:rFonts w:ascii="Times New Roman" w:hAnsi="Times New Roman" w:cs="Times New Roman"/>
        </w:rPr>
        <w:t xml:space="preserve">different </w:t>
      </w:r>
      <w:r w:rsidR="00F714F9">
        <w:rPr>
          <w:rFonts w:ascii="Times New Roman" w:hAnsi="Times New Roman" w:cs="Times New Roman"/>
        </w:rPr>
        <w:t>aspect</w:t>
      </w:r>
      <w:r w:rsidR="008331FE">
        <w:rPr>
          <w:rFonts w:ascii="Times New Roman" w:hAnsi="Times New Roman" w:cs="Times New Roman"/>
        </w:rPr>
        <w:t>s</w:t>
      </w:r>
      <w:r w:rsidR="00F714F9">
        <w:rPr>
          <w:rFonts w:ascii="Times New Roman" w:hAnsi="Times New Roman" w:cs="Times New Roman"/>
        </w:rPr>
        <w:t xml:space="preserve"> of the climate</w:t>
      </w:r>
      <w:r w:rsidR="009412F2">
        <w:rPr>
          <w:rFonts w:ascii="Times New Roman" w:hAnsi="Times New Roman" w:cs="Times New Roman"/>
        </w:rPr>
        <w:t xml:space="preserve"> (e.g. </w:t>
      </w:r>
      <w:r w:rsidR="00A6219F">
        <w:rPr>
          <w:rFonts w:ascii="Times New Roman" w:hAnsi="Times New Roman" w:cs="Times New Roman"/>
        </w:rPr>
        <w:t>Trend</w:t>
      </w:r>
      <w:r w:rsidR="00EC3ACD">
        <w:rPr>
          <w:rFonts w:ascii="Times New Roman" w:hAnsi="Times New Roman" w:cs="Times New Roman"/>
        </w:rPr>
        <w:t>s</w:t>
      </w:r>
      <w:r w:rsidR="00A6219F">
        <w:rPr>
          <w:rFonts w:ascii="Times New Roman" w:hAnsi="Times New Roman" w:cs="Times New Roman"/>
        </w:rPr>
        <w:t>, Variability, Rate</w:t>
      </w:r>
      <w:r w:rsidR="00EC3ACD">
        <w:rPr>
          <w:rFonts w:ascii="Times New Roman" w:hAnsi="Times New Roman" w:cs="Times New Roman"/>
        </w:rPr>
        <w:t>s of change in temperature and/or aridity</w:t>
      </w:r>
      <w:r w:rsidR="009412F2">
        <w:rPr>
          <w:rFonts w:ascii="Times New Roman" w:hAnsi="Times New Roman" w:cs="Times New Roman"/>
        </w:rPr>
        <w:t xml:space="preserve">) </w:t>
      </w:r>
      <w:r w:rsidR="008331FE">
        <w:rPr>
          <w:rFonts w:ascii="Times New Roman" w:hAnsi="Times New Roman" w:cs="Times New Roman"/>
        </w:rPr>
        <w:t xml:space="preserve">have </w:t>
      </w:r>
      <w:r w:rsidR="00F714F9">
        <w:rPr>
          <w:rFonts w:ascii="Times New Roman" w:hAnsi="Times New Roman" w:cs="Times New Roman"/>
        </w:rPr>
        <w:t xml:space="preserve">been </w:t>
      </w:r>
      <w:r w:rsidR="0044488D">
        <w:rPr>
          <w:rFonts w:ascii="Times New Roman" w:hAnsi="Times New Roman" w:cs="Times New Roman"/>
        </w:rPr>
        <w:t xml:space="preserve">promoted as </w:t>
      </w:r>
      <w:r w:rsidR="00B81E94">
        <w:rPr>
          <w:rFonts w:ascii="Times New Roman" w:hAnsi="Times New Roman" w:cs="Times New Roman"/>
        </w:rPr>
        <w:t>alternate</w:t>
      </w:r>
      <w:r w:rsidR="0044488D">
        <w:rPr>
          <w:rFonts w:ascii="Times New Roman" w:hAnsi="Times New Roman" w:cs="Times New Roman"/>
        </w:rPr>
        <w:t xml:space="preserve"> scenarios behind global cli</w:t>
      </w:r>
      <w:r w:rsidR="008D3FA0">
        <w:rPr>
          <w:rFonts w:ascii="Times New Roman" w:hAnsi="Times New Roman" w:cs="Times New Roman"/>
        </w:rPr>
        <w:t xml:space="preserve">matic forcing of </w:t>
      </w:r>
      <w:r w:rsidR="00B81E94">
        <w:rPr>
          <w:rFonts w:ascii="Times New Roman" w:hAnsi="Times New Roman" w:cs="Times New Roman"/>
        </w:rPr>
        <w:t>Hominin</w:t>
      </w:r>
      <w:r w:rsidR="008D3FA0">
        <w:rPr>
          <w:rFonts w:ascii="Times New Roman" w:hAnsi="Times New Roman" w:cs="Times New Roman"/>
        </w:rPr>
        <w:t xml:space="preserve"> evolution, without addressing the possibility that </w:t>
      </w:r>
      <w:r w:rsidR="00723584">
        <w:rPr>
          <w:rFonts w:ascii="Times New Roman" w:hAnsi="Times New Roman" w:cs="Times New Roman"/>
        </w:rPr>
        <w:t xml:space="preserve">these </w:t>
      </w:r>
      <w:r w:rsidR="00C3757C">
        <w:rPr>
          <w:rFonts w:ascii="Times New Roman" w:hAnsi="Times New Roman" w:cs="Times New Roman"/>
        </w:rPr>
        <w:t xml:space="preserve">highly interrelated </w:t>
      </w:r>
      <w:r w:rsidR="001C6EDA">
        <w:rPr>
          <w:rFonts w:ascii="Times New Roman" w:hAnsi="Times New Roman" w:cs="Times New Roman"/>
        </w:rPr>
        <w:t>climatic variables</w:t>
      </w:r>
      <w:r w:rsidR="008D3FA0">
        <w:rPr>
          <w:rFonts w:ascii="Times New Roman" w:hAnsi="Times New Roman" w:cs="Times New Roman"/>
        </w:rPr>
        <w:t xml:space="preserve"> could </w:t>
      </w:r>
      <w:r w:rsidR="00E5564A">
        <w:rPr>
          <w:rFonts w:ascii="Times New Roman" w:hAnsi="Times New Roman" w:cs="Times New Roman"/>
        </w:rPr>
        <w:t>simultaneously</w:t>
      </w:r>
      <w:r w:rsidR="008D3FA0">
        <w:rPr>
          <w:rFonts w:ascii="Times New Roman" w:hAnsi="Times New Roman" w:cs="Times New Roman"/>
        </w:rPr>
        <w:t xml:space="preserve"> be contributing factors</w:t>
      </w:r>
      <w:r w:rsidR="001C6EDA">
        <w:rPr>
          <w:rFonts w:ascii="Times New Roman" w:hAnsi="Times New Roman" w:cs="Times New Roman"/>
        </w:rPr>
        <w:t xml:space="preserve">.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w:t>
      </w:r>
      <w:r w:rsidR="00160234">
        <w:rPr>
          <w:rFonts w:ascii="Times New Roman" w:hAnsi="Times New Roman" w:cs="Times New Roman"/>
        </w:rPr>
        <w:t xml:space="preserve">, </w:t>
      </w:r>
      <w:r w:rsidR="00EC3ACD">
        <w:rPr>
          <w:rFonts w:ascii="Times New Roman" w:hAnsi="Times New Roman" w:cs="Times New Roman"/>
        </w:rPr>
        <w:t>risking the possibility of</w:t>
      </w:r>
      <w:r w:rsidR="00160234">
        <w:rPr>
          <w:rFonts w:ascii="Times New Roman" w:hAnsi="Times New Roman" w:cs="Times New Roman"/>
        </w:rPr>
        <w:t xml:space="preserve"> false positive relationships between </w:t>
      </w:r>
      <w:r w:rsidR="00204821">
        <w:rPr>
          <w:rFonts w:ascii="Times New Roman" w:hAnsi="Times New Roman" w:cs="Times New Roman"/>
        </w:rPr>
        <w:t>brain size and climate</w:t>
      </w:r>
      <w:r w:rsidR="001C6EDA">
        <w:rPr>
          <w:rFonts w:ascii="Times New Roman" w:hAnsi="Times New Roman" w:cs="Times New Roman"/>
        </w:rPr>
        <w:t xml:space="preserve">. </w:t>
      </w:r>
    </w:p>
    <w:p w14:paraId="695608EE" w14:textId="7E77EFD5" w:rsidR="00500E53" w:rsidRDefault="001C6EDA" w:rsidP="0035464B">
      <w:pPr>
        <w:ind w:firstLine="720"/>
        <w:rPr>
          <w:rFonts w:ascii="Times New Roman" w:hAnsi="Times New Roman" w:cs="Times New Roman"/>
        </w:rPr>
      </w:pPr>
      <w:r>
        <w:rPr>
          <w:rFonts w:ascii="Times New Roman" w:hAnsi="Times New Roman" w:cs="Times New Roman"/>
        </w:rPr>
        <w:t xml:space="preserve">Here we </w:t>
      </w:r>
      <w:r w:rsidR="00D1319B">
        <w:rPr>
          <w:rFonts w:ascii="Times New Roman" w:hAnsi="Times New Roman" w:cs="Times New Roman"/>
        </w:rPr>
        <w:t>investigated</w:t>
      </w:r>
      <w:r>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w:t>
      </w:r>
      <w:r w:rsidR="00A814C9">
        <w:rPr>
          <w:rFonts w:ascii="Times New Roman" w:hAnsi="Times New Roman" w:cs="Times New Roman"/>
        </w:rPr>
        <w:t>T</w:t>
      </w:r>
      <w:r w:rsidR="00A374BB">
        <w:rPr>
          <w:rFonts w:ascii="Times New Roman" w:hAnsi="Times New Roman" w:cs="Times New Roman"/>
        </w:rPr>
        <w:t xml:space="preserve">rend, </w:t>
      </w:r>
      <w:r w:rsidR="00A814C9">
        <w:rPr>
          <w:rFonts w:ascii="Times New Roman" w:hAnsi="Times New Roman" w:cs="Times New Roman"/>
        </w:rPr>
        <w:t>V</w:t>
      </w:r>
      <w:r w:rsidR="00A374BB">
        <w:rPr>
          <w:rFonts w:ascii="Times New Roman" w:hAnsi="Times New Roman" w:cs="Times New Roman"/>
        </w:rPr>
        <w:t xml:space="preserve">ariability, and </w:t>
      </w:r>
      <w:r w:rsidR="00A814C9">
        <w:rPr>
          <w:rFonts w:ascii="Times New Roman" w:hAnsi="Times New Roman" w:cs="Times New Roman"/>
        </w:rPr>
        <w:t>R</w:t>
      </w:r>
      <w:r w:rsidR="00A374BB">
        <w:rPr>
          <w:rFonts w:ascii="Times New Roman" w:hAnsi="Times New Roman" w:cs="Times New Roman"/>
        </w:rPr>
        <w:t xml:space="preserve">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3828E7">
        <w:rPr>
          <w:rFonts w:ascii="Times New Roman" w:hAnsi="Times New Roman" w:cs="Times New Roman"/>
        </w:rPr>
        <w:t xml:space="preserve">, first using a dataset </w:t>
      </w:r>
      <w:r w:rsidR="00D1319B">
        <w:rPr>
          <w:rFonts w:ascii="Times New Roman" w:hAnsi="Times New Roman" w:cs="Times New Roman"/>
        </w:rPr>
        <w:t xml:space="preserve">of </w:t>
      </w:r>
      <w:r w:rsidR="0084397B">
        <w:rPr>
          <w:rFonts w:ascii="Times New Roman" w:hAnsi="Times New Roman" w:cs="Times New Roman"/>
        </w:rPr>
        <w:t>222</w:t>
      </w:r>
      <w:r>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 Analyses were then repeated using</w:t>
      </w:r>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statistically reconstructed from extant mammals.</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w:t>
      </w:r>
      <w:r w:rsidR="00047A5A">
        <w:rPr>
          <w:rFonts w:ascii="Times New Roman" w:hAnsi="Times New Roman" w:cs="Times New Roman"/>
        </w:rPr>
        <w:t xml:space="preserve">correlated with </w:t>
      </w:r>
      <w:r w:rsidR="001F73D7">
        <w:rPr>
          <w:rFonts w:ascii="Times New Roman" w:hAnsi="Times New Roman" w:cs="Times New Roman"/>
        </w:rPr>
        <w:t xml:space="preserve">some aspects of </w:t>
      </w:r>
      <w:r w:rsidR="00AA49E8">
        <w:rPr>
          <w:rFonts w:ascii="Times New Roman" w:hAnsi="Times New Roman" w:cs="Times New Roman"/>
        </w:rPr>
        <w:t xml:space="preserve">global climate in some </w:t>
      </w:r>
      <w:r w:rsidR="0035464B">
        <w:rPr>
          <w:rFonts w:ascii="Times New Roman" w:hAnsi="Times New Roman" w:cs="Times New Roman"/>
        </w:rPr>
        <w:t xml:space="preserve">taxa, </w:t>
      </w:r>
      <w:r w:rsidR="00A2137B">
        <w:rPr>
          <w:rFonts w:ascii="Times New Roman" w:hAnsi="Times New Roman" w:cs="Times New Roman"/>
        </w:rPr>
        <w:t>notably</w:t>
      </w:r>
      <w:r w:rsidR="00DB7306">
        <w:rPr>
          <w:rFonts w:ascii="Times New Roman" w:hAnsi="Times New Roman" w:cs="Times New Roman"/>
        </w:rPr>
        <w:t xml:space="preserve"> non-Hominin</w:t>
      </w:r>
      <w:r w:rsidR="0035464B">
        <w:rPr>
          <w:rFonts w:ascii="Times New Roman" w:hAnsi="Times New Roman" w:cs="Times New Roman"/>
        </w:rPr>
        <w:t xml:space="preserve"> </w:t>
      </w:r>
      <w:r w:rsidR="00EE3313">
        <w:rPr>
          <w:rFonts w:ascii="Times New Roman" w:hAnsi="Times New Roman" w:cs="Times New Roman"/>
        </w:rPr>
        <w:t>Primate</w:t>
      </w:r>
      <w:r w:rsidR="0035464B">
        <w:rPr>
          <w:rFonts w:ascii="Times New Roman" w:hAnsi="Times New Roman" w:cs="Times New Roman"/>
        </w:rPr>
        <w:t xml:space="preserve">s, </w:t>
      </w:r>
      <w:r w:rsidR="001F73D7">
        <w:rPr>
          <w:rFonts w:ascii="Times New Roman" w:hAnsi="Times New Roman" w:cs="Times New Roman"/>
        </w:rPr>
        <w:t xml:space="preserve">Hominin brain size </w:t>
      </w:r>
      <w:r w:rsidR="0071158B">
        <w:rPr>
          <w:rFonts w:ascii="Times New Roman" w:hAnsi="Times New Roman" w:cs="Times New Roman"/>
        </w:rPr>
        <w:t>was shown</w:t>
      </w:r>
      <w:r w:rsidR="001F73D7">
        <w:rPr>
          <w:rFonts w:ascii="Times New Roman" w:hAnsi="Times New Roman" w:cs="Times New Roman"/>
        </w:rPr>
        <w:t xml:space="preserve"> to be unrelated to climatic forces</w:t>
      </w:r>
      <w:r w:rsidR="0035464B">
        <w:rPr>
          <w:rFonts w:ascii="Times New Roman" w:hAnsi="Times New Roman" w:cs="Times New Roman"/>
        </w:rPr>
        <w:t xml:space="preserve">. This study </w:t>
      </w:r>
      <w:r w:rsidR="00BC37DF">
        <w:rPr>
          <w:rFonts w:ascii="Times New Roman" w:hAnsi="Times New Roman" w:cs="Times New Roman"/>
        </w:rPr>
        <w:t xml:space="preserve">does not support </w:t>
      </w:r>
      <w:r w:rsidR="008331FE">
        <w:rPr>
          <w:rFonts w:ascii="Times New Roman" w:hAnsi="Times New Roman" w:cs="Times New Roman"/>
        </w:rPr>
        <w:t xml:space="preserve">previous </w:t>
      </w:r>
      <w:r w:rsidR="00722117">
        <w:rPr>
          <w:rFonts w:ascii="Times New Roman" w:hAnsi="Times New Roman" w:cs="Times New Roman"/>
        </w:rPr>
        <w:t xml:space="preserve">assertions that climatic </w:t>
      </w:r>
      <w:r w:rsidR="00447413">
        <w:rPr>
          <w:rFonts w:ascii="Times New Roman" w:hAnsi="Times New Roman" w:cs="Times New Roman"/>
        </w:rPr>
        <w:t>shifts</w:t>
      </w:r>
      <w:r w:rsidR="00722117">
        <w:rPr>
          <w:rFonts w:ascii="Times New Roman" w:hAnsi="Times New Roman" w:cs="Times New Roman"/>
        </w:rPr>
        <w:t xml:space="preserve"> drove Hominin brain evolution</w:t>
      </w:r>
      <w:r w:rsidR="0035464B">
        <w:rPr>
          <w:rFonts w:ascii="Times New Roman" w:hAnsi="Times New Roman" w:cs="Times New Roman"/>
        </w:rPr>
        <w:t xml:space="preserve"> and describes statistical methods that </w:t>
      </w:r>
      <w:r w:rsidR="007E6052">
        <w:rPr>
          <w:rFonts w:ascii="Times New Roman" w:hAnsi="Times New Roman" w:cs="Times New Roman"/>
        </w:rPr>
        <w:t>can guard against false positive relationships</w:t>
      </w:r>
      <w:r w:rsidR="007C417A">
        <w:rPr>
          <w:rFonts w:ascii="Times New Roman" w:hAnsi="Times New Roman" w:cs="Times New Roman"/>
        </w:rPr>
        <w:t xml:space="preserve"> </w:t>
      </w:r>
      <w:r w:rsidR="00AC3739">
        <w:rPr>
          <w:rFonts w:ascii="Times New Roman" w:hAnsi="Times New Roman" w:cs="Times New Roman"/>
        </w:rPr>
        <w:t>that time ser</w:t>
      </w:r>
      <w:r w:rsidR="001F0FA8">
        <w:rPr>
          <w:rFonts w:ascii="Times New Roman" w:hAnsi="Times New Roman" w:cs="Times New Roman"/>
        </w:rPr>
        <w:t>ies data is highly susceptible to</w:t>
      </w:r>
      <w:r w:rsidR="0035464B">
        <w:rPr>
          <w:rFonts w:ascii="Times New Roman" w:hAnsi="Times New Roman" w:cs="Times New Roman"/>
        </w:rPr>
        <w: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4571D5A4" w14:textId="00C9D8F4" w:rsidR="00281167" w:rsidRPr="00281167" w:rsidRDefault="00281167" w:rsidP="005C6731">
      <w:pPr>
        <w:rPr>
          <w:rFonts w:ascii="Times New Roman" w:hAnsi="Times New Roman" w:cs="Times New Roman"/>
          <w:b/>
          <w:i/>
        </w:rPr>
      </w:pPr>
      <w:r w:rsidRPr="00281167">
        <w:rPr>
          <w:rFonts w:ascii="Times New Roman" w:hAnsi="Times New Roman" w:cs="Times New Roman"/>
          <w:b/>
          <w:i/>
        </w:rPr>
        <w:t>Hypotheses of Brain Evolution</w:t>
      </w:r>
    </w:p>
    <w:p w14:paraId="3B1DC98C" w14:textId="77777777" w:rsidR="00281167" w:rsidRDefault="00281167" w:rsidP="005C6731">
      <w:pPr>
        <w:rPr>
          <w:rFonts w:ascii="Times New Roman" w:hAnsi="Times New Roman" w:cs="Times New Roman"/>
          <w:b/>
        </w:rPr>
      </w:pPr>
    </w:p>
    <w:p w14:paraId="09E3C0B3" w14:textId="3A8A3837" w:rsidR="0002233C" w:rsidRDefault="004437A6" w:rsidP="0002233C">
      <w:pPr>
        <w:rPr>
          <w:rFonts w:ascii="Times New Roman" w:hAnsi="Times New Roman" w:cs="Times New Roman"/>
        </w:rPr>
      </w:pPr>
      <w:r>
        <w:rPr>
          <w:rFonts w:ascii="Times New Roman" w:hAnsi="Times New Roman" w:cs="Times New Roman"/>
        </w:rPr>
        <w:t xml:space="preserve">Since the divergence of </w:t>
      </w:r>
      <w:r w:rsidR="00A41265">
        <w:rPr>
          <w:rFonts w:ascii="Times New Roman" w:hAnsi="Times New Roman" w:cs="Times New Roman"/>
        </w:rPr>
        <w:t>Hominin</w:t>
      </w:r>
      <w:r>
        <w:rPr>
          <w:rFonts w:ascii="Times New Roman" w:hAnsi="Times New Roman" w:cs="Times New Roman"/>
        </w:rPr>
        <w:t>s from other great apes</w:t>
      </w:r>
      <w:r w:rsidR="006C1A8C">
        <w:rPr>
          <w:rFonts w:ascii="Times New Roman" w:hAnsi="Times New Roman" w:cs="Times New Roman"/>
        </w:rPr>
        <w:t xml:space="preserve"> </w:t>
      </w:r>
      <w:r w:rsidR="00EB60F4">
        <w:rPr>
          <w:rFonts w:ascii="Times New Roman" w:hAnsi="Times New Roman" w:cs="Times New Roman"/>
        </w:rPr>
        <w:t>~</w:t>
      </w:r>
      <w:r w:rsidR="006C1A8C">
        <w:rPr>
          <w:rFonts w:ascii="Times New Roman" w:hAnsi="Times New Roman" w:cs="Times New Roman"/>
        </w:rPr>
        <w:t>5</w:t>
      </w:r>
      <w:r w:rsidR="00973554">
        <w:rPr>
          <w:rFonts w:ascii="Times New Roman" w:hAnsi="Times New Roman" w:cs="Times New Roman"/>
        </w:rPr>
        <w:t xml:space="preserve">-7 </w:t>
      </w:r>
      <w:r w:rsidR="00D07500">
        <w:rPr>
          <w:rFonts w:ascii="Times New Roman" w:hAnsi="Times New Roman" w:cs="Times New Roman"/>
        </w:rPr>
        <w:t>Ma</w:t>
      </w:r>
      <w:r>
        <w:rPr>
          <w:rFonts w:ascii="Times New Roman" w:hAnsi="Times New Roman" w:cs="Times New Roman"/>
        </w:rPr>
        <w:t>, our lineage has undergone a massive expansion in brain size, such that humans have brains that are over three times</w:t>
      </w:r>
      <w:r w:rsidR="00CE1B6A">
        <w:rPr>
          <w:rFonts w:ascii="Times New Roman" w:hAnsi="Times New Roman" w:cs="Times New Roman"/>
        </w:rPr>
        <w:t xml:space="preserve"> larger than </w:t>
      </w:r>
      <w:r>
        <w:rPr>
          <w:rFonts w:ascii="Times New Roman" w:hAnsi="Times New Roman" w:cs="Times New Roman"/>
        </w:rPr>
        <w:t xml:space="preserve">those of </w:t>
      </w:r>
      <w:r w:rsidR="00BC37DF">
        <w:rPr>
          <w:rFonts w:ascii="Times New Roman" w:hAnsi="Times New Roman" w:cs="Times New Roman"/>
        </w:rPr>
        <w:t xml:space="preserve">our closest extant relatives, non-human </w:t>
      </w:r>
      <w:r w:rsidR="00736C12">
        <w:rPr>
          <w:rFonts w:ascii="Times New Roman" w:hAnsi="Times New Roman" w:cs="Times New Roman"/>
        </w:rPr>
        <w:t xml:space="preserve">great </w:t>
      </w:r>
      <w:r w:rsidR="00BC37DF">
        <w:rPr>
          <w:rFonts w:ascii="Times New Roman" w:hAnsi="Times New Roman" w:cs="Times New Roman"/>
        </w:rPr>
        <w:t>apes</w:t>
      </w:r>
      <w:r w:rsidR="00BC37DF" w:rsidRPr="00862889">
        <w:rPr>
          <w:rFonts w:ascii="Times New Roman" w:hAnsi="Times New Roman" w:cs="Times New Roman"/>
          <w:i/>
        </w:rPr>
        <w:t xml:space="preserve"> </w:t>
      </w:r>
      <w:r w:rsidR="009D6D1A">
        <w:rPr>
          <w:rFonts w:ascii="Times New Roman" w:hAnsi="Times New Roman" w:cs="Times New Roman"/>
          <w:i/>
        </w:rPr>
        <w:fldChar w:fldCharType="begin"/>
      </w:r>
      <w:r w:rsidR="0013115C">
        <w:rPr>
          <w:rFonts w:ascii="Times New Roman" w:hAnsi="Times New Roman" w:cs="Times New Roman"/>
          <w:i/>
        </w:rPr>
        <w:instrText xml:space="preserve"> ADDIN PAPERS2_CITATIONS &lt;citation&gt;&lt;uuid&gt;0F9B476E-8879-41B5-A17F-AE34C0240650&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D45F4E">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B23F0E">
        <w:rPr>
          <w:rFonts w:ascii="Times New Roman" w:hAnsi="Times New Roman" w:cs="Times New Roman"/>
        </w:rPr>
        <w:t>non-</w:t>
      </w:r>
      <w:r w:rsidR="00A41265">
        <w:rPr>
          <w:rFonts w:ascii="Times New Roman" w:hAnsi="Times New Roman" w:cs="Times New Roman"/>
        </w:rPr>
        <w:t>Hominin</w:t>
      </w:r>
      <w:r w:rsidR="00AE11FB">
        <w:rPr>
          <w:rFonts w:ascii="Times New Roman" w:hAnsi="Times New Roman" w:cs="Times New Roman"/>
        </w:rPr>
        <w:t xml:space="preserve"> P</w:t>
      </w:r>
      <w:r w:rsidR="00B23F0E">
        <w:rPr>
          <w:rFonts w:ascii="Times New Roman" w:hAnsi="Times New Roman" w:cs="Times New Roman"/>
        </w:rPr>
        <w:t xml:space="preserve">rimates, </w:t>
      </w:r>
      <w:r w:rsidR="00AE11FB">
        <w:rPr>
          <w:rFonts w:ascii="Times New Roman" w:hAnsi="Times New Roman" w:cs="Times New Roman"/>
        </w:rPr>
        <w:t>Carnivora</w:t>
      </w:r>
      <w:r w:rsidR="00CB5525">
        <w:rPr>
          <w:rFonts w:ascii="Times New Roman" w:hAnsi="Times New Roman" w:cs="Times New Roman"/>
        </w:rPr>
        <w:t xml:space="preserve">, </w:t>
      </w:r>
      <w:r w:rsidR="00AE11FB">
        <w:rPr>
          <w:rFonts w:ascii="Times New Roman" w:hAnsi="Times New Roman" w:cs="Times New Roman"/>
        </w:rPr>
        <w:t>A</w:t>
      </w:r>
      <w:r w:rsidR="00CB5525">
        <w:rPr>
          <w:rFonts w:ascii="Times New Roman" w:hAnsi="Times New Roman" w:cs="Times New Roman"/>
        </w:rPr>
        <w:t>rtiodactyl</w:t>
      </w:r>
      <w:r w:rsidR="00AE11FB">
        <w:rPr>
          <w:rFonts w:ascii="Times New Roman" w:hAnsi="Times New Roman" w:cs="Times New Roman"/>
        </w:rPr>
        <w:t>a</w:t>
      </w:r>
      <w:r w:rsidR="00A7063B">
        <w:rPr>
          <w:rFonts w:ascii="Times New Roman" w:hAnsi="Times New Roman" w:cs="Times New Roman"/>
        </w:rPr>
        <w:t xml:space="preserve">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32048806-825B-4931-BD9D-84244166FADA&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66BBB">
        <w:rPr>
          <w:rFonts w:ascii="Times New Roman" w:hAnsi="Times New Roman" w:cs="Times New Roman"/>
        </w:rPr>
        <w:t>(Lefebvre et al., 2004; Shultz and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22DEBF78" w14:textId="3F58AFF4" w:rsidR="00582C3B" w:rsidRDefault="00A7063B" w:rsidP="009C1A90">
      <w:pPr>
        <w:ind w:firstLine="720"/>
        <w:rPr>
          <w:rFonts w:ascii="Times New Roman" w:hAnsi="Times New Roman" w:cs="Times New Roman"/>
        </w:rPr>
      </w:pPr>
      <w:r>
        <w:rPr>
          <w:rFonts w:ascii="Times New Roman" w:hAnsi="Times New Roman" w:cs="Times New Roman"/>
        </w:rPr>
        <w:t>While the precise reasons for evolving larger brain</w:t>
      </w:r>
      <w:r w:rsidR="00697889">
        <w:rPr>
          <w:rFonts w:ascii="Times New Roman" w:hAnsi="Times New Roman" w:cs="Times New Roman"/>
        </w:rPr>
        <w:t>s remain unclear, many hypothese</w:t>
      </w:r>
      <w:r>
        <w:rPr>
          <w:rFonts w:ascii="Times New Roman" w:hAnsi="Times New Roman" w:cs="Times New Roman"/>
        </w:rPr>
        <w:t xml:space="preserve">s revolve around </w:t>
      </w:r>
      <w:r w:rsidR="000E69C4">
        <w:rPr>
          <w:rFonts w:ascii="Times New Roman" w:hAnsi="Times New Roman" w:cs="Times New Roman"/>
        </w:rPr>
        <w:t>enhanced neural</w:t>
      </w:r>
      <w:r w:rsidR="00B6694B">
        <w:rPr>
          <w:rFonts w:ascii="Times New Roman" w:hAnsi="Times New Roman" w:cs="Times New Roman"/>
        </w:rPr>
        <w:t xml:space="preserve"> and </w:t>
      </w:r>
      <w:r w:rsidR="000E69C4">
        <w:rPr>
          <w:rFonts w:ascii="Times New Roman" w:hAnsi="Times New Roman" w:cs="Times New Roman"/>
        </w:rPr>
        <w:t>thus cognitive</w:t>
      </w:r>
      <w:r w:rsidR="00B6694B">
        <w:rPr>
          <w:rFonts w:ascii="Times New Roman" w:hAnsi="Times New Roman" w:cs="Times New Roman"/>
        </w:rPr>
        <w:t xml:space="preserve"> plasticity </w:t>
      </w:r>
      <w:r w:rsidR="007F223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B1B5240-FDC4-4607-9CFA-B7666EE910FB&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r w:rsidR="00BC37DF">
        <w:rPr>
          <w:rFonts w:ascii="Times New Roman" w:hAnsi="Times New Roman" w:cs="Times New Roman"/>
        </w:rPr>
        <w:t>Organisms may evolve larger brain size as an</w:t>
      </w:r>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392C4EEF-1D48-4CED-8BED-DF3EAC340515&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02233C">
        <w:rPr>
          <w:rFonts w:ascii="Times New Roman" w:hAnsi="Times New Roman" w:cs="Times New Roman"/>
        </w:rPr>
        <w:t>maintenance</w:t>
      </w:r>
      <w:r w:rsidR="00B6694B">
        <w:rPr>
          <w:rFonts w:ascii="Times New Roman" w:hAnsi="Times New Roman" w:cs="Times New Roman"/>
        </w:rPr>
        <w:t xml:space="preserve"> of a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BCC4752-7D4E-46B6-9ABF-2D18F7E1431B&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66BBB">
        <w:rPr>
          <w:rFonts w:ascii="Times New Roman" w:hAnsi="Times New Roman" w:cs="Times New Roman"/>
        </w:rPr>
        <w:t>(Dunbar, 1998; Shultz and Dunbar, 2007;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the </w:t>
      </w:r>
      <w:r w:rsidR="008F682D">
        <w:rPr>
          <w:rFonts w:ascii="Times New Roman" w:hAnsi="Times New Roman" w:cs="Times New Roman"/>
        </w:rPr>
        <w:t>underlying driving force behind brain evolution</w:t>
      </w:r>
      <w:r w:rsidR="00350F66">
        <w:rPr>
          <w:rFonts w:ascii="Times New Roman" w:hAnsi="Times New Roman" w:cs="Times New Roman"/>
        </w:rPr>
        <w:t>,</w:t>
      </w:r>
      <w:r w:rsidR="00F378B6">
        <w:rPr>
          <w:rFonts w:ascii="Times New Roman" w:hAnsi="Times New Roman" w:cs="Times New Roman"/>
        </w:rPr>
        <w:t xml:space="preserve"> by indirectly influencing</w:t>
      </w:r>
      <w:r w:rsidR="00350F66">
        <w:rPr>
          <w:rFonts w:ascii="Times New Roman" w:hAnsi="Times New Roman" w:cs="Times New Roman"/>
        </w:rPr>
        <w:t xml:space="preserve"> the evolution of organisms by altering the environment at the regional and local levels</w:t>
      </w:r>
      <w:r w:rsidR="008F682D">
        <w:rPr>
          <w:rFonts w:ascii="Times New Roman" w:hAnsi="Times New Roman" w:cs="Times New Roman"/>
        </w:rPr>
        <w:t>.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w:t>
      </w:r>
      <w:r w:rsidR="00B35F2B">
        <w:rPr>
          <w:rFonts w:ascii="Times New Roman" w:hAnsi="Times New Roman" w:cs="Times New Roman"/>
        </w:rPr>
        <w:t>, particularly in the field of human origins</w:t>
      </w:r>
      <w:r w:rsidR="00A114DF">
        <w:rPr>
          <w:rFonts w:ascii="Times New Roman" w:hAnsi="Times New Roman" w:cs="Times New Roman"/>
        </w:rPr>
        <w:t xml:space="preserve"> </w:t>
      </w:r>
      <w:r w:rsidR="00A114D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B29401C-3733-4AF3-8A3B-D4BD6DEE2B73&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volume&gt;311&lt;/volume&gt;&lt;publication_date&gt;99200601271200000000222000&lt;/publication_date&gt;&lt;number&gt;5760&lt;/number&gt;&lt;doi&gt;10.1126/science.1116051&lt;/doi&gt;&lt;startpage&gt;476&lt;/startpage&gt;&lt;title&gt;ATMOSPHERE: Climate Change and Human Evolution&lt;/title&gt;&lt;uuid&gt;5E08C497-B8D7-4833-BFDF-D2AEE1DF79C0&lt;/uuid&gt;&lt;subtype&gt;400&lt;/subtype&gt;&lt;endpage&gt;478&lt;/endpage&gt;&lt;type&gt;400&lt;/type&gt;&lt;url&gt;http://www.sciencemag.org/cgi/doi/10.1126/science.1116051&lt;/url&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Pr>
          <w:rFonts w:ascii="Times New Roman" w:hAnsi="Times New Roman" w:cs="Times New Roman"/>
        </w:rPr>
        <w:fldChar w:fldCharType="separate"/>
      </w:r>
      <w:r w:rsidR="00D45F4E">
        <w:rPr>
          <w:rFonts w:ascii="Times New Roman" w:hAnsi="Times New Roman" w:cs="Times New Roman"/>
        </w:rPr>
        <w:t>(Behrensmeyer, 2006; Potts, 2013)</w:t>
      </w:r>
      <w:r w:rsidR="00A114DF">
        <w:rPr>
          <w:rFonts w:ascii="Times New Roman" w:hAnsi="Times New Roman" w:cs="Times New Roman"/>
        </w:rPr>
        <w:fldChar w:fldCharType="end"/>
      </w:r>
      <w:r w:rsidR="00B35F2B">
        <w:rPr>
          <w:rFonts w:ascii="Times New Roman" w:hAnsi="Times New Roman" w:cs="Times New Roman"/>
        </w:rPr>
        <w:t>. Trend-based hypothese</w:t>
      </w:r>
      <w:r w:rsidR="00582C3B">
        <w:rPr>
          <w:rFonts w:ascii="Times New Roman" w:hAnsi="Times New Roman" w:cs="Times New Roman"/>
        </w:rPr>
        <w:t xml:space="preserve">s </w:t>
      </w:r>
      <w:r w:rsidR="00E929C2">
        <w:rPr>
          <w:rFonts w:ascii="Times New Roman" w:hAnsi="Times New Roman" w:cs="Times New Roman"/>
        </w:rPr>
        <w:t>implicate</w:t>
      </w:r>
      <w:r w:rsidR="00582C3B">
        <w:rPr>
          <w:rFonts w:ascii="Times New Roman" w:hAnsi="Times New Roman" w:cs="Times New Roman"/>
        </w:rPr>
        <w:t xml:space="preserve"> long-term directional changes in aspects of the climate, </w:t>
      </w:r>
      <w:r w:rsidR="00D9222F">
        <w:rPr>
          <w:rFonts w:ascii="Times New Roman" w:hAnsi="Times New Roman" w:cs="Times New Roman"/>
        </w:rPr>
        <w:t xml:space="preserve">such as temperature </w:t>
      </w:r>
      <w:r w:rsidR="0022746F">
        <w:rPr>
          <w:rFonts w:ascii="Times New Roman" w:hAnsi="Times New Roman" w:cs="Times New Roman"/>
        </w:rPr>
        <w:t>and/</w:t>
      </w:r>
      <w:r w:rsidR="00D9222F">
        <w:rPr>
          <w:rFonts w:ascii="Times New Roman" w:hAnsi="Times New Roman" w:cs="Times New Roman"/>
        </w:rPr>
        <w:t>or</w:t>
      </w:r>
      <w:r w:rsidR="00582C3B">
        <w:rPr>
          <w:rFonts w:ascii="Times New Roman" w:hAnsi="Times New Roman" w:cs="Times New Roman"/>
        </w:rPr>
        <w:t xml:space="preserve"> aridity</w:t>
      </w:r>
      <w:r w:rsidR="00AF6DF3">
        <w:rPr>
          <w:rFonts w:ascii="Times New Roman" w:hAnsi="Times New Roman" w:cs="Times New Roman"/>
        </w:rPr>
        <w:t xml:space="preserve"> </w:t>
      </w:r>
      <w:r w:rsidR="00E929C2">
        <w:rPr>
          <w:rFonts w:ascii="Times New Roman" w:hAnsi="Times New Roman" w:cs="Times New Roman"/>
        </w:rPr>
        <w:t>as the primary drivers of evolution</w:t>
      </w:r>
      <w:r w:rsidR="00C52C28">
        <w:rPr>
          <w:rFonts w:ascii="Times New Roman" w:hAnsi="Times New Roman" w:cs="Times New Roman"/>
        </w:rPr>
        <w:t xml:space="preserve"> (e.g. savannah hypothesis, aridity hypothesis</w:t>
      </w:r>
      <w:r w:rsidR="008A7385">
        <w:rPr>
          <w:rFonts w:ascii="Times New Roman" w:hAnsi="Times New Roman" w:cs="Times New Roman"/>
        </w:rPr>
        <w:t>, and aspects of turnover pulse hypothesis</w:t>
      </w:r>
      <w:r w:rsidR="00C52C28">
        <w:rPr>
          <w:rFonts w:ascii="Times New Roman" w:hAnsi="Times New Roman" w:cs="Times New Roman"/>
        </w:rPr>
        <w:t xml:space="preserve">) </w:t>
      </w:r>
      <w:r w:rsidR="001C7761">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897BB72-1FFD-4EAB-8C0A-CD81340F39F3&lt;/uuid&gt;&lt;priority&gt;6&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volume&gt;55&lt;/volume&gt;&lt;publication_date&gt;99201402001200000000220000&lt;/publication_date&gt;&lt;number&gt;1&lt;/number&gt;&lt;doi&gt;10.1086/674530&lt;/doi&gt;&lt;startpage&gt;59&lt;/startpage&gt;&lt;title&gt;Is the “Savanna Hypothesis” a Dead Concept for Explaining the Emergence of the Earliest Hominins?&lt;/title&gt;&lt;uuid&gt;1C6EAD10-9621-4018-8F23-436FAF88B940&lt;/uuid&gt;&lt;subtype&gt;400&lt;/subtype&gt;&lt;endpage&gt;81&lt;/endpage&gt;&lt;type&gt;400&lt;/type&gt;&lt;url&gt;http://www.jstor.org/stable/info/10.1086/674530&lt;/url&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Pr>
          <w:rFonts w:ascii="Times New Roman" w:hAnsi="Times New Roman" w:cs="Times New Roman"/>
        </w:rPr>
        <w:fldChar w:fldCharType="separate"/>
      </w:r>
      <w:r w:rsidR="001C7761">
        <w:rPr>
          <w:rFonts w:ascii="Times New Roman" w:hAnsi="Times New Roman" w:cs="Times New Roman"/>
        </w:rPr>
        <w:t>(Vrba et al., 1994; deMenocal, 2004; Domínguez-Rodrigo, 2014)</w:t>
      </w:r>
      <w:r w:rsidR="001C7761">
        <w:rPr>
          <w:rFonts w:ascii="Times New Roman" w:hAnsi="Times New Roman" w:cs="Times New Roman"/>
        </w:rPr>
        <w:fldChar w:fldCharType="end"/>
      </w:r>
      <w:r w:rsidR="00582C3B">
        <w:rPr>
          <w:rFonts w:ascii="Times New Roman" w:hAnsi="Times New Roman" w:cs="Times New Roman"/>
        </w:rPr>
        <w:t>.</w:t>
      </w:r>
      <w:r w:rsidR="00E929C2">
        <w:rPr>
          <w:rFonts w:ascii="Times New Roman" w:hAnsi="Times New Roman" w:cs="Times New Roman"/>
        </w:rPr>
        <w:t xml:space="preserve"> Alternatively, variability-based hypothes</w:t>
      </w:r>
      <w:r w:rsidR="008A7385">
        <w:rPr>
          <w:rFonts w:ascii="Times New Roman" w:hAnsi="Times New Roman" w:cs="Times New Roman"/>
        </w:rPr>
        <w:t>e</w:t>
      </w:r>
      <w:r w:rsidR="00E929C2">
        <w:rPr>
          <w:rFonts w:ascii="Times New Roman" w:hAnsi="Times New Roman" w:cs="Times New Roman"/>
        </w:rPr>
        <w:t xml:space="preserve">s implicate increasingly severe </w:t>
      </w:r>
      <w:r w:rsidR="00A614A6">
        <w:rPr>
          <w:rFonts w:ascii="Times New Roman" w:hAnsi="Times New Roman" w:cs="Times New Roman"/>
        </w:rPr>
        <w:t xml:space="preserve">climatic </w:t>
      </w:r>
      <w:r w:rsidR="00E929C2">
        <w:rPr>
          <w:rFonts w:ascii="Times New Roman" w:hAnsi="Times New Roman" w:cs="Times New Roman"/>
        </w:rPr>
        <w:t xml:space="preserve">fluctuations </w:t>
      </w:r>
      <w:r w:rsidR="00C52C28">
        <w:rPr>
          <w:rFonts w:ascii="Times New Roman" w:hAnsi="Times New Roman" w:cs="Times New Roman"/>
        </w:rPr>
        <w:t>(e.g. variability selection hypothesis, variability pulse hypothesis)</w:t>
      </w:r>
      <w:r w:rsidR="00E929C2">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7892191B-9FAC-4B2E-BE1E-AF56D9F0944D&lt;/uuid&gt;&lt;priority&gt;7&lt;/priority&gt;&lt;publications&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53&lt;/volume&gt;&lt;publication_date&gt;99200711001200000000220000&lt;/publication_date&gt;&lt;number&gt;5&lt;/number&gt;&lt;doi&gt;10.1016/j.jhevol.2006.12.009&lt;/doi&gt;&lt;startpage&gt;475&lt;/startpage&gt;&lt;title&gt;High- and low-latitude forcing of Plio-Pleistocene East African climate and human evolution&lt;/title&gt;&lt;uuid&gt;C0B9B962-1DAD-4B71-BAD4-FA6FC7572566&lt;/uuid&gt;&lt;subtype&gt;400&lt;/subtype&gt;&lt;endpage&gt;486&lt;/endpage&gt;&lt;type&gt;400&lt;/type&gt;&lt;url&gt;http://linkinghub.elsevier.com/retrieve/pii/S0047248407001522&lt;/url&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volume&gt;29&lt;/volume&gt;&lt;publication_date&gt;99201011001200000000220000&lt;/publication_date&gt;&lt;number&gt;23-24&lt;/number&gt;&lt;doi&gt;10.1016/j.quascirev.2010.07.007&lt;/doi&gt;&lt;startpage&gt;2981&lt;/startpage&gt;&lt;title&gt;Human evolution in a variable environment: the amplifier lakes of Eastern Africa&lt;/title&gt;&lt;uuid&gt;2115FA80-6378-418F-B46C-0024F1DECC31&lt;/uuid&gt;&lt;subtype&gt;400&lt;/subtype&gt;&lt;endpage&gt;2988&lt;/endpage&gt;&lt;type&gt;400&lt;/type&gt;&lt;url&gt;http://linkinghub.elsevier.com/retrieve/pii/S0277379110002581&lt;/url&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42&lt;/volume&gt;&lt;publication_date&gt;99200204001200000000220000&lt;/publication_date&gt;&lt;number&gt;4&lt;/number&gt;&lt;doi&gt;10.1006/jhev.2001.0535&lt;/doi&gt;&lt;startpage&gt;475&lt;/startpage&gt;&lt;title&gt;Faunal change, environmental variability and late Pliocene hominin evolution&lt;/title&gt;&lt;uuid&gt;20B5E03F-8777-47C4-965C-7E66584B8F30&lt;/uuid&gt;&lt;subtype&gt;400&lt;/subtype&gt;&lt;endpage&gt;497&lt;/endpage&gt;&lt;type&gt;400&lt;/type&gt;&lt;url&gt;http://linkinghub.elsevier.com/retrieve/pii/S0047248401905354&lt;/url&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(Potts, 1996; 1998a; Bobe et al., 2002; Trauth et al., 2007; 2010; Maslin et al., 2014; 2015)</w:t>
      </w:r>
      <w:r w:rsidR="00093736">
        <w:rPr>
          <w:rFonts w:ascii="Times New Roman" w:hAnsi="Times New Roman" w:cs="Times New Roman"/>
        </w:rPr>
        <w:fldChar w:fldCharType="end"/>
      </w:r>
      <w:r w:rsidR="00DD1435">
        <w:rPr>
          <w:rFonts w:ascii="Times New Roman" w:hAnsi="Times New Roman" w:cs="Times New Roman"/>
        </w:rPr>
        <w:t xml:space="preserve">. </w:t>
      </w:r>
      <w:r w:rsidR="00A614A6">
        <w:rPr>
          <w:rFonts w:ascii="Times New Roman" w:hAnsi="Times New Roman" w:cs="Times New Roman"/>
        </w:rPr>
        <w:t xml:space="preserve">More specifically, </w:t>
      </w:r>
      <w:r w:rsidR="00766BBB">
        <w:rPr>
          <w:rFonts w:ascii="Times New Roman" w:hAnsi="Times New Roman" w:cs="Times New Roman"/>
        </w:rPr>
        <w:t>variability-based hypotheses</w:t>
      </w:r>
      <w:r w:rsidR="00A614A6">
        <w:rPr>
          <w:rFonts w:ascii="Times New Roman" w:hAnsi="Times New Roman" w:cs="Times New Roman"/>
        </w:rPr>
        <w:t xml:space="preserve"> posit that increases in the amplitude and periodicity of global environmental fluctuations can drive some species to become more versatile and thus more effectively adapt to rapidly changing environments</w:t>
      </w:r>
      <w:r w:rsidR="00A32B89">
        <w:rPr>
          <w:rFonts w:ascii="Times New Roman" w:hAnsi="Times New Roman" w:cs="Times New Roman"/>
        </w:rPr>
        <w:t xml:space="preserve">. </w:t>
      </w:r>
      <w:r w:rsidR="00B670F9">
        <w:rPr>
          <w:rFonts w:ascii="Times New Roman" w:hAnsi="Times New Roman" w:cs="Times New Roman"/>
        </w:rPr>
        <w:t xml:space="preserve">In this scenario, </w:t>
      </w:r>
      <w:r w:rsidR="00A41265">
        <w:rPr>
          <w:rFonts w:ascii="Times New Roman" w:hAnsi="Times New Roman" w:cs="Times New Roman"/>
        </w:rPr>
        <w:t>Hominin</w:t>
      </w:r>
      <w:r w:rsidR="001A2F71">
        <w:rPr>
          <w:rFonts w:ascii="Times New Roman" w:hAnsi="Times New Roman" w:cs="Times New Roman"/>
        </w:rPr>
        <w:t xml:space="preserve">s responded to this increased </w:t>
      </w:r>
      <w:r w:rsidR="00B670F9">
        <w:rPr>
          <w:rFonts w:ascii="Times New Roman" w:hAnsi="Times New Roman" w:cs="Times New Roman"/>
        </w:rPr>
        <w:t>demand</w:t>
      </w:r>
      <w:r w:rsidR="001A2F71">
        <w:rPr>
          <w:rFonts w:ascii="Times New Roman" w:hAnsi="Times New Roman" w:cs="Times New Roman"/>
        </w:rPr>
        <w:t xml:space="preserve"> for versatility by evolving larger and more complex brains capable of enhanced behavioral plasticity </w:t>
      </w:r>
      <w:r w:rsidR="00A614A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39A8928-5B2A-447B-8CFC-9D9965FD326F&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Pr>
          <w:rFonts w:ascii="Times New Roman" w:hAnsi="Times New Roman" w:cs="Times New Roman"/>
        </w:rPr>
        <w:fldChar w:fldCharType="separate"/>
      </w:r>
      <w:r w:rsidR="00D45F4E">
        <w:rPr>
          <w:rFonts w:ascii="Times New Roman" w:hAnsi="Times New Roman" w:cs="Times New Roman"/>
        </w:rPr>
        <w:t>(Potts, 2012)</w:t>
      </w:r>
      <w:r w:rsidR="00A614A6">
        <w:rPr>
          <w:rFonts w:ascii="Times New Roman" w:hAnsi="Times New Roman" w:cs="Times New Roman"/>
        </w:rPr>
        <w:fldChar w:fldCharType="end"/>
      </w:r>
      <w:r w:rsidR="00A614A6">
        <w:rPr>
          <w:rFonts w:ascii="Times New Roman" w:hAnsi="Times New Roman" w:cs="Times New Roman"/>
        </w:rPr>
        <w:t xml:space="preserve">. </w:t>
      </w:r>
      <w:r w:rsidR="00DD1435">
        <w:rPr>
          <w:rFonts w:ascii="Times New Roman" w:hAnsi="Times New Roman" w:cs="Times New Roman"/>
        </w:rPr>
        <w:t xml:space="preserve">Lastly, some </w:t>
      </w:r>
      <w:r w:rsidR="00E929C2">
        <w:rPr>
          <w:rFonts w:ascii="Times New Roman" w:hAnsi="Times New Roman" w:cs="Times New Roman"/>
        </w:rPr>
        <w:t>have implicated the</w:t>
      </w:r>
      <w:r w:rsidR="00DD1435">
        <w:rPr>
          <w:rFonts w:ascii="Times New Roman" w:hAnsi="Times New Roman" w:cs="Times New Roman"/>
        </w:rPr>
        <w:t xml:space="preserve"> rapidity at which climate change occurs as a driver of evolution, here referred to as rate-based hypotheses</w:t>
      </w:r>
      <w:r w:rsidR="00C52C28">
        <w:rPr>
          <w:rFonts w:ascii="Times New Roman" w:hAnsi="Times New Roman" w:cs="Times New Roman"/>
        </w:rPr>
        <w:t xml:space="preserve"> (e.g. turnover pulse hypothesis)</w:t>
      </w:r>
      <w:r w:rsidR="00DD1435">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&lt;citation&gt;&lt;uuid&gt;0140C813-AC8D-4503-AEDD-2760D78856C2&lt;/uuid&gt;&lt;priority&gt;9&lt;/priority&gt;&lt;publications&gt;&lt;publication&gt;&lt;publication_date&gt;99199500001200000000200000&lt;/publication_date&gt;&lt;title&gt;The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(Vrba, 1993; 1995; 1996)</w:t>
      </w:r>
      <w:r w:rsidR="00093736">
        <w:rPr>
          <w:rFonts w:ascii="Times New Roman" w:hAnsi="Times New Roman" w:cs="Times New Roman"/>
        </w:rPr>
        <w:fldChar w:fldCharType="end"/>
      </w:r>
      <w:r w:rsidR="00DD1435">
        <w:rPr>
          <w:rFonts w:ascii="Times New Roman" w:hAnsi="Times New Roman" w:cs="Times New Roman"/>
        </w:rPr>
        <w:t>.</w:t>
      </w:r>
    </w:p>
    <w:p w14:paraId="320468D2" w14:textId="39BF0BE0" w:rsidR="00894FE1" w:rsidRDefault="00D617C2" w:rsidP="001A2F71">
      <w:pPr>
        <w:ind w:firstLine="720"/>
        <w:rPr>
          <w:rFonts w:ascii="Times New Roman" w:hAnsi="Times New Roman" w:cs="Times New Roman"/>
        </w:rPr>
      </w:pPr>
      <w:r w:rsidRPr="006F202A">
        <w:rPr>
          <w:rFonts w:ascii="Times New Roman" w:hAnsi="Times New Roman" w:cs="Times New Roman"/>
        </w:rPr>
        <w:t xml:space="preserve">While often </w:t>
      </w:r>
      <w:r w:rsidR="00A355CF">
        <w:rPr>
          <w:rFonts w:ascii="Times New Roman" w:hAnsi="Times New Roman" w:cs="Times New Roman"/>
        </w:rPr>
        <w:t>conceptualized</w:t>
      </w:r>
      <w:r w:rsidRPr="006F202A">
        <w:rPr>
          <w:rFonts w:ascii="Times New Roman" w:hAnsi="Times New Roman" w:cs="Times New Roman"/>
        </w:rPr>
        <w:t xml:space="preserve"> as </w:t>
      </w:r>
      <w:r w:rsidR="00F77786" w:rsidRPr="006F202A">
        <w:rPr>
          <w:rFonts w:ascii="Times New Roman" w:hAnsi="Times New Roman" w:cs="Times New Roman"/>
        </w:rPr>
        <w:t>mutually exclusive</w:t>
      </w:r>
      <w:r w:rsidR="004834C3">
        <w:rPr>
          <w:rFonts w:ascii="Times New Roman" w:hAnsi="Times New Roman" w:cs="Times New Roman"/>
        </w:rPr>
        <w:t xml:space="preserve"> drivers of evolution</w:t>
      </w:r>
      <w:r w:rsidRPr="006F202A">
        <w:rPr>
          <w:rFonts w:ascii="Times New Roman" w:hAnsi="Times New Roman" w:cs="Times New Roman"/>
        </w:rPr>
        <w:t xml:space="preserve">, </w:t>
      </w:r>
      <w:r w:rsidR="00E87778">
        <w:rPr>
          <w:rFonts w:ascii="Times New Roman" w:hAnsi="Times New Roman" w:cs="Times New Roman"/>
        </w:rPr>
        <w:t xml:space="preserve">there is </w:t>
      </w:r>
      <w:r w:rsidR="00B670F9">
        <w:rPr>
          <w:rFonts w:ascii="Times New Roman" w:hAnsi="Times New Roman" w:cs="Times New Roman"/>
        </w:rPr>
        <w:t xml:space="preserve">in fact </w:t>
      </w:r>
      <w:r w:rsidR="00E87778">
        <w:rPr>
          <w:rFonts w:ascii="Times New Roman" w:hAnsi="Times New Roman" w:cs="Times New Roman"/>
        </w:rPr>
        <w:t>considerable</w:t>
      </w:r>
      <w:r w:rsidR="00A355CF">
        <w:rPr>
          <w:rFonts w:ascii="Times New Roman" w:hAnsi="Times New Roman" w:cs="Times New Roman"/>
        </w:rPr>
        <w:t xml:space="preserve"> overlap between these hypotheses. Changes in trend, variability, and rate are highly interactive aspects of the global climate</w:t>
      </w:r>
      <w:r w:rsidR="004E2C0E">
        <w:rPr>
          <w:rFonts w:ascii="Times New Roman" w:hAnsi="Times New Roman" w:cs="Times New Roman"/>
        </w:rPr>
        <w:t xml:space="preserve"> that can </w:t>
      </w:r>
      <w:r w:rsidR="00E87778">
        <w:rPr>
          <w:rFonts w:ascii="Times New Roman" w:hAnsi="Times New Roman" w:cs="Times New Roman"/>
        </w:rPr>
        <w:t xml:space="preserve">in turn </w:t>
      </w:r>
      <w:r w:rsidR="004E2C0E">
        <w:rPr>
          <w:rFonts w:ascii="Times New Roman" w:hAnsi="Times New Roman" w:cs="Times New Roman"/>
        </w:rPr>
        <w:t>have complex downstream effects on the environments at the levels of continents, regions, local habitats</w:t>
      </w:r>
      <w:r w:rsidR="00E87778">
        <w:rPr>
          <w:rFonts w:ascii="Times New Roman" w:hAnsi="Times New Roman" w:cs="Times New Roman"/>
        </w:rPr>
        <w:t>, a</w:t>
      </w:r>
      <w:r w:rsidR="0082002D">
        <w:rPr>
          <w:rFonts w:ascii="Times New Roman" w:hAnsi="Times New Roman" w:cs="Times New Roman"/>
        </w:rPr>
        <w:t>nd</w:t>
      </w:r>
      <w:r w:rsidR="00E87778">
        <w:rPr>
          <w:rFonts w:ascii="Times New Roman" w:hAnsi="Times New Roman" w:cs="Times New Roman"/>
        </w:rPr>
        <w:t xml:space="preserve"> communities of organisms</w:t>
      </w:r>
      <w:r w:rsidR="00A355CF">
        <w:rPr>
          <w:rFonts w:ascii="Times New Roman" w:hAnsi="Times New Roman" w:cs="Times New Roman"/>
        </w:rPr>
        <w:t xml:space="preserve"> </w:t>
      </w:r>
      <w:r w:rsidR="000937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773AF599-929E-4E43-BFFB-79D3A855C392&lt;/uuid&gt;&lt;priority&gt;10&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(Zachos et al., 2001; Maslin and Christensen, 2007)</w:t>
      </w:r>
      <w:r w:rsidR="00093736">
        <w:rPr>
          <w:rFonts w:ascii="Times New Roman" w:hAnsi="Times New Roman" w:cs="Times New Roman"/>
        </w:rPr>
        <w:fldChar w:fldCharType="end"/>
      </w:r>
      <w:r w:rsidR="004E2C0E">
        <w:rPr>
          <w:rFonts w:ascii="Times New Roman" w:hAnsi="Times New Roman" w:cs="Times New Roman"/>
        </w:rPr>
        <w:t>.</w:t>
      </w:r>
      <w:r w:rsidR="0030589D">
        <w:rPr>
          <w:rFonts w:ascii="Times New Roman" w:hAnsi="Times New Roman" w:cs="Times New Roman"/>
        </w:rPr>
        <w:t xml:space="preserve"> Therefore it seems more appropriate to </w:t>
      </w:r>
      <w:r w:rsidR="0089382F">
        <w:rPr>
          <w:rFonts w:ascii="Times New Roman" w:hAnsi="Times New Roman" w:cs="Times New Roman"/>
        </w:rPr>
        <w:t>test</w:t>
      </w:r>
      <w:r w:rsidR="0030589D">
        <w:rPr>
          <w:rFonts w:ascii="Times New Roman" w:hAnsi="Times New Roman" w:cs="Times New Roman"/>
        </w:rPr>
        <w:t xml:space="preserve"> these hypotheses within a single </w:t>
      </w:r>
      <w:r w:rsidR="000500BD">
        <w:rPr>
          <w:rFonts w:ascii="Times New Roman" w:hAnsi="Times New Roman" w:cs="Times New Roman"/>
        </w:rPr>
        <w:t xml:space="preserve">comprehensive </w:t>
      </w:r>
      <w:r w:rsidR="0030589D">
        <w:rPr>
          <w:rFonts w:ascii="Times New Roman" w:hAnsi="Times New Roman" w:cs="Times New Roman"/>
        </w:rPr>
        <w:t>model</w:t>
      </w:r>
      <w:r w:rsidR="00065895">
        <w:rPr>
          <w:rFonts w:ascii="Times New Roman" w:hAnsi="Times New Roman" w:cs="Times New Roman"/>
        </w:rPr>
        <w:t>.</w:t>
      </w:r>
      <w:r w:rsidR="0030589D">
        <w:rPr>
          <w:rFonts w:ascii="Times New Roman" w:hAnsi="Times New Roman" w:cs="Times New Roman"/>
        </w:rPr>
        <w:t xml:space="preserve"> </w:t>
      </w:r>
    </w:p>
    <w:p w14:paraId="1305715C" w14:textId="77777777" w:rsidR="00281167" w:rsidRDefault="00281167" w:rsidP="009C1A90">
      <w:pPr>
        <w:ind w:firstLine="720"/>
        <w:rPr>
          <w:rFonts w:ascii="Times New Roman" w:hAnsi="Times New Roman" w:cs="Times New Roman"/>
        </w:rPr>
      </w:pPr>
    </w:p>
    <w:p w14:paraId="5A94BAFE" w14:textId="3DC03D88" w:rsidR="00281167" w:rsidRPr="00281167" w:rsidRDefault="00281167" w:rsidP="00281167">
      <w:pPr>
        <w:rPr>
          <w:rFonts w:ascii="Times New Roman" w:hAnsi="Times New Roman" w:cs="Times New Roman"/>
          <w:b/>
          <w:i/>
        </w:rPr>
      </w:pPr>
      <w:r w:rsidRPr="00281167">
        <w:rPr>
          <w:rFonts w:ascii="Times New Roman" w:hAnsi="Times New Roman" w:cs="Times New Roman"/>
          <w:b/>
          <w:i/>
        </w:rPr>
        <w:t>Previous Investigations</w:t>
      </w:r>
    </w:p>
    <w:p w14:paraId="16D67E84" w14:textId="77777777" w:rsidR="00281167" w:rsidRPr="00862889" w:rsidRDefault="00281167" w:rsidP="00281167">
      <w:pPr>
        <w:rPr>
          <w:rFonts w:ascii="Times New Roman" w:hAnsi="Times New Roman" w:cs="Times New Roman"/>
        </w:rPr>
      </w:pPr>
    </w:p>
    <w:p w14:paraId="0164D470" w14:textId="4D84AA74" w:rsidR="00B670F9" w:rsidRDefault="00093736" w:rsidP="00093736">
      <w:pPr>
        <w:rPr>
          <w:rFonts w:ascii="Times New Roman" w:hAnsi="Times New Roman"/>
        </w:rPr>
      </w:pPr>
      <w:r>
        <w:rPr>
          <w:rFonts w:ascii="Times New Roman" w:hAnsi="Times New Roman"/>
        </w:rPr>
        <w:t xml:space="preserve">While there have been numerous </w:t>
      </w:r>
      <w:r w:rsidR="002E7CA4">
        <w:rPr>
          <w:rFonts w:ascii="Times New Roman" w:hAnsi="Times New Roman"/>
        </w:rPr>
        <w:t>claims</w:t>
      </w:r>
      <w:r>
        <w:rPr>
          <w:rFonts w:ascii="Times New Roman" w:hAnsi="Times New Roman"/>
        </w:rPr>
        <w:t xml:space="preserve"> of a relationship between </w:t>
      </w:r>
      <w:r w:rsidR="00A41265">
        <w:rPr>
          <w:rFonts w:ascii="Times New Roman" w:hAnsi="Times New Roman"/>
        </w:rPr>
        <w:t>Hominin</w:t>
      </w:r>
      <w:r>
        <w:rPr>
          <w:rFonts w:ascii="Times New Roman" w:hAnsi="Times New Roman"/>
        </w:rPr>
        <w:t xml:space="preserve"> brain size and climate </w:t>
      </w:r>
      <w:r w:rsidR="006241DC">
        <w:rPr>
          <w:rFonts w:ascii="Times New Roman" w:hAnsi="Times New Roman"/>
        </w:rPr>
        <w:fldChar w:fldCharType="begin"/>
      </w:r>
      <w:r w:rsidR="0013115C">
        <w:rPr>
          <w:rFonts w:ascii="Times New Roman" w:hAnsi="Times New Roman"/>
        </w:rPr>
        <w:instrText xml:space="preserve"> ADDIN PAPERS2_CITATIONS &lt;citation&gt;&lt;uuid&gt;2FC72C24-3301-42F5-BD66-E4499A5582E9&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Pr>
          <w:rFonts w:ascii="Times New Roman" w:hAnsi="Times New Roman"/>
        </w:rPr>
        <w:fldChar w:fldCharType="separate"/>
      </w:r>
      <w:r w:rsidR="00D45F4E">
        <w:rPr>
          <w:rFonts w:ascii="Times New Roman" w:hAnsi="Times New Roman" w:cs="Times New Roman"/>
        </w:rPr>
        <w:t>(Vrba et al., 1994; Vrba, 1995; 1996; Potts, 1998b; 2012; Shultz and Maslin, 2013; Maslin et al., 2015)</w:t>
      </w:r>
      <w:r w:rsidR="006241DC">
        <w:rPr>
          <w:rFonts w:ascii="Times New Roman" w:hAnsi="Times New Roman"/>
        </w:rPr>
        <w:fldChar w:fldCharType="end"/>
      </w:r>
      <w:r w:rsidR="002E7CA4">
        <w:rPr>
          <w:rFonts w:ascii="Times New Roman" w:hAnsi="Times New Roman"/>
        </w:rPr>
        <w:t xml:space="preserve"> </w:t>
      </w:r>
      <w:r w:rsidR="006241DC">
        <w:rPr>
          <w:rFonts w:ascii="Times New Roman" w:hAnsi="Times New Roman"/>
        </w:rPr>
        <w:t xml:space="preserve">very </w:t>
      </w:r>
      <w:r w:rsidR="002E7CA4">
        <w:rPr>
          <w:rFonts w:ascii="Times New Roman" w:hAnsi="Times New Roman"/>
        </w:rPr>
        <w:t>few studies have attempted to statistically test this relationship.</w:t>
      </w:r>
      <w:r w:rsidR="00790871">
        <w:rPr>
          <w:rFonts w:ascii="Times New Roman" w:hAnsi="Times New Roman"/>
        </w:rPr>
        <w:t xml:space="preserve"> </w:t>
      </w:r>
      <w:r w:rsidR="00131A5C">
        <w:rPr>
          <w:rFonts w:ascii="Times New Roman" w:hAnsi="Times New Roman"/>
        </w:rPr>
        <w:t xml:space="preserve">This is a critical distinction as rigorous and appropriate statistical analysis can prevent </w:t>
      </w:r>
      <w:r w:rsidR="00041078">
        <w:rPr>
          <w:rFonts w:ascii="Times New Roman" w:hAnsi="Times New Roman"/>
        </w:rPr>
        <w:t>bias when selecting</w:t>
      </w:r>
      <w:r w:rsidR="00664943">
        <w:rPr>
          <w:rFonts w:ascii="Times New Roman" w:hAnsi="Times New Roman"/>
        </w:rPr>
        <w:t xml:space="preserve"> </w:t>
      </w:r>
      <w:r w:rsidR="00131A5C">
        <w:rPr>
          <w:rFonts w:ascii="Times New Roman" w:hAnsi="Times New Roman"/>
        </w:rPr>
        <w:t xml:space="preserve">specific climatic events </w:t>
      </w:r>
      <w:r w:rsidR="00664943">
        <w:rPr>
          <w:rFonts w:ascii="Times New Roman" w:hAnsi="Times New Roman"/>
        </w:rPr>
        <w:t>that coincide with brain size increases, while ignoring those that do not.</w:t>
      </w:r>
      <w:r w:rsidR="00131A5C">
        <w:rPr>
          <w:rFonts w:ascii="Times New Roman" w:hAnsi="Times New Roman"/>
        </w:rPr>
        <w:t xml:space="preserve"> </w:t>
      </w:r>
      <w:r w:rsidR="006241DC">
        <w:rPr>
          <w:rFonts w:ascii="Times New Roman" w:hAnsi="Times New Roman"/>
        </w:rPr>
        <w:t xml:space="preserve">Ash &amp; Gallup </w:t>
      </w:r>
      <w:r w:rsidR="006241DC">
        <w:rPr>
          <w:rFonts w:ascii="Times New Roman" w:hAnsi="Times New Roman"/>
        </w:rPr>
        <w:fldChar w:fldCharType="begin"/>
      </w:r>
      <w:r w:rsidR="0013115C">
        <w:rPr>
          <w:rFonts w:ascii="Times New Roman" w:hAnsi="Times New Roman"/>
        </w:rPr>
        <w:instrText xml:space="preserve"> ADDIN PAPERS2_CITATIONS &lt;citation&gt;&lt;uuid&gt;3C94DB52-9653-44AF-85F5-2D0F7977CD62&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Pr>
          <w:rFonts w:ascii="Times New Roman" w:hAnsi="Times New Roman"/>
        </w:rPr>
        <w:fldChar w:fldCharType="separate"/>
      </w:r>
      <w:r w:rsidR="00D45F4E">
        <w:rPr>
          <w:rFonts w:ascii="Times New Roman" w:hAnsi="Times New Roman" w:cs="Times New Roman"/>
        </w:rPr>
        <w:t>(2007)</w:t>
      </w:r>
      <w:r w:rsidR="006241DC">
        <w:rPr>
          <w:rFonts w:ascii="Times New Roman" w:hAnsi="Times New Roman"/>
        </w:rPr>
        <w:fldChar w:fldCharType="end"/>
      </w:r>
      <w:r w:rsidR="00664943">
        <w:rPr>
          <w:rFonts w:ascii="Times New Roman" w:hAnsi="Times New Roman"/>
        </w:rPr>
        <w:t xml:space="preserve"> made one such attempt to test the brain-climate relationship and </w:t>
      </w:r>
      <w:r w:rsidR="00895789">
        <w:rPr>
          <w:rFonts w:ascii="Times New Roman" w:hAnsi="Times New Roman"/>
        </w:rPr>
        <w:t xml:space="preserve">found that </w:t>
      </w:r>
      <w:r w:rsidR="008036FB">
        <w:rPr>
          <w:rFonts w:ascii="Times New Roman" w:hAnsi="Times New Roman"/>
        </w:rPr>
        <w:t>both global cooling</w:t>
      </w:r>
      <w:r w:rsidR="00895789">
        <w:rPr>
          <w:rFonts w:ascii="Times New Roman" w:hAnsi="Times New Roman"/>
        </w:rPr>
        <w:t xml:space="preserve"> </w:t>
      </w:r>
      <w:r w:rsidR="008036FB">
        <w:rPr>
          <w:rFonts w:ascii="Times New Roman" w:hAnsi="Times New Roman"/>
        </w:rPr>
        <w:t>trends</w:t>
      </w:r>
      <w:r w:rsidR="00895789">
        <w:rPr>
          <w:rFonts w:ascii="Times New Roman" w:hAnsi="Times New Roman"/>
        </w:rPr>
        <w:t xml:space="preserve"> and </w:t>
      </w:r>
      <w:r w:rsidR="008036FB">
        <w:rPr>
          <w:rFonts w:ascii="Times New Roman" w:hAnsi="Times New Roman"/>
        </w:rPr>
        <w:t xml:space="preserve">global temperature </w:t>
      </w:r>
      <w:r w:rsidR="00895789">
        <w:rPr>
          <w:rFonts w:ascii="Times New Roman" w:hAnsi="Times New Roman"/>
        </w:rPr>
        <w:t xml:space="preserve">variability </w:t>
      </w:r>
      <w:r w:rsidR="00A834CB">
        <w:rPr>
          <w:rFonts w:ascii="Times New Roman" w:hAnsi="Times New Roman"/>
        </w:rPr>
        <w:t>significant</w:t>
      </w:r>
      <w:r w:rsidR="008036FB">
        <w:rPr>
          <w:rFonts w:ascii="Times New Roman" w:hAnsi="Times New Roman"/>
        </w:rPr>
        <w:t>ly</w:t>
      </w:r>
      <w:r w:rsidR="00A834CB">
        <w:rPr>
          <w:rFonts w:ascii="Times New Roman" w:hAnsi="Times New Roman"/>
        </w:rPr>
        <w:t xml:space="preserve"> </w:t>
      </w:r>
      <w:r w:rsidR="00895789">
        <w:rPr>
          <w:rFonts w:ascii="Times New Roman" w:hAnsi="Times New Roman"/>
        </w:rPr>
        <w:t>correlated with</w:t>
      </w:r>
      <w:r w:rsidR="00A834CB">
        <w:rPr>
          <w:rFonts w:ascii="Times New Roman" w:hAnsi="Times New Roman"/>
        </w:rPr>
        <w:t xml:space="preserve"> </w:t>
      </w:r>
      <w:r w:rsidR="008036FB">
        <w:rPr>
          <w:rFonts w:ascii="Times New Roman" w:hAnsi="Times New Roman"/>
        </w:rPr>
        <w:t xml:space="preserve">increasing </w:t>
      </w:r>
      <w:r w:rsidR="00A41265">
        <w:rPr>
          <w:rFonts w:ascii="Times New Roman" w:hAnsi="Times New Roman"/>
        </w:rPr>
        <w:t>Hominin</w:t>
      </w:r>
      <w:r w:rsidR="00A834CB">
        <w:rPr>
          <w:rFonts w:ascii="Times New Roman" w:hAnsi="Times New Roman"/>
        </w:rPr>
        <w:t xml:space="preserve"> </w:t>
      </w:r>
      <w:r w:rsidR="00041078">
        <w:rPr>
          <w:rFonts w:ascii="Times New Roman" w:hAnsi="Times New Roman"/>
        </w:rPr>
        <w:t>CC</w:t>
      </w:r>
      <w:r w:rsidR="00A834CB">
        <w:rPr>
          <w:rFonts w:ascii="Times New Roman" w:hAnsi="Times New Roman"/>
        </w:rPr>
        <w:t xml:space="preserve"> </w:t>
      </w:r>
      <w:r w:rsidR="00895789">
        <w:rPr>
          <w:rFonts w:ascii="Times New Roman" w:hAnsi="Times New Roman"/>
        </w:rPr>
        <w:t>(n=109 specimens)</w:t>
      </w:r>
      <w:r w:rsidR="00626FDE" w:rsidRPr="00626FDE">
        <w:rPr>
          <w:rFonts w:ascii="Times New Roman" w:hAnsi="Times New Roman"/>
        </w:rPr>
        <w:t xml:space="preserve"> </w:t>
      </w:r>
      <w:r w:rsidR="00626FDE">
        <w:rPr>
          <w:rFonts w:ascii="Times New Roman" w:hAnsi="Times New Roman"/>
        </w:rPr>
        <w:t>over the last 2 MY</w:t>
      </w:r>
      <w:r w:rsidR="00895789">
        <w:rPr>
          <w:rFonts w:ascii="Times New Roman" w:hAnsi="Times New Roman"/>
        </w:rPr>
        <w:t xml:space="preserve">. </w:t>
      </w:r>
      <w:r w:rsidR="00933BD8">
        <w:rPr>
          <w:rFonts w:ascii="Times New Roman" w:hAnsi="Times New Roman"/>
        </w:rPr>
        <w:t xml:space="preserve">In a </w:t>
      </w:r>
      <w:r w:rsidR="00590470">
        <w:rPr>
          <w:rFonts w:ascii="Times New Roman" w:hAnsi="Times New Roman"/>
        </w:rPr>
        <w:t xml:space="preserve">subsequent </w:t>
      </w:r>
      <w:r w:rsidR="007B49BC">
        <w:rPr>
          <w:rFonts w:ascii="Times New Roman" w:hAnsi="Times New Roman"/>
        </w:rPr>
        <w:t xml:space="preserve">multivariate analysis of the Ash &amp; Gallup </w:t>
      </w:r>
      <w:r w:rsidR="007B49BC">
        <w:rPr>
          <w:rFonts w:ascii="Times New Roman" w:hAnsi="Times New Roman"/>
        </w:rPr>
        <w:fldChar w:fldCharType="begin"/>
      </w:r>
      <w:r w:rsidR="0013115C">
        <w:rPr>
          <w:rFonts w:ascii="Times New Roman" w:hAnsi="Times New Roman"/>
        </w:rPr>
        <w:instrText xml:space="preserve"> ADDIN PAPERS2_CITATIONS &lt;citation&gt;&lt;uuid&gt;3F8656B2-DE28-4D42-BB43-0A25EEEEDDB8&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Pr>
          <w:rFonts w:ascii="Times New Roman" w:hAnsi="Times New Roman"/>
        </w:rPr>
        <w:fldChar w:fldCharType="separate"/>
      </w:r>
      <w:r w:rsidR="00D45F4E">
        <w:rPr>
          <w:rFonts w:ascii="Times New Roman" w:hAnsi="Times New Roman" w:cs="Times New Roman"/>
        </w:rPr>
        <w:t>(2007)</w:t>
      </w:r>
      <w:r w:rsidR="007B49BC">
        <w:rPr>
          <w:rFonts w:ascii="Times New Roman" w:hAnsi="Times New Roman"/>
        </w:rPr>
        <w:fldChar w:fldCharType="end"/>
      </w:r>
      <w:r w:rsidR="001E7CCC">
        <w:rPr>
          <w:rFonts w:ascii="Times New Roman" w:hAnsi="Times New Roman"/>
        </w:rPr>
        <w:t xml:space="preserve"> data</w:t>
      </w:r>
      <w:r w:rsidR="007B49BC">
        <w:rPr>
          <w:rFonts w:ascii="Times New Roman" w:hAnsi="Times New Roman"/>
        </w:rPr>
        <w:t>set</w:t>
      </w:r>
      <w:r w:rsidR="00F60890">
        <w:rPr>
          <w:rFonts w:ascii="Times New Roman" w:hAnsi="Times New Roman"/>
        </w:rPr>
        <w:t>,</w:t>
      </w:r>
      <w:r w:rsidR="00F25697">
        <w:rPr>
          <w:rFonts w:ascii="Times New Roman" w:hAnsi="Times New Roman"/>
        </w:rPr>
        <w:t xml:space="preserve"> Bailey &amp; Geary </w:t>
      </w:r>
      <w:r w:rsidR="00F25697">
        <w:rPr>
          <w:rFonts w:ascii="Times New Roman" w:hAnsi="Times New Roman"/>
        </w:rPr>
        <w:fldChar w:fldCharType="begin"/>
      </w:r>
      <w:r w:rsidR="0013115C">
        <w:rPr>
          <w:rFonts w:ascii="Times New Roman" w:hAnsi="Times New Roman"/>
        </w:rPr>
        <w:instrText xml:space="preserve"> ADDIN PAPERS2_CITATIONS &lt;citation&gt;&lt;uuid&gt;217B1167-E050-4C15-9AE9-28F0621CBF4D&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Pr>
          <w:rFonts w:ascii="Times New Roman" w:hAnsi="Times New Roman"/>
        </w:rPr>
        <w:fldChar w:fldCharType="separate"/>
      </w:r>
      <w:r w:rsidR="00F25697">
        <w:rPr>
          <w:rFonts w:ascii="Times New Roman" w:hAnsi="Times New Roman" w:cs="Times New Roman"/>
        </w:rPr>
        <w:t>(2009)</w:t>
      </w:r>
      <w:r w:rsidR="00F25697">
        <w:rPr>
          <w:rFonts w:ascii="Times New Roman" w:hAnsi="Times New Roman"/>
        </w:rPr>
        <w:fldChar w:fldCharType="end"/>
      </w:r>
      <w:r w:rsidR="00F60890">
        <w:rPr>
          <w:rFonts w:ascii="Times New Roman" w:hAnsi="Times New Roman"/>
        </w:rPr>
        <w:t xml:space="preserve"> found that climatic trends towards global cooling and increased </w:t>
      </w:r>
      <w:r w:rsidR="00F25697">
        <w:rPr>
          <w:rFonts w:ascii="Times New Roman" w:hAnsi="Times New Roman"/>
        </w:rPr>
        <w:t xml:space="preserve">variability </w:t>
      </w:r>
      <w:r w:rsidR="007B49BC">
        <w:rPr>
          <w:rFonts w:ascii="Times New Roman" w:hAnsi="Times New Roman"/>
        </w:rPr>
        <w:t xml:space="preserve">as well as other predictors of CC </w:t>
      </w:r>
      <w:r w:rsidR="00F25697">
        <w:rPr>
          <w:rFonts w:ascii="Times New Roman" w:hAnsi="Times New Roman"/>
        </w:rPr>
        <w:t xml:space="preserve">(e.g. estimated </w:t>
      </w:r>
      <w:r w:rsidR="007B49BC">
        <w:rPr>
          <w:rFonts w:ascii="Times New Roman" w:hAnsi="Times New Roman"/>
        </w:rPr>
        <w:t>popula</w:t>
      </w:r>
      <w:r w:rsidR="00F25697">
        <w:rPr>
          <w:rFonts w:ascii="Times New Roman" w:hAnsi="Times New Roman"/>
        </w:rPr>
        <w:t>tion density, parasitic load)</w:t>
      </w:r>
      <w:r w:rsidR="00933BD8">
        <w:rPr>
          <w:rFonts w:ascii="Times New Roman" w:hAnsi="Times New Roman"/>
        </w:rPr>
        <w:t xml:space="preserve"> </w:t>
      </w:r>
      <w:r w:rsidR="007B49BC">
        <w:rPr>
          <w:rFonts w:ascii="Times New Roman" w:hAnsi="Times New Roman"/>
        </w:rPr>
        <w:t xml:space="preserve">predicted </w:t>
      </w:r>
      <w:r w:rsidR="00A41265">
        <w:rPr>
          <w:rFonts w:ascii="Times New Roman" w:hAnsi="Times New Roman"/>
        </w:rPr>
        <w:t>Hominin</w:t>
      </w:r>
      <w:r w:rsidR="007B49BC">
        <w:rPr>
          <w:rFonts w:ascii="Times New Roman" w:hAnsi="Times New Roman"/>
        </w:rPr>
        <w:t xml:space="preserve"> CC. </w:t>
      </w:r>
    </w:p>
    <w:p w14:paraId="33ABEE8D" w14:textId="50C5942A" w:rsidR="007E06FE" w:rsidRDefault="001E7CCC" w:rsidP="00E403EF">
      <w:pPr>
        <w:ind w:firstLine="720"/>
        <w:rPr>
          <w:rFonts w:ascii="Times New Roman" w:hAnsi="Times New Roman" w:cs="Times New Roman"/>
        </w:rPr>
      </w:pPr>
      <w:r>
        <w:rPr>
          <w:rFonts w:ascii="Times New Roman" w:hAnsi="Times New Roman"/>
        </w:rPr>
        <w:t>Despite these efforts</w:t>
      </w:r>
      <w:r w:rsidR="00B60993">
        <w:rPr>
          <w:rFonts w:ascii="Times New Roman" w:hAnsi="Times New Roman"/>
        </w:rPr>
        <w:t xml:space="preserve">, </w:t>
      </w:r>
      <w:r w:rsidR="00632C4D">
        <w:rPr>
          <w:rFonts w:ascii="Times New Roman" w:hAnsi="Times New Roman"/>
        </w:rPr>
        <w:t xml:space="preserve">the conclusions that can be drawn from these studies </w:t>
      </w:r>
      <w:r w:rsidR="00F349B2">
        <w:rPr>
          <w:rFonts w:ascii="Times New Roman" w:hAnsi="Times New Roman"/>
        </w:rPr>
        <w:t xml:space="preserve">have </w:t>
      </w:r>
      <w:r w:rsidR="00C51C6B">
        <w:rPr>
          <w:rFonts w:ascii="Times New Roman" w:hAnsi="Times New Roman"/>
        </w:rPr>
        <w:t xml:space="preserve">some </w:t>
      </w:r>
      <w:r w:rsidR="00F349B2">
        <w:rPr>
          <w:rFonts w:ascii="Times New Roman" w:hAnsi="Times New Roman"/>
        </w:rPr>
        <w:t>notable limitation</w:t>
      </w:r>
      <w:r w:rsidR="00C51C6B">
        <w:rPr>
          <w:rFonts w:ascii="Times New Roman" w:hAnsi="Times New Roman"/>
        </w:rPr>
        <w:t>s</w:t>
      </w:r>
      <w:r w:rsidR="00F349B2">
        <w:rPr>
          <w:rFonts w:ascii="Times New Roman" w:hAnsi="Times New Roman"/>
        </w:rPr>
        <w:t xml:space="preserve"> and potential confound</w:t>
      </w:r>
      <w:r w:rsidR="007E1259">
        <w:rPr>
          <w:rFonts w:ascii="Times New Roman" w:hAnsi="Times New Roman"/>
        </w:rPr>
        <w:t>ing factors</w:t>
      </w:r>
      <w:r w:rsidR="00D52760">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none of these studies have included a sample </w:t>
      </w:r>
      <w:r w:rsidR="00BB2367">
        <w:rPr>
          <w:rFonts w:ascii="Times New Roman" w:hAnsi="Times New Roman"/>
        </w:rPr>
        <w:t xml:space="preserve">of </w:t>
      </w:r>
      <w:r w:rsidR="00BB2367" w:rsidRPr="00862889">
        <w:rPr>
          <w:rFonts w:ascii="Times New Roman" w:hAnsi="Times New Roman"/>
        </w:rPr>
        <w:t xml:space="preserve">other mammalian taxa to see if climate </w:t>
      </w:r>
      <w:r w:rsidR="00BB2367">
        <w:rPr>
          <w:rFonts w:ascii="Times New Roman" w:hAnsi="Times New Roman"/>
        </w:rPr>
        <w:t>has</w:t>
      </w:r>
      <w:r w:rsidR="00BB2367" w:rsidRPr="00862889">
        <w:rPr>
          <w:rFonts w:ascii="Times New Roman" w:hAnsi="Times New Roman"/>
        </w:rPr>
        <w:t xml:space="preserve"> select</w:t>
      </w:r>
      <w:r w:rsidR="00BB2367">
        <w:rPr>
          <w:rFonts w:ascii="Times New Roman" w:hAnsi="Times New Roman"/>
        </w:rPr>
        <w:t>ed</w:t>
      </w:r>
      <w:r w:rsidR="00BB2367" w:rsidRPr="00862889">
        <w:rPr>
          <w:rFonts w:ascii="Times New Roman" w:hAnsi="Times New Roman"/>
        </w:rPr>
        <w:t xml:space="preserve"> for larger brains as a general principle of mammalian evolution</w:t>
      </w:r>
      <w:r w:rsidR="00BB2367">
        <w:rPr>
          <w:rFonts w:ascii="Times New Roman" w:hAnsi="Times New Roman"/>
        </w:rPr>
        <w:t xml:space="preserve"> that </w:t>
      </w:r>
      <w:r w:rsidR="00146BF6">
        <w:rPr>
          <w:rFonts w:ascii="Times New Roman" w:hAnsi="Times New Roman"/>
        </w:rPr>
        <w:t>may</w:t>
      </w:r>
      <w:r w:rsidR="00BB2367">
        <w:rPr>
          <w:rFonts w:ascii="Times New Roman" w:hAnsi="Times New Roman"/>
        </w:rPr>
        <w:t xml:space="preserve"> not </w:t>
      </w:r>
      <w:r w:rsidR="00E07420">
        <w:rPr>
          <w:rFonts w:ascii="Times New Roman" w:hAnsi="Times New Roman"/>
        </w:rPr>
        <w:t xml:space="preserve">be </w:t>
      </w:r>
      <w:r w:rsidR="00BB2367">
        <w:rPr>
          <w:rFonts w:ascii="Times New Roman" w:hAnsi="Times New Roman"/>
        </w:rPr>
        <w:t xml:space="preserve">unique to </w:t>
      </w:r>
      <w:r w:rsidR="00A41265">
        <w:rPr>
          <w:rFonts w:ascii="Times New Roman" w:hAnsi="Times New Roman"/>
        </w:rPr>
        <w:t>Hominin</w:t>
      </w:r>
      <w:r w:rsidR="00BB2367">
        <w:rPr>
          <w:rFonts w:ascii="Times New Roman" w:hAnsi="Times New Roman"/>
        </w:rPr>
        <w:t>s</w:t>
      </w:r>
      <w:r w:rsidR="00BB2367" w:rsidRPr="00862889">
        <w:rPr>
          <w:rFonts w:ascii="Times New Roman" w:hAnsi="Times New Roman"/>
        </w:rPr>
        <w:t xml:space="preserve">. </w:t>
      </w:r>
      <w:r w:rsidR="00AA2B16">
        <w:rPr>
          <w:rFonts w:ascii="Times New Roman" w:hAnsi="Times New Roman"/>
        </w:rPr>
        <w:t xml:space="preserve">Brain size increases across many different taxa have been well documented </w:t>
      </w:r>
      <w:r w:rsidR="00524054">
        <w:rPr>
          <w:rFonts w:ascii="Times New Roman" w:hAnsi="Times New Roman"/>
        </w:rPr>
        <w:fldChar w:fldCharType="begin"/>
      </w:r>
      <w:r w:rsidR="0013115C">
        <w:rPr>
          <w:rFonts w:ascii="Times New Roman" w:hAnsi="Times New Roman"/>
        </w:rPr>
        <w:instrText xml:space="preserve"> ADDIN PAPERS2_CITATIONS &lt;citation&gt;&lt;uuid&gt;3D057BBF-8D01-4E54-9327-6D79FC8729BE&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Pr>
          <w:rFonts w:ascii="Times New Roman" w:hAnsi="Times New Roman"/>
        </w:rPr>
        <w:fldChar w:fldCharType="separate"/>
      </w:r>
      <w:r w:rsidR="00D45F4E">
        <w:rPr>
          <w:rFonts w:ascii="Times New Roman" w:hAnsi="Times New Roman" w:cs="Times New Roman"/>
        </w:rPr>
        <w:t>(Jerison, 1973; Montgomery et al., 2010; Boddy et al., 2012)</w:t>
      </w:r>
      <w:r w:rsidR="00524054">
        <w:rPr>
          <w:rFonts w:ascii="Times New Roman" w:hAnsi="Times New Roman"/>
        </w:rPr>
        <w:fldChar w:fldCharType="end"/>
      </w:r>
      <w:r w:rsidR="00524054">
        <w:rPr>
          <w:rFonts w:ascii="Times New Roman" w:hAnsi="Times New Roman"/>
        </w:rPr>
        <w:t xml:space="preserve"> </w:t>
      </w:r>
      <w:r w:rsidR="00AA2B16">
        <w:rPr>
          <w:rFonts w:ascii="Times New Roman" w:hAnsi="Times New Roman"/>
        </w:rPr>
        <w:t>but it remains to be seen whether these increases relate to climatic</w:t>
      </w:r>
      <w:r w:rsidR="00524054">
        <w:rPr>
          <w:rFonts w:ascii="Times New Roman" w:hAnsi="Times New Roman"/>
        </w:rPr>
        <w:t xml:space="preserve"> shifts</w:t>
      </w:r>
      <w:r w:rsidR="00AA2B16">
        <w:rPr>
          <w:rFonts w:ascii="Times New Roman" w:hAnsi="Times New Roman"/>
        </w:rPr>
        <w:t>.</w:t>
      </w:r>
      <w:r>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4F40FC">
        <w:rPr>
          <w:rFonts w:ascii="Times New Roman" w:hAnsi="Times New Roman"/>
        </w:rPr>
        <w:t xml:space="preserve">previous studies have not included rate </w:t>
      </w:r>
      <w:r w:rsidR="00BB53C3">
        <w:rPr>
          <w:rFonts w:ascii="Times New Roman" w:hAnsi="Times New Roman"/>
        </w:rPr>
        <w:t xml:space="preserve">or speed </w:t>
      </w:r>
      <w:r w:rsidR="004F40FC">
        <w:rPr>
          <w:rFonts w:ascii="Times New Roman" w:hAnsi="Times New Roman"/>
        </w:rPr>
        <w:t xml:space="preserve">of climatic change as a factor that could </w:t>
      </w:r>
      <w:r w:rsidR="006955EE">
        <w:rPr>
          <w:rFonts w:ascii="Times New Roman" w:hAnsi="Times New Roman"/>
        </w:rPr>
        <w:t xml:space="preserve">have also been a driving force in </w:t>
      </w:r>
      <w:r w:rsidR="005926D2">
        <w:rPr>
          <w:rFonts w:ascii="Times New Roman" w:hAnsi="Times New Roman"/>
        </w:rPr>
        <w:t xml:space="preserve">brain </w:t>
      </w:r>
      <w:r w:rsidR="004F40FC">
        <w:rPr>
          <w:rFonts w:ascii="Times New Roman" w:hAnsi="Times New Roman"/>
        </w:rPr>
        <w:t>evolution</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534072">
        <w:rPr>
          <w:rFonts w:ascii="Times New Roman" w:hAnsi="Times New Roman"/>
        </w:rPr>
        <w:t xml:space="preserve">when working with </w:t>
      </w:r>
      <w:r w:rsidR="00AA2B16">
        <w:rPr>
          <w:rFonts w:ascii="Times New Roman" w:hAnsi="Times New Roman"/>
        </w:rPr>
        <w:t>time-</w:t>
      </w:r>
      <w:r w:rsidR="001B407B">
        <w:rPr>
          <w:rFonts w:ascii="Times New Roman" w:hAnsi="Times New Roman"/>
        </w:rPr>
        <w:t>series</w:t>
      </w:r>
      <w:r w:rsidR="00534072">
        <w:rPr>
          <w:rFonts w:ascii="Times New Roman" w:hAnsi="Times New Roman"/>
        </w:rPr>
        <w:t xml:space="preserve"> data (such as brain size change over time vs. climatic change over time) </w:t>
      </w:r>
      <w:r w:rsidR="007E06FE">
        <w:rPr>
          <w:rFonts w:ascii="Times New Roman" w:hAnsi="Times New Roman"/>
        </w:rPr>
        <w:t xml:space="preserve">were not </w:t>
      </w:r>
      <w:r w:rsidR="00AA2B16">
        <w:rPr>
          <w:rFonts w:ascii="Times New Roman" w:hAnsi="Times New Roman" w:cs="Times New Roman"/>
        </w:rPr>
        <w:t>accounted for</w:t>
      </w:r>
      <w:r w:rsidR="007E06FE" w:rsidRPr="00534072">
        <w:rPr>
          <w:rFonts w:ascii="Times New Roman" w:hAnsi="Times New Roman" w:cs="Times New Roman"/>
        </w:rPr>
        <w:t xml:space="preserve"> in any </w:t>
      </w:r>
      <w:r w:rsidR="008A7385">
        <w:rPr>
          <w:rFonts w:ascii="Times New Roman" w:hAnsi="Times New Roman" w:cs="Times New Roman"/>
        </w:rPr>
        <w:t>of the aforementioned brain-climate investigations</w:t>
      </w:r>
      <w:r w:rsidR="007E06FE" w:rsidRPr="00534072">
        <w:rPr>
          <w:rFonts w:ascii="Times New Roman" w:hAnsi="Times New Roman" w:cs="Times New Roman"/>
        </w:rPr>
        <w:t>.</w:t>
      </w:r>
    </w:p>
    <w:p w14:paraId="28362835" w14:textId="77777777" w:rsidR="00281167" w:rsidRDefault="00281167" w:rsidP="00281167">
      <w:pPr>
        <w:rPr>
          <w:rFonts w:ascii="Times New Roman" w:hAnsi="Times New Roman" w:cs="Times New Roman"/>
        </w:rPr>
      </w:pPr>
    </w:p>
    <w:p w14:paraId="40B13C51" w14:textId="0EB1C3F6" w:rsidR="00281167" w:rsidRPr="00281167" w:rsidRDefault="00281167" w:rsidP="00281167">
      <w:pPr>
        <w:rPr>
          <w:rFonts w:ascii="Times New Roman" w:hAnsi="Times New Roman" w:cs="Times New Roman"/>
          <w:b/>
          <w:i/>
        </w:rPr>
      </w:pPr>
      <w:r w:rsidRPr="00281167">
        <w:rPr>
          <w:rFonts w:ascii="Times New Roman" w:hAnsi="Times New Roman" w:cs="Times New Roman"/>
          <w:b/>
          <w:i/>
        </w:rPr>
        <w:t>The Problem of Temporal Autocorrelation</w:t>
      </w:r>
    </w:p>
    <w:p w14:paraId="0BDBABF2" w14:textId="77777777" w:rsidR="00191685" w:rsidRDefault="00191685" w:rsidP="00970EEA">
      <w:pPr>
        <w:rPr>
          <w:rFonts w:ascii="Times New Roman" w:eastAsia="Times New Roman" w:hAnsi="Times New Roman" w:cs="Times New Roman"/>
          <w:color w:val="333333"/>
          <w:shd w:val="clear" w:color="auto" w:fill="FFFFFF"/>
        </w:rPr>
      </w:pPr>
    </w:p>
    <w:p w14:paraId="1108A908" w14:textId="0F7179CC" w:rsidR="00CF450A" w:rsidRPr="009D586B" w:rsidRDefault="00774D79" w:rsidP="009D586B">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The use of t</w:t>
      </w:r>
      <w:r w:rsidR="008C452B" w:rsidRPr="009D586B">
        <w:rPr>
          <w:rFonts w:ascii="Times New Roman" w:eastAsia="Times New Roman" w:hAnsi="Times New Roman" w:cs="Times New Roman"/>
          <w:color w:val="333333"/>
          <w:shd w:val="clear" w:color="auto" w:fill="FFFFFF"/>
        </w:rPr>
        <w:t xml:space="preserve">ime </w:t>
      </w:r>
      <w:r w:rsidR="00191685" w:rsidRPr="009D586B">
        <w:rPr>
          <w:rFonts w:ascii="Times New Roman" w:eastAsia="Times New Roman" w:hAnsi="Times New Roman" w:cs="Times New Roman"/>
          <w:color w:val="333333"/>
          <w:shd w:val="clear" w:color="auto" w:fill="FFFFFF"/>
        </w:rPr>
        <w:t xml:space="preserve">series </w:t>
      </w:r>
      <w:r w:rsidR="0072010A" w:rsidRPr="009D586B">
        <w:rPr>
          <w:rFonts w:ascii="Times New Roman" w:eastAsia="Times New Roman" w:hAnsi="Times New Roman" w:cs="Times New Roman"/>
          <w:color w:val="333333"/>
          <w:shd w:val="clear" w:color="auto" w:fill="FFFFFF"/>
        </w:rPr>
        <w:t>data is common in</w:t>
      </w:r>
      <w:r w:rsidR="008C452B" w:rsidRPr="009D586B">
        <w:rPr>
          <w:rFonts w:ascii="Times New Roman" w:eastAsia="Times New Roman" w:hAnsi="Times New Roman" w:cs="Times New Roman"/>
          <w:color w:val="333333"/>
          <w:shd w:val="clear" w:color="auto" w:fill="FFFFFF"/>
        </w:rPr>
        <w:t xml:space="preserve"> many fields, including ecology</w:t>
      </w:r>
      <w:r w:rsidR="0072010A" w:rsidRPr="009D586B">
        <w:rPr>
          <w:rFonts w:ascii="Times New Roman" w:eastAsia="Times New Roman" w:hAnsi="Times New Roman" w:cs="Times New Roman"/>
          <w:color w:val="333333"/>
          <w:shd w:val="clear" w:color="auto" w:fill="FFFFFF"/>
        </w:rPr>
        <w:t>.</w:t>
      </w:r>
      <w:r w:rsidR="009D586B" w:rsidRPr="009D586B">
        <w:rPr>
          <w:rFonts w:ascii="Times New Roman" w:eastAsia="Times New Roman" w:hAnsi="Times New Roman" w:cs="Times New Roman"/>
          <w:color w:val="333333"/>
          <w:shd w:val="clear" w:color="auto" w:fill="FFFFFF"/>
        </w:rPr>
        <w:t xml:space="preserve"> </w:t>
      </w:r>
      <w:r w:rsidR="00540239">
        <w:rPr>
          <w:rFonts w:ascii="Times New Roman" w:eastAsia="Times New Roman" w:hAnsi="Times New Roman" w:cs="Times New Roman"/>
          <w:color w:val="333333"/>
          <w:shd w:val="clear" w:color="auto" w:fill="FFFFFF"/>
        </w:rPr>
        <w:t>T</w:t>
      </w:r>
      <w:r w:rsidR="00540239" w:rsidRPr="009D586B">
        <w:rPr>
          <w:rFonts w:ascii="Times New Roman" w:eastAsia="Times New Roman" w:hAnsi="Times New Roman" w:cs="Times New Roman"/>
          <w:color w:val="333333"/>
          <w:shd w:val="clear" w:color="auto" w:fill="FFFFFF"/>
        </w:rPr>
        <w:t>emporal autocorrelation</w:t>
      </w:r>
      <w:r w:rsidR="00540239">
        <w:rPr>
          <w:rFonts w:ascii="Times New Roman" w:eastAsia="Times New Roman" w:hAnsi="Times New Roman" w:cs="Times New Roman"/>
          <w:color w:val="333333"/>
          <w:shd w:val="clear" w:color="auto" w:fill="FFFFFF"/>
        </w:rPr>
        <w:t xml:space="preserve">, </w:t>
      </w:r>
      <w:r w:rsidR="00540239" w:rsidRPr="009D586B">
        <w:rPr>
          <w:rFonts w:ascii="Times New Roman" w:eastAsia="Times New Roman" w:hAnsi="Times New Roman" w:cs="Times New Roman"/>
          <w:color w:val="333333"/>
          <w:shd w:val="clear" w:color="auto" w:fill="FFFFFF"/>
        </w:rPr>
        <w:t>or the tendency of a data to correlate with itself over</w:t>
      </w:r>
      <w:r w:rsidR="00D82013">
        <w:rPr>
          <w:rFonts w:ascii="Times New Roman" w:eastAsia="Times New Roman" w:hAnsi="Times New Roman" w:cs="Times New Roman"/>
          <w:color w:val="333333"/>
          <w:shd w:val="clear" w:color="auto" w:fill="FFFFFF"/>
        </w:rPr>
        <w:t xml:space="preserve"> points in</w:t>
      </w:r>
      <w:r w:rsidR="00540239" w:rsidRPr="009D586B">
        <w:rPr>
          <w:rFonts w:ascii="Times New Roman" w:eastAsia="Times New Roman" w:hAnsi="Times New Roman" w:cs="Times New Roman"/>
          <w:color w:val="333333"/>
          <w:shd w:val="clear" w:color="auto" w:fill="FFFFFF"/>
        </w:rPr>
        <w:t xml:space="preserve"> time</w:t>
      </w:r>
      <w:r w:rsidR="00540239">
        <w:rPr>
          <w:rFonts w:ascii="Times New Roman" w:eastAsia="Times New Roman" w:hAnsi="Times New Roman" w:cs="Times New Roman"/>
          <w:color w:val="333333"/>
          <w:shd w:val="clear" w:color="auto" w:fill="FFFFFF"/>
        </w:rPr>
        <w:t>,</w:t>
      </w:r>
      <w:r w:rsidR="00540239" w:rsidRPr="009D586B">
        <w:rPr>
          <w:rFonts w:ascii="Times New Roman" w:eastAsia="Times New Roman" w:hAnsi="Times New Roman" w:cs="Times New Roman"/>
          <w:color w:val="333333"/>
          <w:shd w:val="clear" w:color="auto" w:fill="FFFFFF"/>
        </w:rPr>
        <w:t xml:space="preserve"> </w:t>
      </w:r>
      <w:r w:rsidR="00540239">
        <w:rPr>
          <w:rFonts w:ascii="Times New Roman" w:eastAsia="Times New Roman" w:hAnsi="Times New Roman" w:cs="Times New Roman"/>
          <w:color w:val="333333"/>
          <w:shd w:val="clear" w:color="auto" w:fill="FFFFFF"/>
        </w:rPr>
        <w:t>is a</w:t>
      </w:r>
      <w:r w:rsidR="008C452B" w:rsidRPr="009D586B">
        <w:rPr>
          <w:rFonts w:ascii="Times New Roman" w:eastAsia="Times New Roman" w:hAnsi="Times New Roman" w:cs="Times New Roman"/>
          <w:color w:val="333333"/>
          <w:shd w:val="clear" w:color="auto" w:fill="FFFFFF"/>
        </w:rPr>
        <w:t xml:space="preserve"> </w:t>
      </w:r>
      <w:r w:rsidR="009D586B" w:rsidRPr="009D586B">
        <w:rPr>
          <w:rFonts w:ascii="Times New Roman" w:eastAsia="Times New Roman" w:hAnsi="Times New Roman" w:cs="Times New Roman"/>
          <w:color w:val="333333"/>
          <w:shd w:val="clear" w:color="auto" w:fill="FFFFFF"/>
        </w:rPr>
        <w:t>frequently</w:t>
      </w:r>
      <w:r w:rsidR="008C452B" w:rsidRPr="009D586B">
        <w:rPr>
          <w:rFonts w:ascii="Times New Roman" w:eastAsia="Times New Roman" w:hAnsi="Times New Roman" w:cs="Times New Roman"/>
          <w:color w:val="333333"/>
          <w:shd w:val="clear" w:color="auto" w:fill="FFFFFF"/>
        </w:rPr>
        <w:t xml:space="preserve"> encountered issue is </w:t>
      </w:r>
      <w:r w:rsidR="00011AC0">
        <w:rPr>
          <w:rFonts w:ascii="Times New Roman" w:eastAsia="Times New Roman" w:hAnsi="Times New Roman" w:cs="Times New Roman"/>
          <w:color w:val="333333"/>
          <w:shd w:val="clear" w:color="auto" w:fill="FFFFFF"/>
        </w:rPr>
        <w:t>when</w:t>
      </w:r>
      <w:r w:rsidR="00540239">
        <w:rPr>
          <w:rFonts w:ascii="Times New Roman" w:eastAsia="Times New Roman" w:hAnsi="Times New Roman" w:cs="Times New Roman"/>
          <w:color w:val="333333"/>
          <w:shd w:val="clear" w:color="auto" w:fill="FFFFFF"/>
        </w:rPr>
        <w:t xml:space="preserve"> working with this kind of data, </w:t>
      </w:r>
      <w:r w:rsidR="005A4C01" w:rsidRPr="009D586B">
        <w:rPr>
          <w:rFonts w:ascii="Times New Roman" w:eastAsia="Times New Roman" w:hAnsi="Times New Roman" w:cs="Times New Roman"/>
          <w:color w:val="333333"/>
          <w:shd w:val="clear" w:color="auto" w:fill="FFFFFF"/>
        </w:rPr>
        <w:t xml:space="preserve">resulting in </w:t>
      </w:r>
      <w:r w:rsidR="00F04E50" w:rsidRPr="009D586B">
        <w:rPr>
          <w:rFonts w:ascii="Times New Roman" w:eastAsia="Times New Roman" w:hAnsi="Times New Roman" w:cs="Times New Roman"/>
          <w:color w:val="333333"/>
          <w:shd w:val="clear" w:color="auto" w:fill="FFFFFF"/>
        </w:rPr>
        <w:t xml:space="preserve">non-stationary (trended) </w:t>
      </w:r>
      <w:r w:rsidR="00526D4D" w:rsidRPr="009D586B">
        <w:rPr>
          <w:rFonts w:ascii="Times New Roman" w:eastAsia="Times New Roman" w:hAnsi="Times New Roman" w:cs="Times New Roman"/>
          <w:color w:val="333333"/>
          <w:shd w:val="clear" w:color="auto" w:fill="FFFFFF"/>
        </w:rPr>
        <w:t>time series dataset</w:t>
      </w:r>
      <w:r w:rsidR="000A57CD">
        <w:rPr>
          <w:rFonts w:ascii="Times New Roman" w:eastAsia="Times New Roman" w:hAnsi="Times New Roman" w:cs="Times New Roman"/>
          <w:color w:val="333333"/>
          <w:shd w:val="clear" w:color="auto" w:fill="FFFFFF"/>
        </w:rPr>
        <w:t xml:space="preserve"> </w:t>
      </w:r>
      <w:r w:rsidR="000A57CD"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80030E0F-DEDF-4CD3-8AEA-A26C988C5E85&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0A57CD" w:rsidRPr="009D586B">
        <w:rPr>
          <w:rFonts w:ascii="Times New Roman" w:eastAsia="Times New Roman" w:hAnsi="Times New Roman" w:cs="Times New Roman"/>
          <w:color w:val="333333"/>
          <w:shd w:val="clear" w:color="auto" w:fill="FFFFFF"/>
        </w:rPr>
        <w:fldChar w:fldCharType="separate"/>
      </w:r>
      <w:r w:rsidR="000A57CD" w:rsidRPr="009D586B">
        <w:rPr>
          <w:rFonts w:ascii="Times New Roman" w:hAnsi="Times New Roman" w:cs="Times New Roman"/>
        </w:rPr>
        <w:t>(Chatfield, 2013)</w:t>
      </w:r>
      <w:r w:rsidR="000A57CD" w:rsidRPr="009D586B">
        <w:rPr>
          <w:rFonts w:ascii="Times New Roman" w:eastAsia="Times New Roman" w:hAnsi="Times New Roman" w:cs="Times New Roman"/>
          <w:color w:val="333333"/>
          <w:shd w:val="clear" w:color="auto" w:fill="FFFFFF"/>
        </w:rPr>
        <w:fldChar w:fldCharType="end"/>
      </w:r>
      <w:r w:rsidR="008C452B" w:rsidRPr="009D586B">
        <w:rPr>
          <w:rFonts w:ascii="Times New Roman" w:eastAsia="Times New Roman" w:hAnsi="Times New Roman" w:cs="Times New Roman"/>
          <w:color w:val="333333"/>
          <w:shd w:val="clear" w:color="auto" w:fill="FFFFFF"/>
        </w:rPr>
        <w:t>.</w:t>
      </w:r>
      <w:r w:rsidR="00CF450A" w:rsidRPr="009D586B">
        <w:rPr>
          <w:rFonts w:ascii="Times New Roman" w:eastAsia="Times New Roman" w:hAnsi="Times New Roman" w:cs="Times New Roman"/>
          <w:color w:val="333333"/>
          <w:shd w:val="clear" w:color="auto" w:fill="FFFFFF"/>
        </w:rPr>
        <w:t xml:space="preserve"> This can lead to spurious cross-correlations between two time series that are in fact not causally related.</w:t>
      </w:r>
      <w:r w:rsidR="000576E0" w:rsidRPr="009D586B">
        <w:rPr>
          <w:rFonts w:ascii="Times New Roman" w:eastAsia="Times New Roman" w:hAnsi="Times New Roman" w:cs="Times New Roman"/>
          <w:color w:val="333333"/>
          <w:shd w:val="clear" w:color="auto" w:fill="FFFFFF"/>
        </w:rPr>
        <w:t xml:space="preserve"> Just one of numerous examples of this error is the relationship between the westward tectonic movement of North America and the global isotope record </w:t>
      </w:r>
      <w:r w:rsidR="000576E0"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1695ED47-C72D-468B-9F45-275EEBBA6CF0&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0576E0" w:rsidRPr="009D586B">
        <w:rPr>
          <w:rFonts w:ascii="Times New Roman" w:eastAsia="Times New Roman" w:hAnsi="Times New Roman" w:cs="Times New Roman"/>
          <w:color w:val="333333"/>
          <w:shd w:val="clear" w:color="auto" w:fill="FFFFFF"/>
        </w:rPr>
        <w:fldChar w:fldCharType="separate"/>
      </w:r>
      <w:r w:rsidR="000576E0" w:rsidRPr="009D586B">
        <w:rPr>
          <w:rFonts w:ascii="Times New Roman" w:hAnsi="Times New Roman" w:cs="Times New Roman"/>
        </w:rPr>
        <w:t>(Alroy et al., 2000)</w:t>
      </w:r>
      <w:r w:rsidR="000576E0" w:rsidRPr="009D586B">
        <w:rPr>
          <w:rFonts w:ascii="Times New Roman" w:eastAsia="Times New Roman" w:hAnsi="Times New Roman" w:cs="Times New Roman"/>
          <w:color w:val="333333"/>
          <w:shd w:val="clear" w:color="auto" w:fill="FFFFFF"/>
        </w:rPr>
        <w:fldChar w:fldCharType="end"/>
      </w:r>
      <w:r w:rsidR="000576E0" w:rsidRPr="009D586B">
        <w:rPr>
          <w:rFonts w:ascii="Times New Roman" w:eastAsia="Times New Roman" w:hAnsi="Times New Roman" w:cs="Times New Roman"/>
          <w:color w:val="333333"/>
          <w:shd w:val="clear" w:color="auto" w:fill="FFFFFF"/>
        </w:rPr>
        <w:t>. Both data sets show directional change over time (i.e. are non-stationary) and thus show strong cross-correlations despite being causally unrelated to one another. This renders any interpretation</w:t>
      </w:r>
      <w:r w:rsidR="00A4375E">
        <w:rPr>
          <w:rFonts w:ascii="Times New Roman" w:eastAsia="Times New Roman" w:hAnsi="Times New Roman" w:cs="Times New Roman"/>
          <w:color w:val="333333"/>
          <w:shd w:val="clear" w:color="auto" w:fill="FFFFFF"/>
        </w:rPr>
        <w:t>s</w:t>
      </w:r>
      <w:r w:rsidR="000576E0" w:rsidRPr="009D586B">
        <w:rPr>
          <w:rFonts w:ascii="Times New Roman" w:eastAsia="Times New Roman" w:hAnsi="Times New Roman" w:cs="Times New Roman"/>
          <w:color w:val="333333"/>
          <w:shd w:val="clear" w:color="auto" w:fill="FFFFFF"/>
        </w:rPr>
        <w:t xml:space="preserve"> of causality </w:t>
      </w:r>
      <w:r w:rsidR="00A4375E">
        <w:rPr>
          <w:rFonts w:ascii="Times New Roman" w:eastAsia="Times New Roman" w:hAnsi="Times New Roman" w:cs="Times New Roman"/>
          <w:color w:val="333333"/>
          <w:shd w:val="clear" w:color="auto" w:fill="FFFFFF"/>
        </w:rPr>
        <w:t xml:space="preserve">between </w:t>
      </w:r>
      <w:r w:rsidR="00E32B32">
        <w:rPr>
          <w:rFonts w:ascii="Times New Roman" w:eastAsia="Times New Roman" w:hAnsi="Times New Roman" w:cs="Times New Roman"/>
          <w:color w:val="333333"/>
          <w:shd w:val="clear" w:color="auto" w:fill="FFFFFF"/>
        </w:rPr>
        <w:t>trended time series</w:t>
      </w:r>
      <w:r w:rsidR="00A4375E">
        <w:rPr>
          <w:rFonts w:ascii="Times New Roman" w:eastAsia="Times New Roman" w:hAnsi="Times New Roman" w:cs="Times New Roman"/>
          <w:color w:val="333333"/>
          <w:shd w:val="clear" w:color="auto" w:fill="FFFFFF"/>
        </w:rPr>
        <w:t xml:space="preserve"> as highly suspect</w:t>
      </w:r>
      <w:r w:rsidR="000576E0" w:rsidRPr="009D586B">
        <w:rPr>
          <w:rFonts w:ascii="Times New Roman" w:eastAsia="Times New Roman" w:hAnsi="Times New Roman" w:cs="Times New Roman"/>
          <w:color w:val="333333"/>
          <w:shd w:val="clear" w:color="auto" w:fill="FFFFFF"/>
        </w:rPr>
        <w:t xml:space="preserve">, as </w:t>
      </w:r>
      <w:r w:rsidR="00A4375E">
        <w:rPr>
          <w:rFonts w:ascii="Times New Roman" w:eastAsia="Times New Roman" w:hAnsi="Times New Roman" w:cs="Times New Roman"/>
          <w:color w:val="333333"/>
          <w:shd w:val="clear" w:color="auto" w:fill="FFFFFF"/>
        </w:rPr>
        <w:t xml:space="preserve">temporal autocorrelation can </w:t>
      </w:r>
      <w:r w:rsidR="0001604F">
        <w:rPr>
          <w:rFonts w:ascii="Times New Roman" w:eastAsia="Times New Roman" w:hAnsi="Times New Roman" w:cs="Times New Roman"/>
          <w:color w:val="333333"/>
          <w:shd w:val="clear" w:color="auto" w:fill="FFFFFF"/>
        </w:rPr>
        <w:t xml:space="preserve">often </w:t>
      </w:r>
      <w:r w:rsidR="00A4375E">
        <w:rPr>
          <w:rFonts w:ascii="Times New Roman" w:eastAsia="Times New Roman" w:hAnsi="Times New Roman" w:cs="Times New Roman"/>
          <w:color w:val="333333"/>
          <w:shd w:val="clear" w:color="auto" w:fill="FFFFFF"/>
        </w:rPr>
        <w:t xml:space="preserve">cause </w:t>
      </w:r>
      <w:r w:rsidR="000576E0" w:rsidRPr="009D586B">
        <w:rPr>
          <w:rFonts w:ascii="Times New Roman" w:eastAsia="Times New Roman" w:hAnsi="Times New Roman" w:cs="Times New Roman"/>
          <w:color w:val="333333"/>
          <w:shd w:val="clear" w:color="auto" w:fill="FFFFFF"/>
        </w:rPr>
        <w:t xml:space="preserve">even random walks </w:t>
      </w:r>
      <w:r w:rsidR="00A4375E">
        <w:rPr>
          <w:rFonts w:ascii="Times New Roman" w:eastAsia="Times New Roman" w:hAnsi="Times New Roman" w:cs="Times New Roman"/>
          <w:color w:val="333333"/>
          <w:shd w:val="clear" w:color="auto" w:fill="FFFFFF"/>
        </w:rPr>
        <w:t>to</w:t>
      </w:r>
      <w:r w:rsidR="000576E0" w:rsidRPr="009D586B">
        <w:rPr>
          <w:rFonts w:ascii="Times New Roman" w:eastAsia="Times New Roman" w:hAnsi="Times New Roman" w:cs="Times New Roman"/>
          <w:color w:val="333333"/>
          <w:shd w:val="clear" w:color="auto" w:fill="FFFFFF"/>
        </w:rPr>
        <w:t xml:space="preserve"> produce significant cross-co</w:t>
      </w:r>
      <w:r w:rsidR="00A4375E">
        <w:rPr>
          <w:rFonts w:ascii="Times New Roman" w:eastAsia="Times New Roman" w:hAnsi="Times New Roman" w:cs="Times New Roman"/>
          <w:color w:val="333333"/>
          <w:shd w:val="clear" w:color="auto" w:fill="FFFFFF"/>
        </w:rPr>
        <w:t>rrelations.</w:t>
      </w:r>
    </w:p>
    <w:p w14:paraId="315F6F22" w14:textId="73E7D38F" w:rsidR="001E54E0" w:rsidRDefault="001E54E0" w:rsidP="001E54E0">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 xml:space="preserve">Alroy and colleagues </w:t>
      </w:r>
      <w:r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1A73B2A2-32DC-4BC2-BFD6-7948CC70C4FB&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Pr="009D586B">
        <w:rPr>
          <w:rFonts w:ascii="Times New Roman" w:eastAsia="Times New Roman" w:hAnsi="Times New Roman" w:cs="Times New Roman"/>
          <w:color w:val="333333"/>
          <w:shd w:val="clear" w:color="auto" w:fill="FFFFFF"/>
        </w:rPr>
        <w:fldChar w:fldCharType="separate"/>
      </w:r>
      <w:r w:rsidRPr="009D586B">
        <w:rPr>
          <w:rFonts w:ascii="Times New Roman" w:hAnsi="Times New Roman" w:cs="Times New Roman"/>
        </w:rPr>
        <w:t>(2000)</w:t>
      </w:r>
      <w:r w:rsidRPr="009D586B">
        <w:rPr>
          <w:rFonts w:ascii="Times New Roman" w:eastAsia="Times New Roman" w:hAnsi="Times New Roman" w:cs="Times New Roman"/>
          <w:color w:val="333333"/>
          <w:shd w:val="clear" w:color="auto" w:fill="FFFFFF"/>
        </w:rPr>
        <w:fldChar w:fldCharType="end"/>
      </w:r>
      <w:r w:rsidRPr="009D586B">
        <w:rPr>
          <w:rFonts w:ascii="Times New Roman" w:eastAsia="Times New Roman" w:hAnsi="Times New Roman" w:cs="Times New Roman"/>
          <w:color w:val="333333"/>
          <w:shd w:val="clear" w:color="auto" w:fill="FFFFFF"/>
        </w:rPr>
        <w:t xml:space="preserve"> extensively discuss the pitfalls of failing to account for the effects of temporal auto-correlation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the “</w:t>
      </w:r>
      <w:r w:rsidRPr="009D586B">
        <w:rPr>
          <w:rFonts w:ascii="Times New Roman" w:eastAsia="Times New Roman" w:hAnsi="Times New Roman" w:cs="Times New Roman"/>
          <w:i/>
          <w:color w:val="333333"/>
          <w:shd w:val="clear" w:color="auto" w:fill="FFFFFF"/>
        </w:rPr>
        <w:t>blow-by-blow, interval-by-interval”</w:t>
      </w:r>
      <w:r w:rsidRPr="009D586B">
        <w:rPr>
          <w:rFonts w:ascii="Times New Roman" w:eastAsia="Times New Roman" w:hAnsi="Times New Roman" w:cs="Times New Roman"/>
          <w:color w:val="333333"/>
          <w:shd w:val="clear" w:color="auto" w:fill="FFFFFF"/>
        </w:rPr>
        <w:t xml:space="preserve"> time points</w:t>
      </w:r>
      <w:r w:rsidRPr="009D586B">
        <w:rPr>
          <w:rFonts w:ascii="Times New Roman" w:eastAsia="Times New Roman" w:hAnsi="Times New Roman" w:cs="Times New Roman"/>
          <w:i/>
          <w:color w:val="333333"/>
          <w:shd w:val="clear" w:color="auto" w:fill="FFFFFF"/>
        </w:rPr>
        <w:t>.</w:t>
      </w:r>
    </w:p>
    <w:p w14:paraId="5D9261DD" w14:textId="3ADA3111" w:rsidR="00191685" w:rsidRPr="009D586B" w:rsidRDefault="005A4C01" w:rsidP="009D586B">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 xml:space="preserve">Fortunately, there </w:t>
      </w:r>
      <w:r w:rsidR="00CF450A" w:rsidRPr="009D586B">
        <w:rPr>
          <w:rFonts w:ascii="Times New Roman" w:eastAsia="Times New Roman" w:hAnsi="Times New Roman" w:cs="Times New Roman"/>
          <w:color w:val="333333"/>
          <w:shd w:val="clear" w:color="auto" w:fill="FFFFFF"/>
        </w:rPr>
        <w:t>are</w:t>
      </w:r>
      <w:r w:rsidRPr="009D586B">
        <w:rPr>
          <w:rFonts w:ascii="Times New Roman" w:eastAsia="Times New Roman" w:hAnsi="Times New Roman" w:cs="Times New Roman"/>
          <w:color w:val="333333"/>
          <w:shd w:val="clear" w:color="auto" w:fill="FFFFFF"/>
        </w:rPr>
        <w:t xml:space="preserve"> well-established and widely </w:t>
      </w:r>
      <w:r w:rsidR="00CF450A" w:rsidRPr="009D586B">
        <w:rPr>
          <w:rFonts w:ascii="Times New Roman" w:eastAsia="Times New Roman" w:hAnsi="Times New Roman" w:cs="Times New Roman"/>
          <w:color w:val="333333"/>
          <w:shd w:val="clear" w:color="auto" w:fill="FFFFFF"/>
        </w:rPr>
        <w:t>used</w:t>
      </w:r>
      <w:r w:rsidRPr="009D586B">
        <w:rPr>
          <w:rFonts w:ascii="Times New Roman" w:eastAsia="Times New Roman" w:hAnsi="Times New Roman" w:cs="Times New Roman"/>
          <w:color w:val="333333"/>
          <w:shd w:val="clear" w:color="auto" w:fill="FFFFFF"/>
        </w:rPr>
        <w:t xml:space="preserve"> </w:t>
      </w:r>
      <w:r w:rsidR="00CF450A" w:rsidRPr="009D586B">
        <w:rPr>
          <w:rFonts w:ascii="Times New Roman" w:eastAsia="Times New Roman" w:hAnsi="Times New Roman" w:cs="Times New Roman"/>
          <w:color w:val="333333"/>
          <w:shd w:val="clear" w:color="auto" w:fill="FFFFFF"/>
        </w:rPr>
        <w:t>methodologies</w:t>
      </w:r>
      <w:r w:rsidRPr="009D586B">
        <w:rPr>
          <w:rFonts w:ascii="Times New Roman" w:eastAsia="Times New Roman" w:hAnsi="Times New Roman" w:cs="Times New Roman"/>
          <w:color w:val="333333"/>
          <w:shd w:val="clear" w:color="auto" w:fill="FFFFFF"/>
        </w:rPr>
        <w:t xml:space="preserve"> to </w:t>
      </w:r>
      <w:r w:rsidR="00175548">
        <w:rPr>
          <w:rFonts w:ascii="Times New Roman" w:eastAsia="Times New Roman" w:hAnsi="Times New Roman" w:cs="Times New Roman"/>
          <w:color w:val="333333"/>
          <w:shd w:val="clear" w:color="auto" w:fill="FFFFFF"/>
        </w:rPr>
        <w:t>correct</w:t>
      </w:r>
      <w:bookmarkStart w:id="0" w:name="_GoBack"/>
      <w:bookmarkEnd w:id="0"/>
      <w:r w:rsidRPr="009D586B">
        <w:rPr>
          <w:rFonts w:ascii="Times New Roman" w:eastAsia="Times New Roman" w:hAnsi="Times New Roman" w:cs="Times New Roman"/>
          <w:color w:val="333333"/>
          <w:shd w:val="clear" w:color="auto" w:fill="FFFFFF"/>
        </w:rPr>
        <w:t xml:space="preserve"> for the effects of temporal autocorrelation in time series data</w:t>
      </w:r>
      <w:r w:rsidR="002875CF" w:rsidRPr="009D586B">
        <w:rPr>
          <w:rFonts w:ascii="Times New Roman" w:eastAsia="Times New Roman" w:hAnsi="Times New Roman" w:cs="Times New Roman"/>
          <w:color w:val="333333"/>
          <w:shd w:val="clear" w:color="auto" w:fill="FFFFFF"/>
        </w:rPr>
        <w:t xml:space="preserve"> </w:t>
      </w:r>
      <w:r w:rsidR="002875CF" w:rsidRPr="009D586B">
        <w:rPr>
          <w:rFonts w:ascii="Times New Roman" w:eastAsia="Times New Roman" w:hAnsi="Times New Roman" w:cs="Times New Roman"/>
          <w:color w:val="333333"/>
          <w:shd w:val="clear" w:color="auto" w:fill="FFFFFF"/>
        </w:rPr>
        <w:fldChar w:fldCharType="begin"/>
      </w:r>
      <w:r w:rsidR="0013115C">
        <w:rPr>
          <w:rFonts w:ascii="Times New Roman" w:eastAsia="Times New Roman" w:hAnsi="Times New Roman" w:cs="Times New Roman"/>
          <w:color w:val="333333"/>
          <w:shd w:val="clear" w:color="auto" w:fill="FFFFFF"/>
        </w:rPr>
        <w:instrText xml:space="preserve"> ADDIN PAPERS2_CITATIONS &lt;citation&gt;&lt;uuid&gt;F53527C0-50E6-4B6C-94C4-4C728F7EA67E&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2875CF" w:rsidRPr="009D586B">
        <w:rPr>
          <w:rFonts w:ascii="Times New Roman" w:eastAsia="Times New Roman" w:hAnsi="Times New Roman" w:cs="Times New Roman"/>
          <w:color w:val="333333"/>
          <w:shd w:val="clear" w:color="auto" w:fill="FFFFFF"/>
        </w:rPr>
        <w:fldChar w:fldCharType="separate"/>
      </w:r>
      <w:r w:rsidR="002875CF" w:rsidRPr="009D586B">
        <w:rPr>
          <w:rFonts w:ascii="Times New Roman" w:hAnsi="Times New Roman" w:cs="Times New Roman"/>
        </w:rPr>
        <w:t>(Chatfield, 2013)</w:t>
      </w:r>
      <w:r w:rsidR="002875CF" w:rsidRPr="009D586B">
        <w:rPr>
          <w:rFonts w:ascii="Times New Roman" w:eastAsia="Times New Roman" w:hAnsi="Times New Roman" w:cs="Times New Roman"/>
          <w:color w:val="333333"/>
          <w:shd w:val="clear" w:color="auto" w:fill="FFFFFF"/>
        </w:rPr>
        <w:fldChar w:fldCharType="end"/>
      </w:r>
      <w:r w:rsidR="002875CF" w:rsidRPr="009D586B">
        <w:rPr>
          <w:rFonts w:ascii="Times New Roman" w:eastAsia="Times New Roman" w:hAnsi="Times New Roman" w:cs="Times New Roman"/>
          <w:color w:val="333333"/>
          <w:shd w:val="clear" w:color="auto" w:fill="FFFFFF"/>
        </w:rPr>
        <w:t>.</w:t>
      </w:r>
      <w:r w:rsidR="000576E0" w:rsidRPr="009D586B">
        <w:rPr>
          <w:rFonts w:ascii="Times New Roman" w:eastAsia="Times New Roman" w:hAnsi="Times New Roman" w:cs="Times New Roman"/>
          <w:color w:val="333333"/>
          <w:shd w:val="clear" w:color="auto" w:fill="FFFFFF"/>
        </w:rPr>
        <w:t xml:space="preserve"> </w:t>
      </w:r>
      <w:r w:rsidR="00E0203C">
        <w:rPr>
          <w:rFonts w:ascii="Times New Roman" w:eastAsia="Times New Roman" w:hAnsi="Times New Roman" w:cs="Times New Roman"/>
          <w:color w:val="333333"/>
          <w:shd w:val="clear" w:color="auto" w:fill="FFFFFF"/>
        </w:rPr>
        <w:t>The goal of these</w:t>
      </w:r>
      <w:r w:rsidR="000576E0" w:rsidRPr="009D586B">
        <w:rPr>
          <w:rFonts w:ascii="Times New Roman" w:eastAsia="Times New Roman" w:hAnsi="Times New Roman" w:cs="Times New Roman"/>
          <w:color w:val="333333"/>
          <w:shd w:val="clear" w:color="auto" w:fill="FFFFFF"/>
        </w:rPr>
        <w:t xml:space="preserve"> methods</w:t>
      </w:r>
      <w:r w:rsidR="00774D79">
        <w:rPr>
          <w:rFonts w:ascii="Times New Roman" w:eastAsia="Times New Roman" w:hAnsi="Times New Roman" w:cs="Times New Roman"/>
          <w:color w:val="333333"/>
          <w:shd w:val="clear" w:color="auto" w:fill="FFFFFF"/>
        </w:rPr>
        <w:t xml:space="preserve"> is to</w:t>
      </w:r>
      <w:r w:rsidR="000576E0" w:rsidRPr="009D586B">
        <w:rPr>
          <w:rFonts w:ascii="Times New Roman" w:eastAsia="Times New Roman" w:hAnsi="Times New Roman" w:cs="Times New Roman"/>
          <w:color w:val="333333"/>
          <w:shd w:val="clear" w:color="auto" w:fill="FFFFFF"/>
        </w:rPr>
        <w:t xml:space="preserve"> convert the non-stationary (</w:t>
      </w:r>
      <w:r w:rsidR="003E3F57" w:rsidRPr="009D586B">
        <w:rPr>
          <w:rFonts w:ascii="Times New Roman" w:eastAsia="Times New Roman" w:hAnsi="Times New Roman" w:cs="Times New Roman"/>
          <w:color w:val="333333"/>
          <w:shd w:val="clear" w:color="auto" w:fill="FFFFFF"/>
        </w:rPr>
        <w:t>trended</w:t>
      </w:r>
      <w:r w:rsidR="000576E0" w:rsidRPr="009D586B">
        <w:rPr>
          <w:rFonts w:ascii="Times New Roman" w:eastAsia="Times New Roman" w:hAnsi="Times New Roman" w:cs="Times New Roman"/>
          <w:color w:val="333333"/>
          <w:shd w:val="clear" w:color="auto" w:fill="FFFFFF"/>
        </w:rPr>
        <w:t>)</w:t>
      </w:r>
      <w:r w:rsidR="003E3F57" w:rsidRPr="009D586B">
        <w:rPr>
          <w:rFonts w:ascii="Times New Roman" w:eastAsia="Times New Roman" w:hAnsi="Times New Roman" w:cs="Times New Roman"/>
          <w:color w:val="333333"/>
          <w:shd w:val="clear" w:color="auto" w:fill="FFFFFF"/>
        </w:rPr>
        <w:t xml:space="preserve"> time series into a stationary</w:t>
      </w:r>
      <w:r w:rsidR="008D4B92" w:rsidRPr="009D586B">
        <w:rPr>
          <w:rFonts w:ascii="Times New Roman" w:eastAsia="Times New Roman" w:hAnsi="Times New Roman" w:cs="Times New Roman"/>
          <w:color w:val="333333"/>
          <w:shd w:val="clear" w:color="auto" w:fill="FFFFFF"/>
        </w:rPr>
        <w:t xml:space="preserve"> </w:t>
      </w:r>
      <w:r w:rsidR="000576E0" w:rsidRPr="009D586B">
        <w:rPr>
          <w:rFonts w:ascii="Times New Roman" w:eastAsia="Times New Roman" w:hAnsi="Times New Roman" w:cs="Times New Roman"/>
          <w:color w:val="333333"/>
          <w:shd w:val="clear" w:color="auto" w:fill="FFFFFF"/>
        </w:rPr>
        <w:t xml:space="preserve">(detrended) </w:t>
      </w:r>
      <w:r w:rsidR="008D4B92" w:rsidRPr="009D586B">
        <w:rPr>
          <w:rFonts w:ascii="Times New Roman" w:eastAsia="Times New Roman" w:hAnsi="Times New Roman" w:cs="Times New Roman"/>
          <w:color w:val="333333"/>
          <w:shd w:val="clear" w:color="auto" w:fill="FFFFFF"/>
        </w:rPr>
        <w:t xml:space="preserve">time series, or a time series that does not show a directional trend over time. </w:t>
      </w:r>
      <w:r w:rsidR="005F273E" w:rsidRPr="009D586B">
        <w:rPr>
          <w:rFonts w:ascii="Times New Roman" w:eastAsia="Times New Roman" w:hAnsi="Times New Roman" w:cs="Times New Roman"/>
          <w:color w:val="333333"/>
          <w:shd w:val="clear" w:color="auto" w:fill="FFFFFF"/>
        </w:rPr>
        <w:t xml:space="preserve">The </w:t>
      </w:r>
      <w:r w:rsidR="00561BFE" w:rsidRPr="009D586B">
        <w:rPr>
          <w:rFonts w:ascii="Times New Roman" w:eastAsia="Times New Roman" w:hAnsi="Times New Roman" w:cs="Times New Roman"/>
          <w:color w:val="333333"/>
          <w:shd w:val="clear" w:color="auto" w:fill="FFFFFF"/>
        </w:rPr>
        <w:t>effect of detrending a previous trended dataset</w:t>
      </w:r>
      <w:r w:rsidR="005F273E" w:rsidRPr="009D586B">
        <w:rPr>
          <w:rFonts w:ascii="Times New Roman" w:eastAsia="Times New Roman" w:hAnsi="Times New Roman" w:cs="Times New Roman"/>
          <w:color w:val="333333"/>
          <w:shd w:val="clear" w:color="auto" w:fill="FFFFFF"/>
        </w:rPr>
        <w:t xml:space="preserve"> is illustrated in Figure X. </w:t>
      </w:r>
    </w:p>
    <w:p w14:paraId="655C4691" w14:textId="7A25C836" w:rsidR="007E06FE" w:rsidRPr="009D586B" w:rsidRDefault="00533520" w:rsidP="009D586B">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There are several well-established methods that can statistically account for temporal auto-correlation by effectively detrending the data. A commonly used method is to calculate the first differences of the original time series. The corrected (detrended) time series are computed as the following: y′t=yt−yt−1, where yt and yt-1 are temporally adjacent data points (e.g. oxygen isotope values) from which a differenced data point (y′t) is calculated. Note that the detrended time series of first differences will be of length n−1 where n is the length of the original pre-detrended time series. Thus, in the new detrended time series each point reflects the difference between adjacent time bins (</w:t>
      </w:r>
      <w:r w:rsidRPr="009D586B">
        <w:rPr>
          <w:rFonts w:ascii="Times New Roman" w:eastAsia="Times New Roman" w:hAnsi="Times New Roman" w:cs="Times New Roman"/>
          <w:i/>
          <w:color w:val="333333"/>
          <w:shd w:val="clear" w:color="auto" w:fill="FFFFFF"/>
        </w:rPr>
        <w:t>figure X: showing before and after of CC and climate data</w:t>
      </w:r>
      <w:r w:rsidRPr="009D586B">
        <w:rPr>
          <w:rFonts w:ascii="Times New Roman" w:eastAsia="Times New Roman" w:hAnsi="Times New Roman" w:cs="Times New Roman"/>
          <w:color w:val="333333"/>
          <w:shd w:val="clear" w:color="auto" w:fill="FFFFFF"/>
        </w:rPr>
        <w:t xml:space="preserve">). The resulting </w:t>
      </w:r>
      <w:r w:rsidR="00541A63">
        <w:rPr>
          <w:rFonts w:ascii="Times New Roman" w:eastAsia="Times New Roman" w:hAnsi="Times New Roman" w:cs="Times New Roman"/>
          <w:color w:val="333333"/>
          <w:shd w:val="clear" w:color="auto" w:fill="FFFFFF"/>
        </w:rPr>
        <w:t>detrended</w:t>
      </w:r>
      <w:r w:rsidRPr="009D586B">
        <w:rPr>
          <w:rFonts w:ascii="Times New Roman" w:eastAsia="Times New Roman" w:hAnsi="Times New Roman" w:cs="Times New Roman"/>
          <w:color w:val="333333"/>
          <w:shd w:val="clear" w:color="auto" w:fill="FFFFFF"/>
        </w:rPr>
        <w:t xml:space="preserve"> time</w:t>
      </w:r>
      <w:r w:rsidR="00541A63">
        <w:rPr>
          <w:rFonts w:ascii="Times New Roman" w:eastAsia="Times New Roman" w:hAnsi="Times New Roman" w:cs="Times New Roman"/>
          <w:color w:val="333333"/>
          <w:shd w:val="clear" w:color="auto" w:fill="FFFFFF"/>
        </w:rPr>
        <w:t xml:space="preserve"> series</w:t>
      </w:r>
      <w:r w:rsidRPr="009D586B">
        <w:rPr>
          <w:rFonts w:ascii="Times New Roman" w:eastAsia="Times New Roman" w:hAnsi="Times New Roman" w:cs="Times New Roman"/>
          <w:color w:val="333333"/>
          <w:shd w:val="clear" w:color="auto" w:fill="FFFFFF"/>
        </w:rPr>
        <w:t xml:space="preserve"> can thus be used in subsequent analyses with other detrended time series.</w:t>
      </w:r>
      <w:r w:rsidR="005220C9">
        <w:rPr>
          <w:rFonts w:ascii="Times New Roman" w:eastAsia="Times New Roman" w:hAnsi="Times New Roman" w:cs="Times New Roman"/>
          <w:color w:val="333333"/>
          <w:shd w:val="clear" w:color="auto" w:fill="FFFFFF"/>
        </w:rPr>
        <w:t xml:space="preserve"> My employing this methodology we </w:t>
      </w:r>
      <w:r w:rsidR="00DB1C27">
        <w:rPr>
          <w:rFonts w:ascii="Times New Roman" w:eastAsia="Times New Roman" w:hAnsi="Times New Roman" w:cs="Times New Roman"/>
          <w:color w:val="333333"/>
          <w:shd w:val="clear" w:color="auto" w:fill="FFFFFF"/>
        </w:rPr>
        <w:t xml:space="preserve">can be </w:t>
      </w:r>
      <w:r w:rsidR="005400D2">
        <w:rPr>
          <w:rFonts w:ascii="Times New Roman" w:eastAsia="Times New Roman" w:hAnsi="Times New Roman" w:cs="Times New Roman"/>
          <w:color w:val="333333"/>
          <w:shd w:val="clear" w:color="auto" w:fill="FFFFFF"/>
        </w:rPr>
        <w:t>much</w:t>
      </w:r>
      <w:r w:rsidR="00DB1C27">
        <w:rPr>
          <w:rFonts w:ascii="Times New Roman" w:eastAsia="Times New Roman" w:hAnsi="Times New Roman" w:cs="Times New Roman"/>
          <w:color w:val="333333"/>
          <w:shd w:val="clear" w:color="auto" w:fill="FFFFFF"/>
        </w:rPr>
        <w:t xml:space="preserve"> more confident that the cross-correlations we observe are meaningful relationships and not </w:t>
      </w:r>
      <w:r w:rsidR="00EF2672">
        <w:rPr>
          <w:rFonts w:ascii="Times New Roman" w:eastAsia="Times New Roman" w:hAnsi="Times New Roman" w:cs="Times New Roman"/>
          <w:color w:val="333333"/>
          <w:shd w:val="clear" w:color="auto" w:fill="FFFFFF"/>
        </w:rPr>
        <w:t xml:space="preserve">merely </w:t>
      </w:r>
      <w:r w:rsidR="002A7A5F">
        <w:rPr>
          <w:rFonts w:ascii="Times New Roman" w:eastAsia="Times New Roman" w:hAnsi="Times New Roman" w:cs="Times New Roman"/>
          <w:color w:val="333333"/>
          <w:shd w:val="clear" w:color="auto" w:fill="FFFFFF"/>
        </w:rPr>
        <w:t>misleading</w:t>
      </w:r>
      <w:r w:rsidR="00DB1C27">
        <w:rPr>
          <w:rFonts w:ascii="Times New Roman" w:eastAsia="Times New Roman" w:hAnsi="Times New Roman" w:cs="Times New Roman"/>
          <w:color w:val="333333"/>
          <w:shd w:val="clear" w:color="auto" w:fill="FFFFFF"/>
        </w:rPr>
        <w:t xml:space="preserve"> </w:t>
      </w:r>
      <w:r w:rsidR="00EF2672">
        <w:rPr>
          <w:rFonts w:ascii="Times New Roman" w:eastAsia="Times New Roman" w:hAnsi="Times New Roman" w:cs="Times New Roman"/>
          <w:color w:val="333333"/>
          <w:shd w:val="clear" w:color="auto" w:fill="FFFFFF"/>
        </w:rPr>
        <w:t>coincidences</w:t>
      </w:r>
      <w:r w:rsidR="00DB1C27">
        <w:rPr>
          <w:rFonts w:ascii="Times New Roman" w:eastAsia="Times New Roman" w:hAnsi="Times New Roman" w:cs="Times New Roman"/>
          <w:color w:val="333333"/>
          <w:shd w:val="clear" w:color="auto" w:fill="FFFFFF"/>
        </w:rPr>
        <w:t>.</w:t>
      </w:r>
    </w:p>
    <w:p w14:paraId="275DA4E9" w14:textId="77777777" w:rsidR="0098153E" w:rsidRPr="0098153E" w:rsidRDefault="0098153E" w:rsidP="0098153E">
      <w:pPr>
        <w:pStyle w:val="ListParagraph"/>
        <w:ind w:left="1080"/>
        <w:rPr>
          <w:rFonts w:ascii="Times New Roman" w:eastAsia="Times New Roman" w:hAnsi="Times New Roman" w:cs="Times New Roman"/>
          <w:color w:val="333333"/>
          <w:shd w:val="clear" w:color="auto" w:fill="FFFFFF"/>
        </w:rPr>
      </w:pPr>
    </w:p>
    <w:p w14:paraId="09DFFB93" w14:textId="136C0EAB" w:rsidR="007E06FE" w:rsidRPr="00281167" w:rsidRDefault="00281167" w:rsidP="007E06FE">
      <w:pPr>
        <w:rPr>
          <w:rFonts w:ascii="Times New Roman" w:hAnsi="Times New Roman" w:cs="Times New Roman"/>
          <w:b/>
          <w:i/>
        </w:rPr>
      </w:pPr>
      <w:r w:rsidRPr="00281167">
        <w:rPr>
          <w:rFonts w:ascii="Times New Roman" w:hAnsi="Times New Roman" w:cs="Times New Roman"/>
          <w:b/>
          <w:i/>
        </w:rPr>
        <w:t>Present Study Goals</w:t>
      </w:r>
    </w:p>
    <w:p w14:paraId="54B75D6D" w14:textId="77777777" w:rsidR="00281167" w:rsidRPr="00534072" w:rsidRDefault="00281167" w:rsidP="007E06FE">
      <w:pPr>
        <w:rPr>
          <w:rFonts w:ascii="Times New Roman" w:hAnsi="Times New Roman" w:cs="Times New Roman"/>
        </w:rPr>
      </w:pPr>
    </w:p>
    <w:p w14:paraId="1532AC0F" w14:textId="56DF42BA" w:rsidR="003B0233" w:rsidRDefault="00A102D1" w:rsidP="007E06FE">
      <w:pPr>
        <w:rPr>
          <w:rFonts w:ascii="Times New Roman" w:hAnsi="Times New Roman" w:cs="Times New Roman"/>
        </w:rPr>
      </w:pPr>
      <w:r w:rsidRPr="00534072">
        <w:rPr>
          <w:rFonts w:ascii="Times New Roman" w:hAnsi="Times New Roman" w:cs="Times New Roman"/>
        </w:rPr>
        <w:t xml:space="preserve">The first </w:t>
      </w:r>
      <w:r w:rsidR="00243855">
        <w:rPr>
          <w:rFonts w:ascii="Times New Roman" w:hAnsi="Times New Roman" w:cs="Times New Roman"/>
        </w:rPr>
        <w:t>goal</w:t>
      </w:r>
      <w:r w:rsidRPr="00534072">
        <w:rPr>
          <w:rFonts w:ascii="Times New Roman" w:hAnsi="Times New Roman" w:cs="Times New Roman"/>
        </w:rPr>
        <w:t xml:space="preserve"> of the present study </w:t>
      </w:r>
      <w:r w:rsidR="00AB717F">
        <w:rPr>
          <w:rFonts w:ascii="Times New Roman" w:hAnsi="Times New Roman" w:cs="Times New Roman"/>
        </w:rPr>
        <w:t>was</w:t>
      </w:r>
      <w:r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E631C7">
        <w:rPr>
          <w:rFonts w:ascii="Times New Roman" w:hAnsi="Times New Roman" w:cs="Times New Roman"/>
        </w:rPr>
        <w:t>display</w:t>
      </w:r>
      <w:r w:rsidR="00243855">
        <w:rPr>
          <w:rFonts w:ascii="Times New Roman" w:hAnsi="Times New Roman" w:cs="Times New Roman"/>
        </w:rPr>
        <w:t xml:space="preser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EDC4CA3-24F0-4AE1-B967-44398C29C3B4&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D45F4E">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 xml:space="preserve">and the possibility that the earliest representative of every fossil taxa has </w:t>
      </w:r>
      <w:r w:rsidR="00A50BA7">
        <w:rPr>
          <w:rFonts w:ascii="Times New Roman" w:hAnsi="Times New Roman" w:cs="Times New Roman"/>
        </w:rPr>
        <w:t>not yet</w:t>
      </w:r>
      <w:r w:rsidR="00BF4A1A">
        <w:rPr>
          <w:rFonts w:ascii="Times New Roman" w:hAnsi="Times New Roman" w:cs="Times New Roman"/>
        </w:rPr>
        <w:t xml:space="preserve"> been discovered. The fragment</w:t>
      </w:r>
      <w:r w:rsidR="00927FDF">
        <w:rPr>
          <w:rFonts w:ascii="Times New Roman" w:hAnsi="Times New Roman" w:cs="Times New Roman"/>
        </w:rPr>
        <w:t>ary</w:t>
      </w:r>
      <w:r w:rsidR="00BF4A1A">
        <w:rPr>
          <w:rFonts w:ascii="Times New Roman" w:hAnsi="Times New Roman" w:cs="Times New Roman"/>
        </w:rPr>
        <w:t xml:space="preserve"> nature of many fossils often make taxonomic placement of these specimens challenging or sometimes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xml:space="preserve">, thus affecting the ultimate CC measurement taken </w:t>
      </w:r>
      <w:r w:rsidR="00871985">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A20AB13-D6B8-45B0-B8B3-A47FB4DEF523&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D45F4E">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BF09EE">
        <w:rPr>
          <w:rFonts w:ascii="Times New Roman" w:hAnsi="Times New Roman" w:cs="Times New Roman"/>
        </w:rPr>
        <w:t xml:space="preserve"> Thus </w:t>
      </w:r>
      <w:r w:rsidR="00B913A2">
        <w:rPr>
          <w:rFonts w:ascii="Times New Roman" w:hAnsi="Times New Roman" w:cs="Times New Roman"/>
        </w:rPr>
        <w:t xml:space="preserve">uncertainties in </w:t>
      </w:r>
      <w:r w:rsidR="00BF09EE">
        <w:rPr>
          <w:rFonts w:ascii="Times New Roman" w:hAnsi="Times New Roman" w:cs="Times New Roman"/>
        </w:rPr>
        <w:t xml:space="preserve">dating and </w:t>
      </w:r>
      <w:r w:rsidR="00B913A2">
        <w:rPr>
          <w:rFonts w:ascii="Times New Roman" w:hAnsi="Times New Roman" w:cs="Times New Roman"/>
        </w:rPr>
        <w:t xml:space="preserve">morphological estimates </w:t>
      </w:r>
      <w:r w:rsidR="00BF09EE">
        <w:rPr>
          <w:rFonts w:ascii="Times New Roman" w:hAnsi="Times New Roman" w:cs="Times New Roman"/>
        </w:rPr>
        <w:t xml:space="preserve">in the fossil record pose some notable </w:t>
      </w:r>
      <w:r w:rsidR="0046706C">
        <w:rPr>
          <w:rFonts w:ascii="Times New Roman" w:hAnsi="Times New Roman" w:cs="Times New Roman"/>
        </w:rPr>
        <w:t>sources of error</w:t>
      </w:r>
      <w:r w:rsidR="00BF09EE">
        <w:rPr>
          <w:rFonts w:ascii="Times New Roman" w:hAnsi="Times New Roman" w:cs="Times New Roman"/>
        </w:rPr>
        <w:t>.</w:t>
      </w:r>
    </w:p>
    <w:p w14:paraId="459D43F9" w14:textId="2FFFC3AF" w:rsidR="00243855" w:rsidRDefault="00F66B0F" w:rsidP="003B0233">
      <w:pPr>
        <w:ind w:firstLine="720"/>
        <w:rPr>
          <w:rFonts w:ascii="Times New Roman" w:hAnsi="Times New Roman" w:cs="Times New Roman"/>
        </w:rPr>
      </w:pPr>
      <w:r>
        <w:rPr>
          <w:rFonts w:ascii="Times New Roman" w:hAnsi="Times New Roman" w:cs="Times New Roman"/>
        </w:rPr>
        <w:t xml:space="preserve"> Ancestral state </w:t>
      </w:r>
      <w:r w:rsidR="001661CE">
        <w:rPr>
          <w:rFonts w:ascii="Times New Roman" w:hAnsi="Times New Roman" w:cs="Times New Roman"/>
        </w:rPr>
        <w:t>reconstruction</w:t>
      </w:r>
      <w:r w:rsidR="007D5E19">
        <w:rPr>
          <w:rFonts w:ascii="Times New Roman" w:hAnsi="Times New Roman" w:cs="Times New Roman"/>
        </w:rPr>
        <w:t xml:space="preserve"> </w:t>
      </w:r>
      <w:r w:rsidR="00223005">
        <w:rPr>
          <w:rFonts w:ascii="Times New Roman" w:hAnsi="Times New Roman" w:cs="Times New Roman"/>
        </w:rPr>
        <w:t xml:space="preserve">in an alternate method that statistically infers the </w:t>
      </w:r>
      <w:r w:rsidR="009A71BE">
        <w:rPr>
          <w:rFonts w:ascii="Times New Roman" w:hAnsi="Times New Roman" w:cs="Times New Roman"/>
        </w:rPr>
        <w:t xml:space="preserve">most probable </w:t>
      </w:r>
      <w:r w:rsidR="00223005">
        <w:rPr>
          <w:rFonts w:ascii="Times New Roman" w:hAnsi="Times New Roman" w:cs="Times New Roman"/>
        </w:rPr>
        <w:t>state of a common ancestor shared between two or more species.</w:t>
      </w:r>
      <w:r w:rsidR="00AC27FB">
        <w:rPr>
          <w:rFonts w:ascii="Times New Roman" w:hAnsi="Times New Roman" w:cs="Times New Roman"/>
        </w:rPr>
        <w:t xml:space="preserve"> While </w:t>
      </w:r>
      <w:r w:rsidR="00374BD5">
        <w:rPr>
          <w:rFonts w:ascii="Times New Roman" w:hAnsi="Times New Roman" w:cs="Times New Roman"/>
        </w:rPr>
        <w:t>this method</w:t>
      </w:r>
      <w:r w:rsidR="00AC27FB">
        <w:rPr>
          <w:rFonts w:ascii="Times New Roman" w:hAnsi="Times New Roman" w:cs="Times New Roman"/>
        </w:rPr>
        <w:t xml:space="preserve"> </w:t>
      </w:r>
      <w:r w:rsidR="003B0233">
        <w:rPr>
          <w:rFonts w:ascii="Times New Roman" w:hAnsi="Times New Roman" w:cs="Times New Roman"/>
        </w:rPr>
        <w:t>avoid</w:t>
      </w:r>
      <w:r w:rsidR="001661CE">
        <w:rPr>
          <w:rFonts w:ascii="Times New Roman" w:hAnsi="Times New Roman" w:cs="Times New Roman"/>
        </w:rPr>
        <w:t>s</w:t>
      </w:r>
      <w:r w:rsidR="003B0233">
        <w:rPr>
          <w:rFonts w:ascii="Times New Roman" w:hAnsi="Times New Roman" w:cs="Times New Roman"/>
        </w:rPr>
        <w:t xml:space="preserve"> some of the l</w:t>
      </w:r>
      <w:r w:rsidR="00AC27FB">
        <w:rPr>
          <w:rFonts w:ascii="Times New Roman" w:hAnsi="Times New Roman" w:cs="Times New Roman"/>
        </w:rPr>
        <w:t xml:space="preserve">imitations of the fossil record, </w:t>
      </w:r>
      <w:r w:rsidR="00374BD5">
        <w:rPr>
          <w:rFonts w:ascii="Times New Roman" w:hAnsi="Times New Roman" w:cs="Times New Roman"/>
        </w:rPr>
        <w:t>it</w:t>
      </w:r>
      <w:r w:rsidR="001D281C">
        <w:rPr>
          <w:rFonts w:ascii="Times New Roman" w:hAnsi="Times New Roman" w:cs="Times New Roman"/>
        </w:rPr>
        <w:t xml:space="preserve"> </w:t>
      </w:r>
      <w:r w:rsidR="00CB28AE">
        <w:rPr>
          <w:rFonts w:ascii="Times New Roman" w:hAnsi="Times New Roman" w:cs="Times New Roman"/>
        </w:rPr>
        <w:t>pos</w:t>
      </w:r>
      <w:r w:rsidR="003B0233">
        <w:rPr>
          <w:rFonts w:ascii="Times New Roman" w:hAnsi="Times New Roman" w:cs="Times New Roman"/>
        </w:rPr>
        <w:t>sess</w:t>
      </w:r>
      <w:r w:rsidR="001661CE">
        <w:rPr>
          <w:rFonts w:ascii="Times New Roman" w:hAnsi="Times New Roman" w:cs="Times New Roman"/>
        </w:rPr>
        <w:t>es</w:t>
      </w:r>
      <w:r w:rsidR="003B0233">
        <w:rPr>
          <w:rFonts w:ascii="Times New Roman" w:hAnsi="Times New Roman" w:cs="Times New Roman"/>
        </w:rPr>
        <w:t xml:space="preserve"> </w:t>
      </w:r>
      <w:r w:rsidR="00CB28AE">
        <w:rPr>
          <w:rFonts w:ascii="Times New Roman" w:hAnsi="Times New Roman" w:cs="Times New Roman"/>
        </w:rPr>
        <w:t xml:space="preserve">several </w:t>
      </w:r>
      <w:r w:rsidR="00361C3E">
        <w:rPr>
          <w:rFonts w:ascii="Times New Roman" w:hAnsi="Times New Roman" w:cs="Times New Roman"/>
        </w:rPr>
        <w:t xml:space="preserve">of </w:t>
      </w:r>
      <w:r w:rsidR="001661CE">
        <w:rPr>
          <w:rFonts w:ascii="Times New Roman" w:hAnsi="Times New Roman" w:cs="Times New Roman"/>
        </w:rPr>
        <w:t>its</w:t>
      </w:r>
      <w:r w:rsidR="003B0233">
        <w:rPr>
          <w:rFonts w:ascii="Times New Roman" w:hAnsi="Times New Roman" w:cs="Times New Roman"/>
        </w:rPr>
        <w:t xml:space="preserve"> own inherent sources of error</w:t>
      </w:r>
      <w:r w:rsidR="000207A2">
        <w:rPr>
          <w:rFonts w:ascii="Times New Roman" w:hAnsi="Times New Roman" w:cs="Times New Roman"/>
        </w:rPr>
        <w:t xml:space="preserve"> and assumptions</w:t>
      </w:r>
      <w:r>
        <w:rPr>
          <w:rFonts w:ascii="Times New Roman" w:hAnsi="Times New Roman" w:cs="Times New Roman"/>
        </w:rPr>
        <w:t xml:space="preserve">. </w:t>
      </w:r>
      <w:r w:rsidR="000C2FA1">
        <w:rPr>
          <w:rFonts w:ascii="Times New Roman" w:hAnsi="Times New Roman" w:cs="Times New Roman"/>
        </w:rPr>
        <w:t>Notably, it</w:t>
      </w:r>
      <w:r w:rsidR="000207A2">
        <w:rPr>
          <w:rFonts w:ascii="Times New Roman" w:hAnsi="Times New Roman" w:cs="Times New Roman"/>
        </w:rPr>
        <w:t xml:space="preserve"> inherits errors </w:t>
      </w:r>
      <w:r w:rsidR="0061322D">
        <w:rPr>
          <w:rFonts w:ascii="Times New Roman" w:hAnsi="Times New Roman" w:cs="Times New Roman"/>
        </w:rPr>
        <w:t>associated with the</w:t>
      </w:r>
      <w:r w:rsidR="000207A2">
        <w:rPr>
          <w:rFonts w:ascii="Times New Roman" w:hAnsi="Times New Roman" w:cs="Times New Roman"/>
        </w:rPr>
        <w:t xml:space="preserve"> </w:t>
      </w:r>
      <w:r w:rsidR="0061322D">
        <w:rPr>
          <w:rFonts w:ascii="Times New Roman" w:hAnsi="Times New Roman" w:cs="Times New Roman"/>
        </w:rPr>
        <w:t>estimation of</w:t>
      </w:r>
      <w:r w:rsidR="000207A2">
        <w:rPr>
          <w:rFonts w:ascii="Times New Roman" w:hAnsi="Times New Roman" w:cs="Times New Roman"/>
        </w:rPr>
        <w:t xml:space="preserve"> molecular divergence dates and </w:t>
      </w:r>
      <w:r w:rsidR="0061322D">
        <w:rPr>
          <w:rFonts w:ascii="Times New Roman" w:hAnsi="Times New Roman" w:cs="Times New Roman"/>
        </w:rPr>
        <w:t>species</w:t>
      </w:r>
      <w:r w:rsidR="000207A2">
        <w:rPr>
          <w:rFonts w:ascii="Times New Roman" w:hAnsi="Times New Roman" w:cs="Times New Roman"/>
        </w:rPr>
        <w:t xml:space="preserve"> relationships</w:t>
      </w:r>
      <w:r w:rsidR="0061322D">
        <w:rPr>
          <w:rFonts w:ascii="Times New Roman" w:hAnsi="Times New Roman" w:cs="Times New Roman"/>
        </w:rPr>
        <w:t xml:space="preserve"> from the chosen phylogenetic tree</w:t>
      </w:r>
      <w:r w:rsidR="000207A2">
        <w:rPr>
          <w:rFonts w:ascii="Times New Roman" w:hAnsi="Times New Roman" w:cs="Times New Roman"/>
        </w:rPr>
        <w:t>.</w:t>
      </w:r>
      <w:r w:rsidR="0061322D">
        <w:rPr>
          <w:rFonts w:ascii="Times New Roman" w:hAnsi="Times New Roman" w:cs="Times New Roman"/>
        </w:rPr>
        <w:t xml:space="preserve"> </w:t>
      </w:r>
      <w:r w:rsidR="00EB0441">
        <w:rPr>
          <w:rFonts w:ascii="Times New Roman" w:hAnsi="Times New Roman" w:cs="Times New Roman"/>
        </w:rPr>
        <w:t>Despite this, in the way we employ it here</w:t>
      </w:r>
      <w:r>
        <w:rPr>
          <w:rFonts w:ascii="Times New Roman" w:hAnsi="Times New Roman" w:cs="Times New Roman"/>
        </w:rPr>
        <w:t xml:space="preserve"> </w:t>
      </w:r>
      <w:r w:rsidR="00C17A50">
        <w:rPr>
          <w:rFonts w:ascii="Times New Roman" w:hAnsi="Times New Roman" w:cs="Times New Roman"/>
        </w:rPr>
        <w:t>ancestral state reconstruction</w:t>
      </w:r>
      <w:r>
        <w:rPr>
          <w:rFonts w:ascii="Times New Roman" w:hAnsi="Times New Roman" w:cs="Times New Roman"/>
        </w:rPr>
        <w:t xml:space="preserve"> has the advantage of</w:t>
      </w:r>
      <w:r w:rsidR="007D5E19">
        <w:rPr>
          <w:rFonts w:ascii="Times New Roman" w:hAnsi="Times New Roman" w:cs="Times New Roman"/>
        </w:rPr>
        <w:t xml:space="preserve"> being derived from</w:t>
      </w:r>
      <w:r>
        <w:rPr>
          <w:rFonts w:ascii="Times New Roman" w:hAnsi="Times New Roman" w:cs="Times New Roman"/>
        </w:rPr>
        <w:t xml:space="preserve"> precise </w:t>
      </w:r>
      <w:r w:rsidR="00883403">
        <w:rPr>
          <w:rFonts w:ascii="Times New Roman" w:hAnsi="Times New Roman" w:cs="Times New Roman"/>
        </w:rPr>
        <w:t>estimates</w:t>
      </w:r>
      <w:r>
        <w:rPr>
          <w:rFonts w:ascii="Times New Roman" w:hAnsi="Times New Roman" w:cs="Times New Roman"/>
        </w:rPr>
        <w:t xml:space="preserve"> of CC as they are </w:t>
      </w:r>
      <w:r w:rsidR="0055700E">
        <w:rPr>
          <w:rFonts w:ascii="Times New Roman" w:hAnsi="Times New Roman" w:cs="Times New Roman"/>
        </w:rPr>
        <w:t>directly measured</w:t>
      </w:r>
      <w:r>
        <w:rPr>
          <w:rFonts w:ascii="Times New Roman" w:hAnsi="Times New Roman" w:cs="Times New Roman"/>
        </w:rPr>
        <w:t xml:space="preserve"> from an extant sample</w:t>
      </w:r>
      <w:r w:rsidR="00790735">
        <w:rPr>
          <w:rFonts w:ascii="Times New Roman" w:hAnsi="Times New Roman" w:cs="Times New Roman"/>
        </w:rPr>
        <w:t xml:space="preserve"> of mammalian</w:t>
      </w:r>
      <w:r w:rsidR="00F81771">
        <w:rPr>
          <w:rFonts w:ascii="Times New Roman" w:hAnsi="Times New Roman" w:cs="Times New Roman"/>
        </w:rPr>
        <w:t xml:space="preserve"> specimens</w:t>
      </w:r>
      <w:r>
        <w:rPr>
          <w:rFonts w:ascii="Times New Roman" w:hAnsi="Times New Roman" w:cs="Times New Roman"/>
        </w:rPr>
        <w:t xml:space="preserve">. </w:t>
      </w:r>
      <w:r w:rsidR="004E3791">
        <w:rPr>
          <w:rFonts w:ascii="Times New Roman" w:hAnsi="Times New Roman" w:cs="Times New Roman"/>
        </w:rPr>
        <w:t xml:space="preserve">In our model, we used a </w:t>
      </w:r>
      <w:r w:rsidR="00B50F94">
        <w:rPr>
          <w:rFonts w:ascii="Times New Roman" w:hAnsi="Times New Roman" w:cs="Times New Roman"/>
        </w:rPr>
        <w:t xml:space="preserve">Restricted Maximum Likelihood (REML) </w:t>
      </w:r>
      <w:r w:rsidR="004E3791">
        <w:rPr>
          <w:rFonts w:ascii="Times New Roman" w:hAnsi="Times New Roman" w:cs="Times New Roman"/>
        </w:rPr>
        <w:t>estimation method that assumes species diverge according to Brownian motion and takes into account branch length.</w:t>
      </w:r>
      <w:r w:rsidR="0051138B">
        <w:rPr>
          <w:rFonts w:ascii="Times New Roman" w:hAnsi="Times New Roman" w:cs="Times New Roman"/>
        </w:rPr>
        <w:t xml:space="preserve"> </w:t>
      </w:r>
      <w:r w:rsidR="00E64E00">
        <w:rPr>
          <w:rFonts w:ascii="Times New Roman" w:hAnsi="Times New Roman" w:cs="Times New Roman"/>
        </w:rPr>
        <w:t xml:space="preserve">Despite these assumptions, it has proven capable of </w:t>
      </w:r>
      <w:r w:rsidR="00D270FC">
        <w:rPr>
          <w:rFonts w:ascii="Times New Roman" w:hAnsi="Times New Roman" w:cs="Times New Roman"/>
        </w:rPr>
        <w:t xml:space="preserve">reliably </w:t>
      </w:r>
      <w:r w:rsidR="00E64E00">
        <w:rPr>
          <w:rFonts w:ascii="Times New Roman" w:hAnsi="Times New Roman" w:cs="Times New Roman"/>
        </w:rPr>
        <w:t>generating reconstructions of biological measurements (e.g. brain size)</w:t>
      </w:r>
      <w:r w:rsidR="00227009">
        <w:rPr>
          <w:rFonts w:ascii="Times New Roman" w:hAnsi="Times New Roman" w:cs="Times New Roman"/>
        </w:rPr>
        <w:t xml:space="preserve"> that can be cross-validated with the fossil record.  P</w:t>
      </w:r>
      <w:r w:rsidR="00E64E00">
        <w:rPr>
          <w:rFonts w:ascii="Times New Roman" w:hAnsi="Times New Roman" w:cs="Times New Roman"/>
        </w:rPr>
        <w:t xml:space="preserve">revious investigations </w:t>
      </w:r>
      <w:r w:rsidR="00227009">
        <w:rPr>
          <w:rFonts w:ascii="Times New Roman" w:hAnsi="Times New Roman" w:cs="Times New Roman"/>
        </w:rPr>
        <w:t xml:space="preserve">have utilized this method to reconstruct the brain size </w:t>
      </w:r>
      <w:r w:rsidR="00BF5F36">
        <w:rPr>
          <w:rFonts w:ascii="Times New Roman" w:hAnsi="Times New Roman" w:cs="Times New Roman"/>
        </w:rPr>
        <w:t xml:space="preserve">of </w:t>
      </w:r>
      <w:r w:rsidR="009A05C1">
        <w:rPr>
          <w:rFonts w:ascii="Times New Roman" w:hAnsi="Times New Roman" w:cs="Times New Roman"/>
        </w:rPr>
        <w:t>Primate</w:t>
      </w:r>
      <w:r w:rsidR="00BF5F36">
        <w:rPr>
          <w:rFonts w:ascii="Times New Roman" w:hAnsi="Times New Roman" w:cs="Times New Roman"/>
        </w:rPr>
        <w:t xml:space="preserve">s </w:t>
      </w:r>
      <w:r w:rsidR="00B92EE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B88050C-03D7-4D75-9B90-208AA7824496&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2010; Boddy et al., 2012)</w:t>
      </w:r>
      <w:r w:rsidR="00B92EE2">
        <w:rPr>
          <w:rFonts w:ascii="Times New Roman" w:hAnsi="Times New Roman" w:cs="Times New Roman"/>
        </w:rPr>
        <w:fldChar w:fldCharType="end"/>
      </w:r>
      <w:r w:rsidR="00BF5F36">
        <w:rPr>
          <w:rFonts w:ascii="Times New Roman" w:hAnsi="Times New Roman" w:cs="Times New Roman"/>
        </w:rPr>
        <w:t xml:space="preserve">, </w:t>
      </w:r>
      <w:r w:rsidR="00A4745B">
        <w:rPr>
          <w:rFonts w:ascii="Times New Roman" w:hAnsi="Times New Roman" w:cs="Times New Roman"/>
        </w:rPr>
        <w:t>Carnivora</w:t>
      </w:r>
      <w:r w:rsidR="00BF5F36">
        <w:rPr>
          <w:rFonts w:ascii="Times New Roman" w:hAnsi="Times New Roman" w:cs="Times New Roman"/>
        </w:rPr>
        <w:t xml:space="preserve"> </w:t>
      </w:r>
      <w:r w:rsidR="00BF5F36">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9219F715-C552-498E-850A-691CA2DCF585&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BF5F36">
        <w:rPr>
          <w:rFonts w:ascii="Times New Roman" w:hAnsi="Times New Roman" w:cs="Times New Roman"/>
        </w:rPr>
        <w:fldChar w:fldCharType="separate"/>
      </w:r>
      <w:r w:rsidR="00D45F4E">
        <w:rPr>
          <w:rFonts w:ascii="Times New Roman" w:hAnsi="Times New Roman" w:cs="Times New Roman"/>
        </w:rPr>
        <w:t>(Finarelli and Flynn, 2007)</w:t>
      </w:r>
      <w:r w:rsidR="00BF5F36">
        <w:rPr>
          <w:rFonts w:ascii="Times New Roman" w:hAnsi="Times New Roman" w:cs="Times New Roman"/>
        </w:rPr>
        <w:fldChar w:fldCharType="end"/>
      </w:r>
      <w:r w:rsidR="00B92EE2">
        <w:rPr>
          <w:rFonts w:ascii="Times New Roman" w:hAnsi="Times New Roman" w:cs="Times New Roman"/>
        </w:rPr>
        <w:t xml:space="preserve">, </w:t>
      </w:r>
      <w:r w:rsidR="00A4745B">
        <w:rPr>
          <w:rFonts w:ascii="Times New Roman" w:hAnsi="Times New Roman" w:cs="Times New Roman"/>
        </w:rPr>
        <w:t>Cetacea</w:t>
      </w:r>
      <w:r w:rsidR="00B92EE2">
        <w:rPr>
          <w:rFonts w:ascii="Times New Roman" w:hAnsi="Times New Roman" w:cs="Times New Roman"/>
        </w:rPr>
        <w:t xml:space="preserve"> </w:t>
      </w:r>
      <w:r w:rsidR="00B92EE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576274A0-FF3D-4405-9BB2-1CB7C10D30E2&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2013)</w:t>
      </w:r>
      <w:r w:rsidR="00B92EE2">
        <w:rPr>
          <w:rFonts w:ascii="Times New Roman" w:hAnsi="Times New Roman" w:cs="Times New Roman"/>
        </w:rPr>
        <w:fldChar w:fldCharType="end"/>
      </w:r>
      <w:r w:rsidR="004C70CA">
        <w:rPr>
          <w:rFonts w:ascii="Times New Roman" w:hAnsi="Times New Roman" w:cs="Times New Roman"/>
        </w:rPr>
        <w:t xml:space="preserve"> and other mammalian taxa </w:t>
      </w:r>
      <w:r w:rsidR="004C70C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222F7D5D-1D3C-4873-AB27-62F36375948E&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4C70CA">
        <w:rPr>
          <w:rFonts w:ascii="Times New Roman" w:hAnsi="Times New Roman" w:cs="Times New Roman"/>
        </w:rPr>
        <w:fldChar w:fldCharType="separate"/>
      </w:r>
      <w:r w:rsidR="00D45F4E">
        <w:rPr>
          <w:rFonts w:ascii="Times New Roman" w:hAnsi="Times New Roman" w:cs="Times New Roman"/>
        </w:rPr>
        <w:t>(Boddy et al., 2012)</w:t>
      </w:r>
      <w:r w:rsidR="004C70CA">
        <w:rPr>
          <w:rFonts w:ascii="Times New Roman" w:hAnsi="Times New Roman" w:cs="Times New Roman"/>
        </w:rPr>
        <w:fldChar w:fldCharType="end"/>
      </w:r>
      <w:r w:rsidR="004C70CA">
        <w:rPr>
          <w:rFonts w:ascii="Times New Roman" w:hAnsi="Times New Roman" w:cs="Times New Roman"/>
        </w:rPr>
        <w:t>.</w:t>
      </w:r>
      <w:r w:rsidR="00E64E00">
        <w:rPr>
          <w:rFonts w:ascii="Times New Roman" w:hAnsi="Times New Roman" w:cs="Times New Roman"/>
        </w:rPr>
        <w:t xml:space="preserve"> </w:t>
      </w:r>
      <w:r w:rsidR="00757AF1">
        <w:rPr>
          <w:rFonts w:ascii="Times New Roman" w:hAnsi="Times New Roman" w:cs="Times New Roman"/>
        </w:rPr>
        <w:t>Here we employ both</w:t>
      </w:r>
      <w:r w:rsidR="00AB717F">
        <w:rPr>
          <w:rFonts w:ascii="Times New Roman" w:hAnsi="Times New Roman" w:cs="Times New Roman"/>
        </w:rPr>
        <w:t xml:space="preserv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757AF1">
        <w:rPr>
          <w:rFonts w:ascii="Times New Roman" w:hAnsi="Times New Roman" w:cs="Times New Roman"/>
        </w:rPr>
        <w:t>in our analyses under the supposition that</w:t>
      </w:r>
      <w:r w:rsidR="00AB717F">
        <w:rPr>
          <w:rFonts w:ascii="Times New Roman" w:hAnsi="Times New Roman" w:cs="Times New Roman"/>
        </w:rPr>
        <w:t xml:space="preserve"> concurrence</w:t>
      </w:r>
      <w:r w:rsidR="00352311">
        <w:rPr>
          <w:rFonts w:ascii="Times New Roman" w:hAnsi="Times New Roman" w:cs="Times New Roman"/>
        </w:rPr>
        <w:t xml:space="preserve"> of results</w:t>
      </w:r>
      <w:r w:rsidR="00AB717F">
        <w:rPr>
          <w:rFonts w:ascii="Times New Roman" w:hAnsi="Times New Roman" w:cs="Times New Roman"/>
        </w:rPr>
        <w:t xml:space="preserve"> between both methods increases the likelihood that any observed </w:t>
      </w:r>
      <w:r w:rsidR="00082244">
        <w:rPr>
          <w:rFonts w:ascii="Times New Roman" w:hAnsi="Times New Roman" w:cs="Times New Roman"/>
        </w:rPr>
        <w:t>relationships betw</w:t>
      </w:r>
      <w:r w:rsidR="00B177B5">
        <w:rPr>
          <w:rFonts w:ascii="Times New Roman" w:hAnsi="Times New Roman" w:cs="Times New Roman"/>
        </w:rPr>
        <w:t xml:space="preserve">een </w:t>
      </w:r>
      <w:r w:rsidR="00082244">
        <w:rPr>
          <w:rFonts w:ascii="Times New Roman" w:hAnsi="Times New Roman" w:cs="Times New Roman"/>
        </w:rPr>
        <w:t>CC and climate</w:t>
      </w:r>
      <w:r w:rsidR="00AB717F">
        <w:rPr>
          <w:rFonts w:ascii="Times New Roman" w:hAnsi="Times New Roman" w:cs="Times New Roman"/>
        </w:rPr>
        <w:t xml:space="preserve"> are in fact real evolutionary phenomena.</w:t>
      </w:r>
      <w:r w:rsidR="00EC468E">
        <w:rPr>
          <w:rFonts w:ascii="Times New Roman" w:hAnsi="Times New Roman" w:cs="Times New Roman"/>
        </w:rPr>
        <w:t xml:space="preserve"> </w:t>
      </w:r>
    </w:p>
    <w:p w14:paraId="369ECD38" w14:textId="1717869F"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 xml:space="preserve">In order to address the </w:t>
      </w:r>
      <w:r w:rsidR="00163C2D">
        <w:rPr>
          <w:rFonts w:ascii="Times New Roman" w:hAnsi="Times New Roman" w:cs="Times New Roman"/>
        </w:rPr>
        <w:t>possibility</w:t>
      </w:r>
      <w:r w:rsidR="003B1651">
        <w:rPr>
          <w:rFonts w:ascii="Times New Roman" w:hAnsi="Times New Roman" w:cs="Times New Roman"/>
        </w:rPr>
        <w:t xml:space="preserve"> of multiple climatic factors simultaneously bein</w:t>
      </w:r>
      <w:r w:rsidR="00FB76D2">
        <w:rPr>
          <w:rFonts w:ascii="Times New Roman" w:hAnsi="Times New Roman" w:cs="Times New Roman"/>
        </w:rPr>
        <w:t xml:space="preserve">g important for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capture a different climatic hypothesis</w:t>
      </w:r>
      <w:r w:rsidR="00A102D1" w:rsidRPr="00534072">
        <w:rPr>
          <w:rFonts w:ascii="Times New Roman" w:hAnsi="Times New Roman" w:cs="Times New Roman"/>
        </w:rPr>
        <w:t>:</w:t>
      </w:r>
    </w:p>
    <w:p w14:paraId="6F5F4718" w14:textId="555716D1"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w:t>
      </w:r>
      <w:r w:rsidR="00C51D2F">
        <w:rPr>
          <w:rFonts w:ascii="Times New Roman" w:hAnsi="Times New Roman" w:cs="Times New Roman"/>
        </w:rPr>
        <w:t>directional change</w:t>
      </w:r>
      <w:r w:rsidR="001A5441">
        <w:rPr>
          <w:rFonts w:ascii="Times New Roman" w:hAnsi="Times New Roman" w:cs="Times New Roman"/>
        </w:rPr>
        <w:t>-based hypotheses (e.g.</w:t>
      </w:r>
      <w:r w:rsidR="00846DC0">
        <w:rPr>
          <w:rFonts w:ascii="Times New Roman" w:hAnsi="Times New Roman" w:cs="Times New Roman"/>
        </w:rPr>
        <w:t xml:space="preserve"> </w:t>
      </w:r>
      <w:r w:rsidR="0066558B">
        <w:rPr>
          <w:rFonts w:ascii="Times New Roman" w:hAnsi="Times New Roman" w:cs="Times New Roman"/>
        </w:rPr>
        <w:t>deMenoca</w:t>
      </w:r>
      <w:r w:rsidR="003A71A3">
        <w:rPr>
          <w:rFonts w:ascii="Times New Roman" w:hAnsi="Times New Roman" w:cs="Times New Roman"/>
        </w:rPr>
        <w:t>l’s</w:t>
      </w:r>
      <w:r w:rsidR="0069711B">
        <w:rPr>
          <w:rFonts w:ascii="Times New Roman" w:hAnsi="Times New Roman" w:cs="Times New Roman"/>
        </w:rPr>
        <w:t xml:space="preserve"> </w:t>
      </w:r>
      <w:r w:rsidR="00DC51C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800AEBE4-98CE-48B4-8B95-9C54D35BC24C&lt;/uuid&gt;&lt;priority&gt;0&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Pr>
          <w:rFonts w:ascii="Times New Roman" w:hAnsi="Times New Roman" w:cs="Times New Roman"/>
        </w:rPr>
        <w:fldChar w:fldCharType="separate"/>
      </w:r>
      <w:r w:rsidR="00DC51C2">
        <w:rPr>
          <w:rFonts w:ascii="Times New Roman" w:hAnsi="Times New Roman" w:cs="Times New Roman"/>
        </w:rPr>
        <w:t>(2004)</w:t>
      </w:r>
      <w:r w:rsidR="00DC51C2">
        <w:rPr>
          <w:rFonts w:ascii="Times New Roman" w:hAnsi="Times New Roman" w:cs="Times New Roman"/>
        </w:rPr>
        <w:fldChar w:fldCharType="end"/>
      </w:r>
      <w:r w:rsidR="003A71A3">
        <w:rPr>
          <w:rFonts w:ascii="Times New Roman" w:hAnsi="Times New Roman" w:cs="Times New Roman"/>
        </w:rPr>
        <w:t xml:space="preserve"> aridity hypothesis </w:t>
      </w:r>
      <w:r w:rsidR="001A5441">
        <w:rPr>
          <w:rFonts w:ascii="Times New Roman" w:hAnsi="Times New Roman" w:cs="Times New Roman"/>
        </w:rPr>
        <w:t>)</w:t>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B81CB5">
        <w:rPr>
          <w:rFonts w:ascii="Times New Roman" w:hAnsi="Times New Roman" w:cs="Times New Roman"/>
        </w:rPr>
        <w:t xml:space="preserve"> in </w:t>
      </w:r>
      <w:r w:rsidR="00A41265">
        <w:rPr>
          <w:rFonts w:ascii="Times New Roman" w:hAnsi="Times New Roman" w:cs="Times New Roman"/>
        </w:rPr>
        <w:t>Hominin</w:t>
      </w:r>
      <w:r w:rsidR="00B81CB5">
        <w:rPr>
          <w:rFonts w:ascii="Times New Roman" w:hAnsi="Times New Roman" w:cs="Times New Roman"/>
        </w:rPr>
        <w:t>s</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interval</w:t>
      </w:r>
      <w:r w:rsidR="005D76BA">
        <w:rPr>
          <w:rFonts w:ascii="Times New Roman" w:hAnsi="Times New Roman" w:cs="Times New Roman"/>
        </w:rPr>
        <w:t>.</w:t>
      </w:r>
    </w:p>
    <w:p w14:paraId="67F5C0A0" w14:textId="75CD54B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w:t>
      </w:r>
      <w:r w:rsidR="007F2F76">
        <w:rPr>
          <w:rFonts w:ascii="Times New Roman" w:hAnsi="Times New Roman" w:cs="Times New Roman"/>
        </w:rPr>
        <w:t xml:space="preserve"> variability-based</w:t>
      </w:r>
      <w:r w:rsidR="00545EF6">
        <w:rPr>
          <w:rFonts w:ascii="Times New Roman" w:hAnsi="Times New Roman" w:cs="Times New Roman"/>
        </w:rPr>
        <w:t xml:space="preserve"> hypotheses </w:t>
      </w:r>
      <w:r w:rsidR="007F2F76">
        <w:rPr>
          <w:rFonts w:ascii="Times New Roman" w:hAnsi="Times New Roman" w:cs="Times New Roman"/>
        </w:rPr>
        <w:t>(e.g.</w:t>
      </w:r>
      <w:r w:rsidR="00545EF6">
        <w:rPr>
          <w:rFonts w:ascii="Times New Roman" w:hAnsi="Times New Roman" w:cs="Times New Roman"/>
        </w:rPr>
        <w:t xml:space="preserve">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w:t>
      </w:r>
      <w:r w:rsidR="00BC1175">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CAB36A3-4AB6-4D5A-9FCF-4CACE06AA90E&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Pr>
          <w:rFonts w:ascii="Times New Roman" w:hAnsi="Times New Roman" w:cs="Times New Roman"/>
        </w:rPr>
        <w:fldChar w:fldCharType="separate"/>
      </w:r>
      <w:r w:rsidR="00BC1175">
        <w:rPr>
          <w:rFonts w:ascii="Times New Roman" w:hAnsi="Times New Roman" w:cs="Times New Roman"/>
        </w:rPr>
        <w:t>(1996; 1998a; 1998b; 2012; 2013)</w:t>
      </w:r>
      <w:r w:rsidR="00BC1175">
        <w:rPr>
          <w:rFonts w:ascii="Times New Roman" w:hAnsi="Times New Roman" w:cs="Times New Roman"/>
        </w:rPr>
        <w:fldChar w:fldCharType="end"/>
      </w:r>
      <w:r w:rsidR="0066558B">
        <w:rPr>
          <w:rFonts w:ascii="Times New Roman" w:hAnsi="Times New Roman" w:cs="Times New Roman"/>
        </w:rPr>
        <w:t xml:space="preserve"> </w:t>
      </w:r>
      <w:r w:rsidR="005D76BA">
        <w:rPr>
          <w:rFonts w:ascii="Times New Roman" w:hAnsi="Times New Roman" w:cs="Times New Roman"/>
        </w:rPr>
        <w:t>variability selection hypothesis</w:t>
      </w:r>
      <w:r w:rsidR="007F2F76">
        <w:rPr>
          <w:rFonts w:ascii="Times New Roman" w:hAnsi="Times New Roman" w:cs="Times New Roman"/>
        </w:rPr>
        <w:t>)</w:t>
      </w:r>
      <w:r w:rsidRPr="00534072">
        <w:rPr>
          <w:rFonts w:ascii="Times New Roman" w:hAnsi="Times New Roman" w:cs="Times New Roman"/>
        </w:rPr>
        <w:t xml:space="preserve"> </w:t>
      </w:r>
      <w:r w:rsidR="00B81CB5">
        <w:rPr>
          <w:rFonts w:ascii="Times New Roman" w:hAnsi="Times New Roman" w:cs="Times New Roman"/>
        </w:rPr>
        <w:t>which predict</w:t>
      </w:r>
      <w:r w:rsidR="005D76BA">
        <w:rPr>
          <w:rFonts w:ascii="Times New Roman" w:hAnsi="Times New Roman" w:cs="Times New Roman"/>
        </w:rPr>
        <w:t xml:space="preserve"> that </w:t>
      </w:r>
      <w:r w:rsidR="00F72C91">
        <w:rPr>
          <w:rFonts w:ascii="Times New Roman" w:hAnsi="Times New Roman" w:cs="Times New Roman"/>
        </w:rPr>
        <w:t xml:space="preserve">increased fluctuations </w:t>
      </w:r>
      <w:r w:rsidRPr="00534072">
        <w:rPr>
          <w:rFonts w:ascii="Times New Roman" w:hAnsi="Times New Roman" w:cs="Times New Roman"/>
        </w:rPr>
        <w:t xml:space="preserve">in </w:t>
      </w:r>
      <w:r w:rsidR="00D860CE">
        <w:rPr>
          <w:rFonts w:ascii="Times New Roman" w:hAnsi="Times New Roman" w:cs="Times New Roman"/>
        </w:rPr>
        <w:t>global temperature and aridity</w:t>
      </w:r>
      <w:r w:rsidR="00E556D8">
        <w:rPr>
          <w:rFonts w:ascii="Times New Roman" w:hAnsi="Times New Roman" w:cs="Times New Roman"/>
        </w:rPr>
        <w:t xml:space="preserve"> lead</w:t>
      </w:r>
      <w:r w:rsidR="00D860CE">
        <w:rPr>
          <w:rFonts w:ascii="Times New Roman" w:hAnsi="Times New Roman" w:cs="Times New Roman"/>
        </w:rPr>
        <w:t xml:space="preserve"> to increased CC</w:t>
      </w:r>
      <w:r w:rsidR="00B81CB5">
        <w:rPr>
          <w:rFonts w:ascii="Times New Roman" w:hAnsi="Times New Roman" w:cs="Times New Roman"/>
        </w:rPr>
        <w:t xml:space="preserve"> in </w:t>
      </w:r>
      <w:r w:rsidR="00A41265">
        <w:rPr>
          <w:rFonts w:ascii="Times New Roman" w:hAnsi="Times New Roman" w:cs="Times New Roman"/>
        </w:rPr>
        <w:t>Hominin</w:t>
      </w:r>
      <w:r w:rsidR="00B81CB5">
        <w:rPr>
          <w:rFonts w:ascii="Times New Roman" w:hAnsi="Times New Roman" w:cs="Times New Roman"/>
        </w:rPr>
        <w:t>s</w:t>
      </w:r>
      <w:r w:rsidR="00D860CE">
        <w:rPr>
          <w:rFonts w:ascii="Times New Roman" w:hAnsi="Times New Roman" w:cs="Times New Roman"/>
        </w:rPr>
        <w:t>. This was quantified as standard deviation of oxygen isotope values</w:t>
      </w:r>
      <w:r w:rsidR="00011F8B">
        <w:rPr>
          <w:rFonts w:ascii="Times New Roman" w:hAnsi="Times New Roman" w:cs="Times New Roman"/>
        </w:rPr>
        <w:t xml:space="preserve"> in a given interval</w:t>
      </w:r>
      <w:r w:rsidR="00D860CE">
        <w:rPr>
          <w:rFonts w:ascii="Times New Roman" w:hAnsi="Times New Roman" w:cs="Times New Roman"/>
        </w:rPr>
        <w:t>.</w:t>
      </w:r>
    </w:p>
    <w:p w14:paraId="18393AE6" w14:textId="59F331C1"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measure</w:t>
      </w:r>
      <w:r w:rsidR="00D860CE">
        <w:rPr>
          <w:rFonts w:ascii="Times New Roman" w:hAnsi="Times New Roman" w:cs="Times New Roman"/>
        </w:rPr>
        <w:t xml:space="preserve"> draws from </w:t>
      </w:r>
      <w:r w:rsidR="00574B00">
        <w:rPr>
          <w:rFonts w:ascii="Times New Roman" w:hAnsi="Times New Roman" w:cs="Times New Roman"/>
        </w:rPr>
        <w:t>aspects</w:t>
      </w:r>
      <w:r w:rsidR="00D860CE">
        <w:rPr>
          <w:rFonts w:ascii="Times New Roman" w:hAnsi="Times New Roman" w:cs="Times New Roman"/>
        </w:rPr>
        <w:t xml:space="preserve">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interval</w:t>
      </w:r>
      <w:r w:rsidR="007F3734">
        <w:rPr>
          <w:rFonts w:ascii="Times New Roman" w:hAnsi="Times New Roman" w:cs="Times New Roman"/>
        </w:rPr>
        <w:t>.</w:t>
      </w:r>
    </w:p>
    <w:p w14:paraId="6CA3D5F5" w14:textId="65142A61" w:rsidR="00E6048C" w:rsidRDefault="00E6048C" w:rsidP="00A60175">
      <w:pPr>
        <w:rPr>
          <w:rFonts w:ascii="Times New Roman" w:hAnsi="Times New Roman" w:cs="Times New Roman"/>
        </w:rPr>
      </w:pPr>
      <w:r>
        <w:rPr>
          <w:rFonts w:ascii="Times New Roman" w:hAnsi="Times New Roman" w:cs="Times New Roman"/>
        </w:rPr>
        <w:t>By including all three variables in a single multiple regression model, not only can any potential relationships between global climate and CC can be identified, but the relative contribution of each variable can be quantified</w:t>
      </w:r>
      <w:r w:rsidR="00CF5213">
        <w:rPr>
          <w:rFonts w:ascii="Times New Roman" w:hAnsi="Times New Roman" w:cs="Times New Roman"/>
        </w:rPr>
        <w:t xml:space="preserve"> in terms of effect size</w:t>
      </w:r>
      <w:r>
        <w:rPr>
          <w:rFonts w:ascii="Times New Roman" w:hAnsi="Times New Roman" w:cs="Times New Roman"/>
        </w:rPr>
        <w:t xml:space="preserve">. </w:t>
      </w:r>
    </w:p>
    <w:p w14:paraId="37C52F51" w14:textId="2E2B3FCD" w:rsidR="00B21E67" w:rsidRDefault="00AA1EE3" w:rsidP="00AA1EE3">
      <w:pPr>
        <w:rPr>
          <w:rFonts w:ascii="Times New Roman" w:hAnsi="Times New Roman" w:cs="Times New Roman"/>
        </w:rPr>
      </w:pPr>
      <w:r>
        <w:rPr>
          <w:rFonts w:ascii="Times New Roman" w:hAnsi="Times New Roman" w:cs="Times New Roman"/>
        </w:rPr>
        <w:tab/>
        <w:t xml:space="preserve">The third goal of this study was </w:t>
      </w:r>
      <w:r w:rsidR="003A66B2">
        <w:rPr>
          <w:rFonts w:ascii="Times New Roman" w:hAnsi="Times New Roman" w:cs="Times New Roman"/>
        </w:rPr>
        <w:t xml:space="preserve">to </w:t>
      </w:r>
      <w:r w:rsidR="00B1265F">
        <w:rPr>
          <w:rFonts w:ascii="Times New Roman" w:hAnsi="Times New Roman" w:cs="Times New Roman"/>
        </w:rPr>
        <w:t xml:space="preserve">assess </w:t>
      </w:r>
      <w:r w:rsidR="00733938">
        <w:rPr>
          <w:rFonts w:ascii="Times New Roman" w:hAnsi="Times New Roman" w:cs="Times New Roman"/>
        </w:rPr>
        <w:t>whether</w:t>
      </w:r>
      <w:r>
        <w:rPr>
          <w:rFonts w:ascii="Times New Roman" w:hAnsi="Times New Roman" w:cs="Times New Roman"/>
        </w:rPr>
        <w:t xml:space="preserve"> </w:t>
      </w:r>
      <w:r w:rsidR="000F4D45">
        <w:rPr>
          <w:rFonts w:ascii="Times New Roman" w:hAnsi="Times New Roman" w:cs="Times New Roman"/>
        </w:rPr>
        <w:t>correct</w:t>
      </w:r>
      <w:r w:rsidR="00B1265F">
        <w:rPr>
          <w:rFonts w:ascii="Times New Roman" w:hAnsi="Times New Roman" w:cs="Times New Roman"/>
        </w:rPr>
        <w:t>ing</w:t>
      </w:r>
      <w:r w:rsidR="00733938">
        <w:rPr>
          <w:rFonts w:ascii="Times New Roman" w:hAnsi="Times New Roman" w:cs="Times New Roman"/>
        </w:rPr>
        <w:t xml:space="preserve"> for temporal autocorrelation </w:t>
      </w:r>
      <w:r w:rsidR="00553F49">
        <w:rPr>
          <w:rFonts w:ascii="Times New Roman" w:hAnsi="Times New Roman" w:cs="Times New Roman"/>
        </w:rPr>
        <w:t xml:space="preserve">has any effects on the </w:t>
      </w:r>
      <w:r w:rsidR="0015012D">
        <w:rPr>
          <w:rFonts w:ascii="Times New Roman" w:hAnsi="Times New Roman" w:cs="Times New Roman"/>
        </w:rPr>
        <w:t>relationship between CC and global climate</w:t>
      </w:r>
      <w:r w:rsidR="00553F49">
        <w:rPr>
          <w:rFonts w:ascii="Times New Roman" w:hAnsi="Times New Roman" w:cs="Times New Roman"/>
        </w:rPr>
        <w:t xml:space="preserve">. </w:t>
      </w:r>
      <w:r w:rsidR="0015012D">
        <w:rPr>
          <w:rFonts w:ascii="Times New Roman" w:hAnsi="Times New Roman" w:cs="Times New Roman"/>
        </w:rPr>
        <w:t xml:space="preserve">This will help identify whether temporal autocorrelation </w:t>
      </w:r>
      <w:r w:rsidR="000F4D45">
        <w:rPr>
          <w:rFonts w:ascii="Times New Roman" w:hAnsi="Times New Roman" w:cs="Times New Roman"/>
        </w:rPr>
        <w:t xml:space="preserve">could have </w:t>
      </w:r>
      <w:r w:rsidR="0015012D">
        <w:rPr>
          <w:rFonts w:ascii="Times New Roman" w:hAnsi="Times New Roman" w:cs="Times New Roman"/>
        </w:rPr>
        <w:t>confounded</w:t>
      </w:r>
      <w:r w:rsidR="000F4D45">
        <w:rPr>
          <w:rFonts w:ascii="Times New Roman" w:hAnsi="Times New Roman" w:cs="Times New Roman"/>
        </w:rPr>
        <w:t xml:space="preserve"> </w:t>
      </w:r>
      <w:r w:rsidR="00805BC9">
        <w:rPr>
          <w:rFonts w:ascii="Times New Roman" w:hAnsi="Times New Roman" w:cs="Times New Roman"/>
        </w:rPr>
        <w:t>previous</w:t>
      </w:r>
      <w:r w:rsidR="000F4D45">
        <w:rPr>
          <w:rFonts w:ascii="Times New Roman" w:hAnsi="Times New Roman" w:cs="Times New Roman"/>
        </w:rPr>
        <w:t xml:space="preserve"> studies that have reported </w:t>
      </w:r>
      <w:r w:rsidR="00A226F8">
        <w:rPr>
          <w:rFonts w:ascii="Times New Roman" w:hAnsi="Times New Roman" w:cs="Times New Roman"/>
        </w:rPr>
        <w:t xml:space="preserve">significant </w:t>
      </w:r>
      <w:r w:rsidR="000F4D45">
        <w:rPr>
          <w:rFonts w:ascii="Times New Roman" w:hAnsi="Times New Roman" w:cs="Times New Roman"/>
        </w:rPr>
        <w:t>relationships between brain size and climate.</w:t>
      </w:r>
    </w:p>
    <w:p w14:paraId="488BC486" w14:textId="07FC706C" w:rsidR="00D0621A" w:rsidRPr="00862889" w:rsidRDefault="00D0621A" w:rsidP="00AA1EE3">
      <w:pPr>
        <w:rPr>
          <w:rFonts w:ascii="Times New Roman" w:hAnsi="Times New Roman" w:cs="Times New Roman"/>
        </w:rPr>
      </w:pPr>
      <w:r>
        <w:rPr>
          <w:rFonts w:ascii="Times New Roman" w:hAnsi="Times New Roman" w:cs="Times New Roman"/>
        </w:rPr>
        <w:tab/>
        <w:t>We predict</w:t>
      </w:r>
      <w:r w:rsidR="008C0A09">
        <w:rPr>
          <w:rFonts w:ascii="Times New Roman" w:hAnsi="Times New Roman" w:cs="Times New Roman"/>
        </w:rPr>
        <w:t>ed</w:t>
      </w:r>
      <w:r>
        <w:rPr>
          <w:rFonts w:ascii="Times New Roman" w:hAnsi="Times New Roman" w:cs="Times New Roman"/>
        </w:rPr>
        <w:t xml:space="preserve"> that some </w:t>
      </w:r>
      <w:r w:rsidR="00F86BEB">
        <w:rPr>
          <w:rFonts w:ascii="Times New Roman" w:hAnsi="Times New Roman" w:cs="Times New Roman"/>
        </w:rPr>
        <w:t xml:space="preserve">mammalian </w:t>
      </w:r>
      <w:r>
        <w:rPr>
          <w:rFonts w:ascii="Times New Roman" w:hAnsi="Times New Roman" w:cs="Times New Roman"/>
        </w:rPr>
        <w:t xml:space="preserve">orders </w:t>
      </w:r>
      <w:r w:rsidR="001B0CA0">
        <w:rPr>
          <w:rFonts w:ascii="Times New Roman" w:hAnsi="Times New Roman" w:cs="Times New Roman"/>
        </w:rPr>
        <w:t>would</w:t>
      </w:r>
      <w:r>
        <w:rPr>
          <w:rFonts w:ascii="Times New Roman" w:hAnsi="Times New Roman" w:cs="Times New Roman"/>
        </w:rPr>
        <w:t xml:space="preserve"> display </w:t>
      </w:r>
      <w:r w:rsidR="00396696">
        <w:rPr>
          <w:rFonts w:ascii="Times New Roman" w:hAnsi="Times New Roman" w:cs="Times New Roman"/>
        </w:rPr>
        <w:t xml:space="preserve">directional </w:t>
      </w:r>
      <w:r w:rsidR="0091493F">
        <w:rPr>
          <w:rFonts w:ascii="Times New Roman" w:hAnsi="Times New Roman" w:cs="Times New Roman"/>
        </w:rPr>
        <w:t>changes in CC over time</w:t>
      </w:r>
      <w:r w:rsidR="007F2DE7">
        <w:rPr>
          <w:rFonts w:ascii="Times New Roman" w:hAnsi="Times New Roman" w:cs="Times New Roman"/>
        </w:rPr>
        <w:t xml:space="preserve">, and/or </w:t>
      </w:r>
      <w:r w:rsidR="00006CF5">
        <w:rPr>
          <w:rFonts w:ascii="Times New Roman" w:hAnsi="Times New Roman" w:cs="Times New Roman"/>
        </w:rPr>
        <w:t>relationship</w:t>
      </w:r>
      <w:r w:rsidR="007F2DE7">
        <w:rPr>
          <w:rFonts w:ascii="Times New Roman" w:hAnsi="Times New Roman" w:cs="Times New Roman"/>
        </w:rPr>
        <w:t>s</w:t>
      </w:r>
      <w:r w:rsidR="00006CF5">
        <w:rPr>
          <w:rFonts w:ascii="Times New Roman" w:hAnsi="Times New Roman" w:cs="Times New Roman"/>
        </w:rPr>
        <w:t xml:space="preserve"> between brain size and climatic variables, while other orders </w:t>
      </w:r>
      <w:r w:rsidR="00212535">
        <w:rPr>
          <w:rFonts w:ascii="Times New Roman" w:hAnsi="Times New Roman" w:cs="Times New Roman"/>
        </w:rPr>
        <w:t>would</w:t>
      </w:r>
      <w:r w:rsidR="00006CF5">
        <w:rPr>
          <w:rFonts w:ascii="Times New Roman" w:hAnsi="Times New Roman" w:cs="Times New Roman"/>
        </w:rPr>
        <w:t xml:space="preserve"> not. Each order has </w:t>
      </w:r>
      <w:r w:rsidR="00AF4BB7">
        <w:rPr>
          <w:rFonts w:ascii="Times New Roman" w:hAnsi="Times New Roman" w:cs="Times New Roman"/>
        </w:rPr>
        <w:t>its</w:t>
      </w:r>
      <w:r w:rsidR="00006CF5">
        <w:rPr>
          <w:rFonts w:ascii="Times New Roman" w:hAnsi="Times New Roman" w:cs="Times New Roman"/>
        </w:rPr>
        <w:t xml:space="preserve"> own evolutionary history, </w:t>
      </w:r>
      <w:r w:rsidR="00AC0A6E">
        <w:rPr>
          <w:rFonts w:ascii="Times New Roman" w:hAnsi="Times New Roman" w:cs="Times New Roman"/>
        </w:rPr>
        <w:t xml:space="preserve">array of </w:t>
      </w:r>
      <w:r w:rsidR="00006CF5">
        <w:rPr>
          <w:rFonts w:ascii="Times New Roman" w:hAnsi="Times New Roman" w:cs="Times New Roman"/>
        </w:rPr>
        <w:t xml:space="preserve">ecological niches, and </w:t>
      </w:r>
      <w:r w:rsidR="00AC0A6E">
        <w:rPr>
          <w:rFonts w:ascii="Times New Roman" w:hAnsi="Times New Roman" w:cs="Times New Roman"/>
        </w:rPr>
        <w:t>distribution</w:t>
      </w:r>
      <w:r w:rsidR="00973289">
        <w:rPr>
          <w:rFonts w:ascii="Times New Roman" w:hAnsi="Times New Roman" w:cs="Times New Roman"/>
        </w:rPr>
        <w:t xml:space="preserve"> acros</w:t>
      </w:r>
      <w:r w:rsidR="007C2303">
        <w:rPr>
          <w:rFonts w:ascii="Times New Roman" w:hAnsi="Times New Roman" w:cs="Times New Roman"/>
        </w:rPr>
        <w:t>s</w:t>
      </w:r>
      <w:r w:rsidR="00973289">
        <w:rPr>
          <w:rFonts w:ascii="Times New Roman" w:hAnsi="Times New Roman" w:cs="Times New Roman"/>
        </w:rPr>
        <w:t xml:space="preserve"> </w:t>
      </w:r>
      <w:r w:rsidR="004F08F0">
        <w:rPr>
          <w:rFonts w:ascii="Times New Roman" w:hAnsi="Times New Roman" w:cs="Times New Roman"/>
        </w:rPr>
        <w:t>habitats</w:t>
      </w:r>
      <w:r w:rsidR="00CF7AEA">
        <w:rPr>
          <w:rFonts w:ascii="Times New Roman" w:hAnsi="Times New Roman" w:cs="Times New Roman"/>
        </w:rPr>
        <w:t>,</w:t>
      </w:r>
      <w:r w:rsidR="007C2036">
        <w:rPr>
          <w:rFonts w:ascii="Times New Roman" w:hAnsi="Times New Roman" w:cs="Times New Roman"/>
        </w:rPr>
        <w:t xml:space="preserve"> which can influence how they respond to a given environmental pressure</w:t>
      </w:r>
      <w:r w:rsidR="004F08F0">
        <w:rPr>
          <w:rFonts w:ascii="Times New Roman" w:hAnsi="Times New Roman" w:cs="Times New Roman"/>
        </w:rPr>
        <w:t xml:space="preserve">. Thus </w:t>
      </w:r>
      <w:r w:rsidR="00006CF5">
        <w:rPr>
          <w:rFonts w:ascii="Times New Roman" w:hAnsi="Times New Roman" w:cs="Times New Roman"/>
        </w:rPr>
        <w:t xml:space="preserve">it follows that </w:t>
      </w:r>
      <w:r w:rsidR="004F08F0">
        <w:rPr>
          <w:rFonts w:ascii="Times New Roman" w:hAnsi="Times New Roman" w:cs="Times New Roman"/>
        </w:rPr>
        <w:t>each order</w:t>
      </w:r>
      <w:r w:rsidR="00006CF5">
        <w:rPr>
          <w:rFonts w:ascii="Times New Roman" w:hAnsi="Times New Roman" w:cs="Times New Roman"/>
        </w:rPr>
        <w:t xml:space="preserve"> </w:t>
      </w:r>
      <w:r w:rsidR="00F22D3B">
        <w:rPr>
          <w:rFonts w:ascii="Times New Roman" w:hAnsi="Times New Roman" w:cs="Times New Roman"/>
        </w:rPr>
        <w:t xml:space="preserve">may </w:t>
      </w:r>
      <w:r w:rsidR="00006CF5">
        <w:rPr>
          <w:rFonts w:ascii="Times New Roman" w:hAnsi="Times New Roman" w:cs="Times New Roman"/>
        </w:rPr>
        <w:t>be differentially affected by</w:t>
      </w:r>
      <w:r w:rsidR="00CF7AEA">
        <w:rPr>
          <w:rFonts w:ascii="Times New Roman" w:hAnsi="Times New Roman" w:cs="Times New Roman"/>
        </w:rPr>
        <w:t xml:space="preserve"> </w:t>
      </w:r>
      <w:r w:rsidR="00B4557B">
        <w:rPr>
          <w:rFonts w:ascii="Times New Roman" w:hAnsi="Times New Roman" w:cs="Times New Roman"/>
        </w:rPr>
        <w:t>various</w:t>
      </w:r>
      <w:r w:rsidR="00CF7AEA">
        <w:rPr>
          <w:rFonts w:ascii="Times New Roman" w:hAnsi="Times New Roman" w:cs="Times New Roman"/>
        </w:rPr>
        <w:t xml:space="preserve"> aspects of</w:t>
      </w:r>
      <w:r w:rsidR="00006CF5">
        <w:rPr>
          <w:rFonts w:ascii="Times New Roman" w:hAnsi="Times New Roman" w:cs="Times New Roman"/>
        </w:rPr>
        <w:t xml:space="preserve"> global climatic shifts</w:t>
      </w:r>
      <w:r w:rsidR="00973879">
        <w:rPr>
          <w:rFonts w:ascii="Times New Roman" w:hAnsi="Times New Roman" w:cs="Times New Roman"/>
        </w:rPr>
        <w:t xml:space="preserve"> </w:t>
      </w:r>
      <w:r w:rsidR="00021841">
        <w:rPr>
          <w:rFonts w:ascii="Times New Roman" w:hAnsi="Times New Roman" w:cs="Times New Roman"/>
        </w:rPr>
        <w:t xml:space="preserve">over time </w:t>
      </w:r>
      <w:r w:rsidR="00973879">
        <w:rPr>
          <w:rFonts w:ascii="Times New Roman" w:hAnsi="Times New Roman" w:cs="Times New Roman"/>
        </w:rPr>
        <w:t>(</w:t>
      </w:r>
      <w:r w:rsidR="00CE20E7">
        <w:rPr>
          <w:rFonts w:ascii="Times New Roman" w:hAnsi="Times New Roman" w:cs="Times New Roman"/>
        </w:rPr>
        <w:t xml:space="preserve">i.e. </w:t>
      </w:r>
      <w:r w:rsidR="00973879">
        <w:rPr>
          <w:rFonts w:ascii="Times New Roman" w:hAnsi="Times New Roman" w:cs="Times New Roman"/>
        </w:rPr>
        <w:t>trend, variability, rate)</w:t>
      </w:r>
      <w:r w:rsidR="00006CF5">
        <w:rPr>
          <w:rFonts w:ascii="Times New Roman" w:hAnsi="Times New Roman" w:cs="Times New Roman"/>
        </w:rPr>
        <w:t>, if at all.</w:t>
      </w:r>
    </w:p>
    <w:p w14:paraId="127C92C7" w14:textId="77777777" w:rsidR="00BA125A" w:rsidRPr="00862889" w:rsidRDefault="00BA125A" w:rsidP="005024D6">
      <w:pPr>
        <w:ind w:firstLine="720"/>
        <w:rPr>
          <w:rFonts w:ascii="Times New Roman" w:hAnsi="Times New Roman" w:cs="Times New Roman"/>
        </w:rPr>
      </w:pPr>
    </w:p>
    <w:p w14:paraId="7AE23B2A" w14:textId="50F43857" w:rsidR="00B21E67" w:rsidRPr="00862889" w:rsidRDefault="009168D7" w:rsidP="00BA125A">
      <w:pPr>
        <w:rPr>
          <w:rFonts w:ascii="Times New Roman" w:hAnsi="Times New Roman" w:cs="Times New Roman"/>
          <w:b/>
        </w:rPr>
      </w:pPr>
      <w:r>
        <w:rPr>
          <w:rFonts w:ascii="Times New Roman" w:hAnsi="Times New Roman" w:cs="Times New Roman"/>
          <w:b/>
        </w:rPr>
        <w:t>MATERIALS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62D6E757"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BC3347">
        <w:rPr>
          <w:rFonts w:ascii="Times New Roman" w:hAnsi="Times New Roman" w:cs="Times New Roman"/>
        </w:rPr>
        <w:t>222</w:t>
      </w:r>
      <w:r w:rsidR="0096705E"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w:t>
      </w:r>
      <w:r w:rsidR="00703937">
        <w:rPr>
          <w:rFonts w:ascii="Times New Roman" w:hAnsi="Times New Roman" w:cs="Times New Roman"/>
        </w:rPr>
        <w:t>Artiodactyla</w:t>
      </w:r>
      <w:r w:rsidR="00703937" w:rsidRPr="00703937">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000C477D">
        <w:rPr>
          <w:rFonts w:ascii="Times New Roman" w:hAnsi="Times New Roman" w:cs="Times New Roman"/>
        </w:rPr>
        <w:t>)</w:t>
      </w:r>
      <w:r w:rsidRPr="00862889">
        <w:rPr>
          <w:rFonts w:ascii="Times New Roman" w:hAnsi="Times New Roman" w:cs="Times New Roman"/>
        </w:rPr>
        <w:t xml:space="preserve">, </w:t>
      </w:r>
      <w:r w:rsidR="00703937">
        <w:rPr>
          <w:rFonts w:ascii="Times New Roman" w:hAnsi="Times New Roman" w:cs="Times New Roman"/>
        </w:rPr>
        <w:t>Carnivora</w:t>
      </w:r>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000C477D">
        <w:rPr>
          <w:rFonts w:ascii="Times New Roman" w:hAnsi="Times New Roman" w:cs="Times New Roman"/>
        </w:rPr>
        <w:t>)</w:t>
      </w:r>
      <w:r w:rsidRPr="00862889">
        <w:rPr>
          <w:rFonts w:ascii="Times New Roman" w:hAnsi="Times New Roman" w:cs="Times New Roman"/>
        </w:rPr>
        <w:t xml:space="preserve">, Cetacea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000C477D">
        <w:rPr>
          <w:rFonts w:ascii="Times New Roman" w:hAnsi="Times New Roman" w:cs="Times New Roman"/>
        </w:rPr>
        <w:t>)</w:t>
      </w:r>
      <w:r w:rsidRPr="00862889">
        <w:rPr>
          <w:rFonts w:ascii="Times New Roman" w:hAnsi="Times New Roman" w:cs="Times New Roman"/>
        </w:rPr>
        <w:t xml:space="preserve">, Perissodactyla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000C477D">
        <w:rPr>
          <w:rFonts w:ascii="Times New Roman" w:hAnsi="Times New Roman" w:cs="Times New Roman"/>
        </w:rPr>
        <w:t>)</w:t>
      </w:r>
      <w:r w:rsidRPr="00862889">
        <w:rPr>
          <w:rFonts w:ascii="Times New Roman" w:hAnsi="Times New Roman" w:cs="Times New Roman"/>
        </w:rPr>
        <w:t>, and non-</w:t>
      </w:r>
      <w:r w:rsidR="00A41265">
        <w:rPr>
          <w:rFonts w:ascii="Times New Roman" w:hAnsi="Times New Roman" w:cs="Times New Roman"/>
        </w:rPr>
        <w:t>Hominin</w:t>
      </w:r>
      <w:r w:rsidRPr="00862889">
        <w:rPr>
          <w:rFonts w:ascii="Times New Roman" w:hAnsi="Times New Roman" w:cs="Times New Roman"/>
        </w:rPr>
        <w:t xml:space="preserve"> Primates </w:t>
      </w:r>
      <w:r w:rsidR="000C477D">
        <w:rPr>
          <w:rFonts w:ascii="Times New Roman" w:hAnsi="Times New Roman" w:cs="Times New Roman"/>
        </w:rPr>
        <w:t>(</w:t>
      </w:r>
      <w:r w:rsidRPr="00862889">
        <w:rPr>
          <w:rFonts w:ascii="Times New Roman" w:hAnsi="Times New Roman" w:cs="Times New Roman"/>
          <w:i/>
        </w:rPr>
        <w:t>n</w:t>
      </w:r>
      <w:r w:rsidR="00215559">
        <w:rPr>
          <w:rFonts w:ascii="Times New Roman" w:hAnsi="Times New Roman" w:cs="Times New Roman"/>
        </w:rPr>
        <w:t>=19</w:t>
      </w:r>
      <w:r w:rsidR="000C477D">
        <w:rPr>
          <w:rFonts w:ascii="Times New Roman" w:hAnsi="Times New Roman" w:cs="Times New Roman"/>
        </w:rPr>
        <w:t>)</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75EF9A99-D994-4683-A572-7ED19F12B9A9&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D45F4E">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w:t>
      </w:r>
      <w:r w:rsidR="00A41265">
        <w:rPr>
          <w:rFonts w:ascii="Times New Roman" w:hAnsi="Times New Roman" w:cs="Times New Roman"/>
        </w:rPr>
        <w:t>Hominin</w:t>
      </w:r>
      <w:r w:rsidR="00C613F5" w:rsidRPr="00862889">
        <w:rPr>
          <w:rFonts w:ascii="Times New Roman" w:hAnsi="Times New Roman" w:cs="Times New Roman"/>
        </w:rPr>
        <w:t xml:space="preserve"> sample, CC and </w:t>
      </w:r>
      <w:r w:rsidR="00D07500">
        <w:rPr>
          <w:rFonts w:ascii="Times New Roman" w:hAnsi="Times New Roman" w:cs="Times New Roman"/>
        </w:rPr>
        <w:t>Ma</w:t>
      </w:r>
      <w:r w:rsidR="004223BC">
        <w:rPr>
          <w:rFonts w:ascii="Times New Roman" w:hAnsi="Times New Roman" w:cs="Times New Roman"/>
        </w:rPr>
        <w:t xml:space="preserve"> for 184 individual specimens </w:t>
      </w:r>
      <w:r w:rsidR="00C613F5" w:rsidRPr="00862889">
        <w:rPr>
          <w:rFonts w:ascii="Times New Roman" w:hAnsi="Times New Roman" w:cs="Times New Roman"/>
        </w:rPr>
        <w:t xml:space="preserve">were extracted from a compiled dataset from Shultz, Nelson, &amp; Dunbar </w:t>
      </w:r>
      <w:r w:rsidR="00C613F5"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61746B0B-8DF8-4994-96F1-9CFCFE265499&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D45F4E">
        <w:rPr>
          <w:rFonts w:ascii="Times New Roman" w:hAnsi="Times New Roman" w:cs="Times New Roman"/>
        </w:rPr>
        <w:t>(2012a)</w:t>
      </w:r>
      <w:r w:rsidR="00C613F5" w:rsidRPr="00862889">
        <w:rPr>
          <w:rFonts w:ascii="Times New Roman" w:hAnsi="Times New Roman" w:cs="Times New Roman"/>
        </w:rPr>
        <w:fldChar w:fldCharType="end"/>
      </w:r>
      <w:r w:rsidR="00E1237A">
        <w:rPr>
          <w:rFonts w:ascii="Times New Roman" w:hAnsi="Times New Roman" w:cs="Times New Roman"/>
        </w:rPr>
        <w:t xml:space="preserve"> and Schoenemann </w:t>
      </w:r>
      <w:r w:rsidR="00E1237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60C9A509-FC23-4863-B5CD-3774D03C50F6&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Pr>
          <w:rFonts w:ascii="Times New Roman" w:hAnsi="Times New Roman" w:cs="Times New Roman"/>
        </w:rPr>
        <w:fldChar w:fldCharType="separate"/>
      </w:r>
      <w:r w:rsidR="0060314B">
        <w:rPr>
          <w:rFonts w:ascii="Times New Roman" w:hAnsi="Times New Roman" w:cs="Times New Roman"/>
        </w:rPr>
        <w:t>(2013)</w:t>
      </w:r>
      <w:r w:rsidR="00E1237A">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w:t>
      </w:r>
      <w:r w:rsidR="00C17444">
        <w:rPr>
          <w:rFonts w:ascii="Times New Roman" w:hAnsi="Times New Roman" w:cs="Times New Roman"/>
        </w:rPr>
        <w:t xml:space="preserve">4 </w:t>
      </w:r>
      <w:r w:rsidR="00BD66FE">
        <w:rPr>
          <w:rFonts w:ascii="Times New Roman" w:hAnsi="Times New Roman" w:cs="Times New Roman"/>
        </w:rPr>
        <w:t xml:space="preserve">different </w:t>
      </w:r>
      <w:r w:rsidR="00A41265">
        <w:rPr>
          <w:rFonts w:ascii="Times New Roman" w:hAnsi="Times New Roman" w:cs="Times New Roman"/>
        </w:rPr>
        <w:t>Hominin</w:t>
      </w:r>
      <w:r w:rsidR="00BD66FE">
        <w:rPr>
          <w:rFonts w:ascii="Times New Roman" w:hAnsi="Times New Roman" w:cs="Times New Roman"/>
        </w:rPr>
        <w:t xml:space="preserve">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=5</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=8</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garhi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B33AF1">
        <w:rPr>
          <w:rFonts w:ascii="Times New Roman" w:hAnsi="Times New Roman" w:cs="Times New Roman"/>
        </w:rPr>
        <w:t>n=10</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6</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862889">
        <w:rPr>
          <w:rFonts w:ascii="Times New Roman" w:hAnsi="Times New Roman" w:cs="Times New Roman"/>
          <w:i/>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604B23">
        <w:rPr>
          <w:rFonts w:ascii="Times New Roman" w:hAnsi="Times New Roman" w:cs="Times New Roman"/>
        </w:rPr>
        <w:t>n=21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=27</w:t>
      </w:r>
      <w:r w:rsidR="000C477D">
        <w:rPr>
          <w:rFonts w:ascii="Times New Roman" w:hAnsi="Times New Roman" w:cs="Times New Roman"/>
        </w:rPr>
        <w:t>)</w:t>
      </w:r>
      <w:r w:rsidR="00C613F5" w:rsidRPr="00862889">
        <w:rPr>
          <w:rFonts w:ascii="Times New Roman" w:hAnsi="Times New Roman" w:cs="Times New Roman"/>
        </w:rPr>
        <w:t>,</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523657">
        <w:rPr>
          <w:rFonts w:ascii="Times New Roman" w:hAnsi="Times New Roman" w:cs="Times New Roman"/>
        </w:rPr>
        <w:t>=58</w:t>
      </w:r>
      <w:r w:rsidR="000C477D">
        <w:rPr>
          <w:rFonts w:ascii="Times New Roman" w:hAnsi="Times New Roman" w:cs="Times New Roman"/>
        </w:rPr>
        <w:t>)</w:t>
      </w:r>
      <w:r w:rsidR="0060314B">
        <w:rPr>
          <w:rFonts w:ascii="Times New Roman" w:hAnsi="Times New Roman" w:cs="Times New Roman"/>
        </w:rPr>
        <w:t xml:space="preserve">, </w:t>
      </w:r>
      <w:r w:rsidR="00004BB6" w:rsidRPr="00151F35">
        <w:rPr>
          <w:rFonts w:ascii="Times New Roman" w:hAnsi="Times New Roman" w:cs="Times New Roman"/>
          <w:i/>
        </w:rPr>
        <w:t>Ardipithecus ramidus</w:t>
      </w:r>
      <w:r w:rsidR="00004BB6">
        <w:rPr>
          <w:rFonts w:ascii="Times New Roman" w:hAnsi="Times New Roman" w:cs="Times New Roman"/>
        </w:rPr>
        <w:t xml:space="preserve"> </w:t>
      </w:r>
      <w:r w:rsidR="000C477D">
        <w:rPr>
          <w:rFonts w:ascii="Times New Roman" w:hAnsi="Times New Roman" w:cs="Times New Roman"/>
        </w:rPr>
        <w:t>(</w:t>
      </w:r>
      <w:r w:rsidR="00004BB6">
        <w:rPr>
          <w:rFonts w:ascii="Times New Roman" w:hAnsi="Times New Roman" w:cs="Times New Roman"/>
        </w:rPr>
        <w:t>n=1</w:t>
      </w:r>
      <w:r w:rsidR="000C477D">
        <w:rPr>
          <w:rFonts w:ascii="Times New Roman" w:hAnsi="Times New Roman" w:cs="Times New Roman"/>
        </w:rPr>
        <w:t>)</w:t>
      </w:r>
      <w:r w:rsidR="00004BB6">
        <w:rPr>
          <w:rFonts w:ascii="Times New Roman" w:hAnsi="Times New Roman" w:cs="Times New Roman"/>
        </w:rPr>
        <w:t xml:space="preserve"> 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w:t>
      </w:r>
      <w:r w:rsidR="000C477D">
        <w:rPr>
          <w:rFonts w:ascii="Times New Roman" w:hAnsi="Times New Roman" w:cs="Times New Roman"/>
        </w:rPr>
        <w:t>(</w:t>
      </w:r>
      <w:r w:rsidR="00ED2D7D">
        <w:rPr>
          <w:rFonts w:ascii="Times New Roman" w:hAnsi="Times New Roman" w:cs="Times New Roman"/>
        </w:rPr>
        <w:t>n=1</w:t>
      </w:r>
      <w:r w:rsidR="000C477D">
        <w:rPr>
          <w:rFonts w:ascii="Times New Roman" w:hAnsi="Times New Roman" w:cs="Times New Roman"/>
        </w:rPr>
        <w:t>)</w:t>
      </w:r>
      <w:r w:rsidR="00BD66FE">
        <w:rPr>
          <w:rFonts w:ascii="Times New Roman" w:hAnsi="Times New Roman" w:cs="Times New Roman"/>
        </w:rPr>
        <w:t xml:space="preserve">, </w:t>
      </w:r>
      <w:r w:rsidR="00523657">
        <w:rPr>
          <w:rFonts w:ascii="Times New Roman" w:hAnsi="Times New Roman" w:cs="Times New Roman"/>
        </w:rPr>
        <w:t xml:space="preserve">and </w:t>
      </w:r>
      <w:r w:rsidR="00BD66FE" w:rsidRPr="00523657">
        <w:rPr>
          <w:rFonts w:ascii="Times New Roman" w:hAnsi="Times New Roman" w:cs="Times New Roman"/>
          <w:i/>
        </w:rPr>
        <w:t>Paranthropus boisei</w:t>
      </w:r>
      <w:r w:rsidR="00BD66FE">
        <w:rPr>
          <w:rFonts w:ascii="Times New Roman" w:hAnsi="Times New Roman" w:cs="Times New Roman"/>
        </w:rPr>
        <w:t xml:space="preserve"> </w:t>
      </w:r>
      <w:r w:rsidR="000C477D">
        <w:rPr>
          <w:rFonts w:ascii="Times New Roman" w:hAnsi="Times New Roman" w:cs="Times New Roman"/>
        </w:rPr>
        <w:t>(</w:t>
      </w:r>
      <w:r w:rsidR="00BD66FE">
        <w:rPr>
          <w:rFonts w:ascii="Times New Roman" w:hAnsi="Times New Roman" w:cs="Times New Roman"/>
        </w:rPr>
        <w:t>n=</w:t>
      </w:r>
      <w:r w:rsidR="00ED2D7D">
        <w:rPr>
          <w:rFonts w:ascii="Times New Roman" w:hAnsi="Times New Roman" w:cs="Times New Roman"/>
        </w:rPr>
        <w:t>3</w:t>
      </w:r>
      <w:r w:rsidR="000C477D">
        <w:rPr>
          <w:rFonts w:ascii="Times New Roman" w:hAnsi="Times New Roman" w:cs="Times New Roman"/>
        </w:rPr>
        <w:t>)</w:t>
      </w:r>
      <w:r w:rsidR="0060314B">
        <w:rPr>
          <w:rFonts w:ascii="Times New Roman" w:hAnsi="Times New Roman" w:cs="Times New Roman"/>
        </w:rPr>
        <w:t>.</w:t>
      </w:r>
      <w:r w:rsidR="00836336">
        <w:rPr>
          <w:rFonts w:ascii="Times New Roman" w:hAnsi="Times New Roman" w:cs="Times New Roman"/>
        </w:rPr>
        <w:t xml:space="preserve"> Species averages were calculated when multiple specimens per species </w:t>
      </w:r>
      <w:r w:rsidR="00643D7B">
        <w:rPr>
          <w:rFonts w:ascii="Times New Roman" w:hAnsi="Times New Roman" w:cs="Times New Roman"/>
        </w:rPr>
        <w:t>were available.</w:t>
      </w:r>
    </w:p>
    <w:p w14:paraId="217576B9" w14:textId="09AC8E60"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Any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68440597-4A47-4059-BE95-209DF522C44A&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862889">
        <w:rPr>
          <w:rFonts w:ascii="Times New Roman" w:hAnsi="Times New Roman" w:cs="Times New Roman"/>
        </w:rPr>
        <w:fldChar w:fldCharType="separate"/>
      </w:r>
      <w:r w:rsidR="00766BBB">
        <w:rPr>
          <w:rFonts w:ascii="Times New Roman" w:hAnsi="Times New Roman" w:cs="Times New Roman"/>
        </w:rPr>
        <w:t>(Shultz and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34A4D119" w:rsidR="00862E6D" w:rsidRPr="00862889" w:rsidRDefault="00862E6D" w:rsidP="000C1FC4">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w:t>
      </w:r>
      <w:r w:rsidR="00764847">
        <w:rPr>
          <w:rFonts w:ascii="Times New Roman" w:hAnsi="Times New Roman" w:cs="Times New Roman"/>
        </w:rPr>
        <w:t>set of analyses investigating</w:t>
      </w:r>
      <w:r w:rsidRPr="00862889">
        <w:rPr>
          <w:rFonts w:ascii="Times New Roman" w:hAnsi="Times New Roman" w:cs="Times New Roman"/>
        </w:rPr>
        <w:t xml:space="preserve"> CC, Body Size,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DE676A1-50A7-48B2-9B18-D5F5718ECC3F&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D45F4E">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interesting, this kind of detailed investigation </w:t>
      </w:r>
      <w:r w:rsidRPr="00862889">
        <w:rPr>
          <w:rFonts w:ascii="Times New Roman" w:hAnsi="Times New Roman" w:cs="Times New Roman"/>
        </w:rPr>
        <w:t>is outside the scope of this study.</w:t>
      </w:r>
      <w:r w:rsidR="00A6629A" w:rsidRPr="00A6629A">
        <w:rPr>
          <w:rFonts w:ascii="Times New Roman" w:hAnsi="Times New Roman" w:cs="Times New Roman"/>
        </w:rPr>
        <w:t xml:space="preserve"> </w:t>
      </w:r>
      <w:r w:rsidR="00A6629A">
        <w:rPr>
          <w:rFonts w:ascii="Times New Roman" w:hAnsi="Times New Roman" w:cs="Times New Roman"/>
        </w:rPr>
        <w:t xml:space="preserve">While this data is available for extant species, reliable estimates of body mass in fossil taxa are much more difficult to acquire. In the Shultz  &amp; Dunbar dataset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F8ABD8F-F97E-4087-856B-C1346907511B&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A6629A">
        <w:rPr>
          <w:rFonts w:ascii="Times New Roman" w:hAnsi="Times New Roman" w:cs="Times New Roman"/>
        </w:rPr>
        <w:fldChar w:fldCharType="separate"/>
      </w:r>
      <w:r w:rsidR="00A6629A">
        <w:rPr>
          <w:rFonts w:ascii="Times New Roman" w:hAnsi="Times New Roman" w:cs="Times New Roman"/>
        </w:rPr>
        <w:t>(2010)</w:t>
      </w:r>
      <w:r w:rsidR="00A6629A">
        <w:rPr>
          <w:rFonts w:ascii="Times New Roman" w:hAnsi="Times New Roman" w:cs="Times New Roman"/>
        </w:rPr>
        <w:fldChar w:fldCharType="end"/>
      </w:r>
      <w:r w:rsidR="00A6629A">
        <w:rPr>
          <w:rFonts w:ascii="Times New Roman" w:hAnsi="Times New Roman" w:cs="Times New Roman"/>
        </w:rPr>
        <w:t xml:space="preserve">, fossil body mass was often estimated based on cranial orbit measurements. However recent evidence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07AED916-CBFC-4D6A-89D3-023E49C3086D&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(Elliott et al., 2014)</w:t>
      </w:r>
      <w:r w:rsidR="00A6629A">
        <w:rPr>
          <w:rFonts w:ascii="Times New Roman" w:hAnsi="Times New Roman" w:cs="Times New Roman"/>
        </w:rPr>
        <w:fldChar w:fldCharType="end"/>
      </w:r>
      <w:r w:rsidR="00A6629A">
        <w:rPr>
          <w:rFonts w:ascii="Times New Roman" w:hAnsi="Times New Roman" w:cs="Times New Roman"/>
        </w:rPr>
        <w:t xml:space="preserve"> suggests that orbit dimensions are not as reliable estimators of Hominin body mass as previously suggested </w:t>
      </w:r>
      <w:r w:rsidR="00A6629A">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384FED0F-5805-4B7C-8371-996F06A82ECD&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(Aiello and Wood, 1994)</w:t>
      </w:r>
      <w:r w:rsidR="00A6629A">
        <w:rPr>
          <w:rFonts w:ascii="Times New Roman" w:hAnsi="Times New Roman" w:cs="Times New Roman"/>
        </w:rPr>
        <w:fldChar w:fldCharType="end"/>
      </w:r>
      <w:r w:rsidR="00A6629A">
        <w:rPr>
          <w:rFonts w:ascii="Times New Roman" w:hAnsi="Times New Roman" w:cs="Times New Roman"/>
        </w:rPr>
        <w:t>. This issue is further compounded when comparing specimens across multiple mammalian orders with highly variable relationships between orbit dimensions and overall body size.</w:t>
      </w:r>
      <w:r w:rsidR="000C1FC4">
        <w:rPr>
          <w:rFonts w:ascii="Times New Roman" w:hAnsi="Times New Roman" w:cs="Times New Roman"/>
        </w:rPr>
        <w:t xml:space="preserve">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Pr>
          <w:rFonts w:ascii="Times New Roman" w:hAnsi="Times New Roman" w:cs="Times New Roman"/>
        </w:rPr>
        <w:t xml:space="preserve">CC </w:t>
      </w:r>
      <w:r w:rsidR="00ED2791">
        <w:rPr>
          <w:rFonts w:ascii="Times New Roman" w:hAnsi="Times New Roman" w:cs="Times New Roman"/>
        </w:rPr>
        <w:t xml:space="preserve">is the </w:t>
      </w:r>
      <w:r>
        <w:rPr>
          <w:rFonts w:ascii="Times New Roman" w:hAnsi="Times New Roman" w:cs="Times New Roman"/>
        </w:rPr>
        <w:t xml:space="preserve">best predictor </w:t>
      </w:r>
      <w:r w:rsidR="002524F7">
        <w:rPr>
          <w:rFonts w:ascii="Times New Roman" w:hAnsi="Times New Roman" w:cs="Times New Roman"/>
        </w:rPr>
        <w:t xml:space="preserve">of </w:t>
      </w:r>
      <w:r>
        <w:rPr>
          <w:rFonts w:ascii="Times New Roman" w:hAnsi="Times New Roman" w:cs="Times New Roman"/>
        </w:rPr>
        <w:t xml:space="preserve">intelligence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9A705CC9-20AC-4236-A434-5CF20697805D&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CC20E32-A82D-4D48-982A-0AB5EE4997C3&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 Sol et al., 2008)</w:t>
      </w:r>
      <w:r>
        <w:rPr>
          <w:rFonts w:ascii="Times New Roman" w:hAnsi="Times New Roman" w:cs="Times New Roman"/>
        </w:rPr>
        <w:fldChar w:fldCharType="end"/>
      </w:r>
      <w:r>
        <w:rPr>
          <w:rFonts w:ascii="Times New Roman" w:hAnsi="Times New Roman" w:cs="Times New Roman"/>
        </w:rPr>
        <w:t xml:space="preserve">. </w:t>
      </w:r>
      <w:r w:rsidR="00A56A78">
        <w:rPr>
          <w:rFonts w:ascii="Times New Roman" w:hAnsi="Times New Roman" w:cs="Times New Roman"/>
        </w:rPr>
        <w:t>Furthermore, the use of EQ</w:t>
      </w:r>
      <w:r w:rsidR="00863745">
        <w:rPr>
          <w:rFonts w:ascii="Times New Roman" w:hAnsi="Times New Roman" w:cs="Times New Roman"/>
        </w:rPr>
        <w:t xml:space="preserve"> would necessitate body mass estimates. </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47BFAFA" w14:textId="6BC76011" w:rsidR="0079408F" w:rsidRDefault="004A672D" w:rsidP="005024D6">
      <w:pPr>
        <w:rPr>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72808C9D-E6E5-47C4-9C2F-4D763E7CE8E8&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D45F4E">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7A353C5-A752-447F-B01C-ADBBE1C769EF&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D45F4E">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Extant CCs </w:t>
      </w:r>
      <w:r>
        <w:rPr>
          <w:rFonts w:ascii="Times New Roman" w:hAnsi="Times New Roman" w:cs="Times New Roman"/>
        </w:rPr>
        <w:t xml:space="preserve">tip data for Artiodactlya </w:t>
      </w:r>
      <w:r w:rsidR="000C477D">
        <w:rPr>
          <w:rFonts w:ascii="Times New Roman" w:hAnsi="Times New Roman" w:cs="Times New Roman"/>
        </w:rPr>
        <w:t>(</w:t>
      </w:r>
      <w:r>
        <w:rPr>
          <w:rFonts w:ascii="Times New Roman" w:hAnsi="Times New Roman" w:cs="Times New Roman"/>
        </w:rPr>
        <w:t>n=</w:t>
      </w:r>
      <w:r w:rsidR="00EC1C6C">
        <w:rPr>
          <w:rFonts w:ascii="Times New Roman" w:hAnsi="Times New Roman" w:cs="Times New Roman"/>
        </w:rPr>
        <w:t>25</w:t>
      </w:r>
      <w:r w:rsidR="000C477D">
        <w:rPr>
          <w:rFonts w:ascii="Times New Roman" w:hAnsi="Times New Roman" w:cs="Times New Roman"/>
        </w:rPr>
        <w:t>)</w:t>
      </w:r>
      <w:r w:rsidR="00EC1C6C">
        <w:rPr>
          <w:rFonts w:ascii="Times New Roman" w:hAnsi="Times New Roman" w:cs="Times New Roman"/>
        </w:rPr>
        <w:t xml:space="preserve">, </w:t>
      </w:r>
      <w:r w:rsidR="00703937">
        <w:rPr>
          <w:rFonts w:ascii="Times New Roman" w:hAnsi="Times New Roman" w:cs="Times New Roman"/>
        </w:rPr>
        <w:t>Carnivora</w:t>
      </w:r>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n=157</w:t>
      </w:r>
      <w:r w:rsidR="000C477D">
        <w:rPr>
          <w:rFonts w:ascii="Times New Roman" w:hAnsi="Times New Roman" w:cs="Times New Roman"/>
        </w:rPr>
        <w:t>)</w:t>
      </w:r>
      <w:r w:rsidR="00EC1C6C">
        <w:rPr>
          <w:rFonts w:ascii="Times New Roman" w:hAnsi="Times New Roman" w:cs="Times New Roman"/>
        </w:rPr>
        <w:t xml:space="preserve">, and Cetacea </w:t>
      </w:r>
      <w:r w:rsidR="000C477D">
        <w:rPr>
          <w:rFonts w:ascii="Times New Roman" w:hAnsi="Times New Roman" w:cs="Times New Roman"/>
        </w:rPr>
        <w:t>(</w:t>
      </w:r>
      <w:r w:rsidR="00EC1C6C">
        <w:rPr>
          <w:rFonts w:ascii="Times New Roman" w:hAnsi="Times New Roman" w:cs="Times New Roman"/>
        </w:rPr>
        <w:t>n=32</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ED70CFA-E8CC-4DA5-A859-D1A5BEEB6CB9&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D45F4E">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w:t>
      </w:r>
      <w:r w:rsidR="000C477D">
        <w:rPr>
          <w:rFonts w:ascii="Times New Roman" w:hAnsi="Times New Roman" w:cs="Times New Roman"/>
        </w:rPr>
        <w:t>(</w:t>
      </w:r>
      <w:r w:rsidR="00EC1C6C">
        <w:rPr>
          <w:rFonts w:ascii="Times New Roman" w:hAnsi="Times New Roman" w:cs="Times New Roman"/>
        </w:rPr>
        <w:t>n=76</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Pr>
          <w:rFonts w:ascii="Times New Roman" w:hAnsi="Times New Roman" w:cs="Times New Roman"/>
        </w:rPr>
        <w:t xml:space="preserve"> taken from </w:t>
      </w:r>
      <w:r w:rsidR="00EC1C6C">
        <w:rPr>
          <w:rFonts w:ascii="Times New Roman" w:hAnsi="Times New Roman" w:cs="Times New Roman"/>
        </w:rPr>
        <w:t xml:space="preserve">the Boddy et al. dataset </w:t>
      </w:r>
      <w:r w:rsidR="00EC1C6C">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D10BD99-6747-4AE5-B5FC-BC7BD2D82F07&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45F4E">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w:t>
      </w:r>
    </w:p>
    <w:p w14:paraId="1AA012D4" w14:textId="569F82F8" w:rsidR="006C528C" w:rsidRDefault="007A2A72" w:rsidP="0079408F">
      <w:pPr>
        <w:ind w:firstLine="720"/>
        <w:rPr>
          <w:rFonts w:ascii="Times New Roman" w:hAnsi="Times New Roman" w:cs="Times New Roman"/>
        </w:rPr>
      </w:pPr>
      <w:r>
        <w:rPr>
          <w:rFonts w:ascii="Times New Roman" w:hAnsi="Times New Roman" w:cs="Times New Roman"/>
        </w:rPr>
        <w:t xml:space="preserve">Tree data was </w:t>
      </w:r>
      <w:r w:rsidR="002133F1">
        <w:rPr>
          <w:rFonts w:ascii="Times New Roman" w:hAnsi="Times New Roman" w:cs="Times New Roman"/>
        </w:rPr>
        <w:t>derived</w:t>
      </w:r>
      <w:r>
        <w:rPr>
          <w:rFonts w:ascii="Times New Roman" w:hAnsi="Times New Roman" w:cs="Times New Roman"/>
        </w:rPr>
        <w:t xml:space="preserve"> from the Bininda-Emonds et al. </w:t>
      </w:r>
      <w:r>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22145550-CD2C-4F51-B4C9-D942F339105B&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Pr>
          <w:rFonts w:ascii="Times New Roman" w:hAnsi="Times New Roman" w:cs="Times New Roman"/>
        </w:rPr>
        <w:fldChar w:fldCharType="separate"/>
      </w:r>
      <w:r w:rsidR="00D45F4E">
        <w:rPr>
          <w:rFonts w:ascii="Times New Roman" w:hAnsi="Times New Roman" w:cs="Times New Roman"/>
        </w:rPr>
        <w:t>(2007)</w:t>
      </w:r>
      <w:r>
        <w:rPr>
          <w:rFonts w:ascii="Times New Roman" w:hAnsi="Times New Roman" w:cs="Times New Roman"/>
        </w:rPr>
        <w:fldChar w:fldCharType="end"/>
      </w:r>
      <w:r>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w:t>
      </w:r>
      <w:r w:rsidR="00BD2314">
        <w:rPr>
          <w:rFonts w:ascii="Times New Roman" w:hAnsi="Times New Roman" w:cs="Times New Roman"/>
        </w:rPr>
        <w:t>Ma</w:t>
      </w:r>
      <w:r w:rsidR="003C3841">
        <w:rPr>
          <w:rFonts w:ascii="Times New Roman" w:hAnsi="Times New Roman" w:cs="Times New Roman"/>
        </w:rPr>
        <w:t xml:space="preserve">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w:t>
      </w:r>
      <w:r w:rsidR="0027364C">
        <w:rPr>
          <w:rFonts w:ascii="Times New Roman" w:hAnsi="Times New Roman" w:cs="Times New Roman"/>
        </w:rPr>
        <w:t xml:space="preserve">computational </w:t>
      </w:r>
      <w:r w:rsidR="002C4F6E">
        <w:rPr>
          <w:rFonts w:ascii="Times New Roman" w:hAnsi="Times New Roman" w:cs="Times New Roman"/>
        </w:rPr>
        <w:t xml:space="preserve">errors in the REML calculations. </w:t>
      </w:r>
    </w:p>
    <w:p w14:paraId="6B66F949" w14:textId="3FB54B99" w:rsidR="00D928D4" w:rsidRPr="00A607F5" w:rsidRDefault="00D928D4" w:rsidP="0079408F">
      <w:pPr>
        <w:ind w:firstLine="720"/>
        <w:rPr>
          <w:rFonts w:ascii="Times New Roman" w:hAnsi="Times New Roman" w:cs="Times New Roman"/>
        </w:rPr>
      </w:pPr>
      <w:r>
        <w:rPr>
          <w:rFonts w:ascii="Times New Roman" w:hAnsi="Times New Roman" w:cs="Times New Roman"/>
        </w:rPr>
        <w:t xml:space="preserve">The REML produced </w:t>
      </w:r>
      <w:r w:rsidR="00981251">
        <w:rPr>
          <w:rFonts w:ascii="Times New Roman" w:hAnsi="Times New Roman" w:cs="Times New Roman"/>
        </w:rPr>
        <w:t>298</w:t>
      </w:r>
      <w:r>
        <w:rPr>
          <w:rFonts w:ascii="Times New Roman" w:hAnsi="Times New Roman" w:cs="Times New Roman"/>
        </w:rPr>
        <w:t xml:space="preserve"> total ancestral CCs with the following distribution by order: Artiodactlya </w:t>
      </w:r>
      <w:r w:rsidR="000C477D">
        <w:rPr>
          <w:rFonts w:ascii="Times New Roman" w:hAnsi="Times New Roman" w:cs="Times New Roman"/>
        </w:rPr>
        <w:t>(</w:t>
      </w:r>
      <w:r>
        <w:rPr>
          <w:rFonts w:ascii="Times New Roman" w:hAnsi="Times New Roman" w:cs="Times New Roman"/>
        </w:rPr>
        <w:t>n=</w:t>
      </w:r>
      <w:r w:rsidR="00390CBD">
        <w:rPr>
          <w:rFonts w:ascii="Times New Roman" w:hAnsi="Times New Roman" w:cs="Times New Roman"/>
        </w:rPr>
        <w:t>24</w:t>
      </w:r>
      <w:r w:rsidR="000C477D">
        <w:rPr>
          <w:rFonts w:ascii="Times New Roman" w:hAnsi="Times New Roman" w:cs="Times New Roman"/>
        </w:rPr>
        <w:t>)</w:t>
      </w:r>
      <w:r>
        <w:rPr>
          <w:rFonts w:ascii="Times New Roman" w:hAnsi="Times New Roman" w:cs="Times New Roman"/>
        </w:rPr>
        <w:t xml:space="preserve">, </w:t>
      </w:r>
      <w:r w:rsidR="00703937">
        <w:rPr>
          <w:rFonts w:ascii="Times New Roman" w:hAnsi="Times New Roman" w:cs="Times New Roman"/>
        </w:rPr>
        <w:t>Carnivora</w:t>
      </w:r>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w:t>
      </w:r>
      <w:r w:rsidR="00D13D42">
        <w:rPr>
          <w:rFonts w:ascii="Times New Roman" w:hAnsi="Times New Roman" w:cs="Times New Roman"/>
        </w:rPr>
        <w:t>156</w:t>
      </w:r>
      <w:r w:rsidR="000C477D">
        <w:rPr>
          <w:rFonts w:ascii="Times New Roman" w:hAnsi="Times New Roman" w:cs="Times New Roman"/>
        </w:rPr>
        <w:t>)</w:t>
      </w:r>
      <w:r>
        <w:rPr>
          <w:rFonts w:ascii="Times New Roman" w:hAnsi="Times New Roman" w:cs="Times New Roman"/>
        </w:rPr>
        <w:t xml:space="preserve">, </w:t>
      </w:r>
      <w:r w:rsidR="006C5D53">
        <w:rPr>
          <w:rFonts w:ascii="Times New Roman" w:hAnsi="Times New Roman" w:cs="Times New Roman"/>
        </w:rPr>
        <w:t xml:space="preserve">Cetacea </w:t>
      </w:r>
      <w:r w:rsidR="000C477D">
        <w:rPr>
          <w:rFonts w:ascii="Times New Roman" w:hAnsi="Times New Roman" w:cs="Times New Roman"/>
        </w:rPr>
        <w:t>(</w:t>
      </w:r>
      <w:r w:rsidR="006C5D53">
        <w:rPr>
          <w:rFonts w:ascii="Times New Roman" w:hAnsi="Times New Roman" w:cs="Times New Roman"/>
        </w:rPr>
        <w:t>n=31</w:t>
      </w:r>
      <w:r w:rsidR="000C477D">
        <w:rPr>
          <w:rFonts w:ascii="Times New Roman" w:hAnsi="Times New Roman" w:cs="Times New Roman"/>
        </w:rPr>
        <w:t>)</w:t>
      </w:r>
      <w:r w:rsidR="006C5D53">
        <w:rPr>
          <w:rFonts w:ascii="Times New Roman" w:hAnsi="Times New Roman" w:cs="Times New Roman"/>
        </w:rPr>
        <w:t xml:space="preserve">, </w:t>
      </w:r>
      <w:r>
        <w:rPr>
          <w:rFonts w:ascii="Times New Roman" w:hAnsi="Times New Roman" w:cs="Times New Roman"/>
        </w:rPr>
        <w:t xml:space="preserve">Perissodactyla </w:t>
      </w:r>
      <w:r w:rsidR="000C477D">
        <w:rPr>
          <w:rFonts w:ascii="Times New Roman" w:hAnsi="Times New Roman" w:cs="Times New Roman"/>
        </w:rPr>
        <w:t>(</w:t>
      </w:r>
      <w:r>
        <w:rPr>
          <w:rFonts w:ascii="Times New Roman" w:hAnsi="Times New Roman" w:cs="Times New Roman"/>
        </w:rPr>
        <w:t>n=</w:t>
      </w:r>
      <w:r w:rsidR="00595C69">
        <w:rPr>
          <w:rFonts w:ascii="Times New Roman" w:hAnsi="Times New Roman" w:cs="Times New Roman"/>
        </w:rPr>
        <w:t>8</w:t>
      </w:r>
      <w:r w:rsidR="000C477D">
        <w:rPr>
          <w:rFonts w:ascii="Times New Roman" w:hAnsi="Times New Roman" w:cs="Times New Roman"/>
        </w:rPr>
        <w:t>)</w:t>
      </w:r>
      <w:r>
        <w:rPr>
          <w:rFonts w:ascii="Times New Roman" w:hAnsi="Times New Roman" w:cs="Times New Roman"/>
        </w:rPr>
        <w:t xml:space="preserve">, Primates </w:t>
      </w:r>
      <w:r w:rsidR="000C477D">
        <w:rPr>
          <w:rFonts w:ascii="Times New Roman" w:hAnsi="Times New Roman" w:cs="Times New Roman"/>
        </w:rPr>
        <w:t>(</w:t>
      </w:r>
      <w:r>
        <w:rPr>
          <w:rFonts w:ascii="Times New Roman" w:hAnsi="Times New Roman" w:cs="Times New Roman"/>
        </w:rPr>
        <w:t>n=</w:t>
      </w:r>
      <w:r w:rsidR="00981251">
        <w:rPr>
          <w:rFonts w:ascii="Times New Roman" w:hAnsi="Times New Roman" w:cs="Times New Roman"/>
        </w:rPr>
        <w:t>75</w:t>
      </w:r>
      <w:r w:rsidR="000C477D">
        <w:rPr>
          <w:rFonts w:ascii="Times New Roman" w:hAnsi="Times New Roman" w:cs="Times New Roman"/>
        </w:rPr>
        <w:t>)</w:t>
      </w:r>
      <w:r>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07A69FA2" w:rsidR="006C2A99" w:rsidRPr="00862889" w:rsidRDefault="000C1FC4" w:rsidP="006C2A99">
      <w:pPr>
        <w:rPr>
          <w:rFonts w:ascii="Times New Roman" w:hAnsi="Times New Roman" w:cs="Times New Roman"/>
        </w:rPr>
      </w:pPr>
      <w:r>
        <w:rPr>
          <w:rFonts w:ascii="Times New Roman" w:hAnsi="Times New Roman" w:cs="Times New Roman"/>
        </w:rPr>
        <w:t xml:space="preserve">The deep-sea oxygen isotope record serves as a proxy for mean ocean </w:t>
      </w:r>
      <w:r w:rsidR="00DB4F8E">
        <w:rPr>
          <w:rFonts w:ascii="Times New Roman" w:hAnsi="Times New Roman" w:cs="Times New Roman"/>
        </w:rPr>
        <w:t>temperature, which tracks global temperature over long periods of time</w:t>
      </w:r>
      <w:r>
        <w:rPr>
          <w:rFonts w:ascii="Times New Roman" w:hAnsi="Times New Roman" w:cs="Times New Roman"/>
        </w:rPr>
        <w:t xml:space="preserve">. </w:t>
      </w:r>
      <w:r w:rsidR="00D42D63">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sidR="00D42D63">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0427320E-5FBE-4855-8312-D45366E694F4&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D45F4E">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This data was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w:t>
      </w:r>
      <w:r w:rsidR="00B71B36">
        <w:rPr>
          <w:rFonts w:ascii="Times New Roman" w:hAnsi="Times New Roman" w:cs="Times New Roman"/>
        </w:rPr>
        <w:t>temperature</w:t>
      </w:r>
      <w:r w:rsidR="00B71B36" w:rsidRPr="00862889">
        <w:rPr>
          <w:rFonts w:ascii="Times New Roman" w:hAnsi="Times New Roman" w:cs="Times New Roman"/>
        </w:rPr>
        <w:t xml:space="preserve"> </w:t>
      </w:r>
      <w:r w:rsidR="006C2A99" w:rsidRPr="00862889">
        <w:rPr>
          <w:rFonts w:ascii="Times New Roman" w:hAnsi="Times New Roman" w:cs="Times New Roman"/>
        </w:rPr>
        <w:t>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sidR="00D42D63">
        <w:rPr>
          <w:rFonts w:ascii="Times New Roman" w:hAnsi="Times New Roman" w:cs="Times New Roman"/>
        </w:rPr>
        <w:t>plex environmental interactions.</w:t>
      </w:r>
    </w:p>
    <w:p w14:paraId="66A2A068" w14:textId="44BBD367"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2Ma, that species’ biological variables would each be correlated with each climatic measure (i.e. mean,</w:t>
      </w:r>
      <w:r w:rsidR="001936B6">
        <w:rPr>
          <w:rFonts w:ascii="Times New Roman" w:hAnsi="Times New Roman" w:cs="Times New Roman"/>
        </w:rPr>
        <w:t xml:space="preserve"> </w:t>
      </w:r>
      <w:r w:rsidR="00EB129A">
        <w:rPr>
          <w:rFonts w:ascii="Times New Roman" w:hAnsi="Times New Roman" w:cs="Times New Roman"/>
        </w:rPr>
        <w:t>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w:t>
      </w:r>
      <w:r w:rsidR="00BD2314">
        <w:rPr>
          <w:rFonts w:ascii="Times New Roman" w:hAnsi="Times New Roman" w:cs="Times New Roman"/>
        </w:rPr>
        <w:t>Ma</w:t>
      </w:r>
      <w:r w:rsidR="003A72F9">
        <w:rPr>
          <w:rFonts w:ascii="Times New Roman" w:hAnsi="Times New Roman" w:cs="Times New Roman"/>
        </w:rPr>
        <w:t xml:space="preserve"> (1My</w:t>
      </w:r>
      <w:r w:rsidR="00C41041" w:rsidRPr="00862889">
        <w:rPr>
          <w:rFonts w:ascii="Times New Roman" w:hAnsi="Times New Roman" w:cs="Times New Roman"/>
        </w:rPr>
        <w:t xml:space="preserve"> interval), then 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and then 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57D3DDB2-53FB-4F95-A492-8C48C1149D93&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(Potts, 1998a; Zachos et al., 2001)</w:t>
      </w:r>
      <w:r w:rsidRPr="00862889">
        <w:rPr>
          <w:rFonts w:ascii="Times New Roman" w:hAnsi="Times New Roman" w:cs="Times New Roman"/>
        </w:rPr>
        <w:fldChar w:fldCharType="end"/>
      </w:r>
      <w:r w:rsidRPr="00862889">
        <w:rPr>
          <w:rFonts w:ascii="Times New Roman" w:hAnsi="Times New Roman" w:cs="Times New Roman"/>
        </w:rPr>
        <w:t>. 1My intervals were also 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FD6DEEC6-60EC-4E2E-8B0A-394AA10D9EC3&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20851FB5" w14:textId="54E5947B" w:rsidR="0071469E" w:rsidRPr="0071469E" w:rsidRDefault="0071469E" w:rsidP="004D4055">
      <w:pPr>
        <w:rPr>
          <w:rFonts w:ascii="Times New Roman" w:hAnsi="Times New Roman" w:cs="Times New Roman"/>
          <w:b/>
        </w:rPr>
      </w:pPr>
      <w:r w:rsidRPr="0071469E">
        <w:rPr>
          <w:rFonts w:ascii="Times New Roman" w:hAnsi="Times New Roman" w:cs="Times New Roman"/>
          <w:b/>
        </w:rPr>
        <w:t>METHODS</w:t>
      </w:r>
    </w:p>
    <w:p w14:paraId="2E1E2105" w14:textId="77777777" w:rsidR="0071469E" w:rsidRDefault="0071469E" w:rsidP="004D4055">
      <w:pPr>
        <w:rPr>
          <w:rFonts w:ascii="Times New Roman" w:hAnsi="Times New Roman" w:cs="Times New Roman"/>
        </w:rPr>
      </w:pPr>
    </w:p>
    <w:p w14:paraId="34BC77FA" w14:textId="6BEB2FFD" w:rsidR="004D4055" w:rsidRPr="004D4055" w:rsidRDefault="00096084" w:rsidP="004D4055">
      <w:pPr>
        <w:rPr>
          <w:rFonts w:ascii="Times New Roman" w:hAnsi="Times New Roman" w:cs="Times New Roman"/>
          <w:b/>
          <w:i/>
        </w:rPr>
      </w:pPr>
      <w:r>
        <w:rPr>
          <w:rFonts w:ascii="Times New Roman" w:hAnsi="Times New Roman" w:cs="Times New Roman"/>
          <w:b/>
          <w:i/>
        </w:rPr>
        <w:t xml:space="preserve">CC </w:t>
      </w:r>
      <w:r w:rsidR="009F496B">
        <w:rPr>
          <w:rFonts w:ascii="Times New Roman" w:hAnsi="Times New Roman" w:cs="Times New Roman"/>
          <w:b/>
          <w:i/>
        </w:rPr>
        <w:t>vs.</w:t>
      </w:r>
      <w:r>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37D7E8DF"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least squares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83189CEB-3C03-4855-948E-5357B8EF2F16&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D45F4E">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 xml:space="preserve">response variable while time (in terms of </w:t>
      </w:r>
      <w:r w:rsidR="00BD2314">
        <w:rPr>
          <w:rFonts w:ascii="Times New Roman" w:hAnsi="Times New Roman" w:cs="Times New Roman"/>
        </w:rPr>
        <w:t>Ma</w:t>
      </w:r>
      <w:r w:rsidR="006C2DAA">
        <w:rPr>
          <w:rFonts w:ascii="Times New Roman" w:hAnsi="Times New Roman" w:cs="Times New Roman"/>
        </w:rPr>
        <w:t>)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 CC datasets.</w:t>
      </w:r>
    </w:p>
    <w:p w14:paraId="57B3807E" w14:textId="77777777" w:rsidR="003E7449" w:rsidRDefault="003E7449" w:rsidP="004D4055">
      <w:pPr>
        <w:rPr>
          <w:rFonts w:ascii="Times New Roman" w:hAnsi="Times New Roman" w:cs="Times New Roman"/>
        </w:rPr>
      </w:pPr>
    </w:p>
    <w:p w14:paraId="0DC87D1B" w14:textId="65D52A32" w:rsidR="003E7449" w:rsidRPr="006C2DAA" w:rsidRDefault="00E15061" w:rsidP="004D4055">
      <w:pPr>
        <w:rPr>
          <w:rFonts w:ascii="Times New Roman" w:hAnsi="Times New Roman" w:cs="Times New Roman"/>
          <w:b/>
          <w:i/>
        </w:rPr>
      </w:pPr>
      <w:r>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41FC39A" w14:textId="729AB413" w:rsidR="003E7449" w:rsidRPr="00A75876" w:rsidRDefault="006C2DAA" w:rsidP="004D4055">
      <w:pPr>
        <w:rPr>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20F5787D-4B17-4801-ADFE-DB49507F4B16&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D45F4E">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r w:rsidR="002E5182">
        <w:rPr>
          <w:rFonts w:ascii="Times New Roman" w:hAnsi="Times New Roman" w:cs="Times New Roman"/>
        </w:rPr>
        <w:t xml:space="preserve">is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 CC data sets</w:t>
      </w:r>
      <w:ins w:id="1" w:author="Brian Schilder" w:date="2015-09-04T14:57:00Z">
        <w:r w:rsidR="00A75876">
          <w:rPr>
            <w:rFonts w:ascii="Times New Roman" w:hAnsi="Times New Roman" w:cs="Times New Roman"/>
          </w:rPr>
          <w:t xml:space="preserve"> </w:t>
        </w:r>
      </w:ins>
      <w:r w:rsidR="00A75876">
        <w:rPr>
          <w:rFonts w:ascii="Times New Roman" w:hAnsi="Times New Roman" w:cs="Times New Roman"/>
        </w:rPr>
        <w:t>(s</w:t>
      </w:r>
      <w:r w:rsidR="00A75876" w:rsidRPr="00A75876">
        <w:rPr>
          <w:rFonts w:ascii="Times New Roman" w:hAnsi="Times New Roman" w:cs="Times New Roman"/>
        </w:rPr>
        <w:t>ource code provided in SI</w:t>
      </w:r>
      <w:r w:rsidR="00A75876">
        <w:rPr>
          <w:rFonts w:ascii="Times New Roman" w:hAnsi="Times New Roman" w:cs="Times New Roman"/>
        </w:rPr>
        <w:t>).</w:t>
      </w:r>
    </w:p>
    <w:p w14:paraId="0B3837A3" w14:textId="162F9B01" w:rsidR="00E34A3F" w:rsidRDefault="00E34A3F" w:rsidP="004D4055">
      <w:pPr>
        <w:rPr>
          <w:rFonts w:ascii="Times New Roman" w:hAnsi="Times New Roman" w:cs="Times New Roman"/>
        </w:rPr>
      </w:pPr>
      <w:r>
        <w:rPr>
          <w:rFonts w:ascii="Times New Roman" w:hAnsi="Times New Roman" w:cs="Times New Roman"/>
        </w:rPr>
        <w:tab/>
        <w:t xml:space="preserve">To account for temporal autocorrelation we detrended both the CC data and the </w:t>
      </w:r>
      <w:r w:rsidR="00C92731">
        <w:rPr>
          <w:rFonts w:ascii="Times New Roman" w:hAnsi="Times New Roman" w:cs="Times New Roman"/>
        </w:rPr>
        <w:t>oxygen isotope data</w:t>
      </w:r>
      <w:r>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r w:rsidR="001128CD">
        <w:rPr>
          <w:rFonts w:ascii="Times New Roman" w:hAnsi="Times New Roman" w:cs="Times New Roman"/>
        </w:rPr>
        <w:t xml:space="preserve"> </w:t>
      </w:r>
      <w:r w:rsidR="001128CD">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BA90B30-1D96-472D-A6EA-06EB02BF468C&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1128CD">
        <w:rPr>
          <w:rFonts w:ascii="Times New Roman" w:hAnsi="Times New Roman" w:cs="Times New Roman"/>
        </w:rPr>
        <w:fldChar w:fldCharType="separate"/>
      </w:r>
      <w:r w:rsidR="00D45F4E">
        <w:rPr>
          <w:rFonts w:ascii="Times New Roman" w:hAnsi="Times New Roman" w:cs="Times New Roman"/>
        </w:rPr>
        <w:t>(Alroy et al., 2000)</w:t>
      </w:r>
      <w:r w:rsidR="001128CD">
        <w:rPr>
          <w:rFonts w:ascii="Times New Roman" w:hAnsi="Times New Roman" w:cs="Times New Roman"/>
        </w:rPr>
        <w:fldChar w:fldCharType="end"/>
      </w:r>
      <w:r w:rsidR="00C92731">
        <w:rPr>
          <w:rFonts w:ascii="Times New Roman" w:hAnsi="Times New Roman" w:cs="Times New Roman"/>
        </w:rPr>
        <w:t xml:space="preserve">. </w:t>
      </w:r>
      <w:r w:rsidR="005736F6">
        <w:rPr>
          <w:rFonts w:ascii="Times New Roman" w:hAnsi="Times New Roman" w:cs="Times New Roman"/>
        </w:rPr>
        <w:t xml:space="preserve">However, in order to do this some of the data had to be </w:t>
      </w:r>
      <w:r w:rsidR="00736CCB">
        <w:rPr>
          <w:rFonts w:ascii="Times New Roman" w:hAnsi="Times New Roman" w:cs="Times New Roman"/>
        </w:rPr>
        <w:t xml:space="preserve">averaged </w:t>
      </w:r>
      <w:r w:rsidR="005736F6">
        <w:rPr>
          <w:rFonts w:ascii="Times New Roman" w:hAnsi="Times New Roman" w:cs="Times New Roman"/>
        </w:rPr>
        <w:t>as some specimens shared the same points in time</w:t>
      </w:r>
      <w:r w:rsidR="00F1471E">
        <w:rPr>
          <w:rFonts w:ascii="Times New Roman" w:hAnsi="Times New Roman" w:cs="Times New Roman"/>
        </w:rPr>
        <w:t xml:space="preserve"> since detrending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BD2314">
        <w:rPr>
          <w:rFonts w:ascii="Times New Roman" w:hAnsi="Times New Roman" w:cs="Times New Roman"/>
        </w:rPr>
        <w:t>Ma</w:t>
      </w:r>
      <w:r w:rsidR="00F3301C">
        <w:rPr>
          <w:rFonts w:ascii="Times New Roman" w:hAnsi="Times New Roman" w:cs="Times New Roman"/>
        </w:rPr>
        <w:t>, their CCs would be averaged to get a CC of 450mL for time point 22.1</w:t>
      </w:r>
      <w:r w:rsidR="00BD2314">
        <w:rPr>
          <w:rFonts w:ascii="Times New Roman" w:hAnsi="Times New Roman" w:cs="Times New Roman"/>
        </w:rPr>
        <w:t>Ma</w:t>
      </w:r>
      <w:r w:rsidR="00F1471E">
        <w:rPr>
          <w:rFonts w:ascii="Times New Roman" w:hAnsi="Times New Roman" w:cs="Times New Roman"/>
        </w:rPr>
        <w:t>.</w:t>
      </w:r>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6A2E1CC8" w14:textId="4DDF84B8" w:rsidR="00DC35D8" w:rsidRDefault="004C42EA" w:rsidP="003E7449">
      <w:pPr>
        <w:rPr>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analyzed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(ce)</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 xml:space="preserve">easing CC over time, including </w:t>
      </w:r>
      <w:r w:rsidR="00703937">
        <w:rPr>
          <w:rFonts w:ascii="Times New Roman" w:hAnsi="Times New Roman" w:cs="Times New Roman"/>
        </w:rPr>
        <w:t>Artiodactyla</w:t>
      </w:r>
      <w:r w:rsidR="007C0314">
        <w:rPr>
          <w:rFonts w:ascii="Times New Roman" w:hAnsi="Times New Roman" w:cs="Times New Roman"/>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r w:rsidR="007C0314">
        <w:rPr>
          <w:rFonts w:ascii="Times New Roman" w:hAnsi="Times New Roman" w:cs="Times New Roman"/>
        </w:rPr>
        <w:t>ce=-0.08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xml:space="preserve">), </w:t>
      </w:r>
      <w:r w:rsidR="00703937">
        <w:rPr>
          <w:rFonts w:ascii="Times New Roman" w:hAnsi="Times New Roman" w:cs="Times New Roman"/>
        </w:rPr>
        <w:t>Carnivora</w:t>
      </w:r>
      <w:r w:rsidR="007C0314">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r w:rsidR="007C0314">
        <w:rPr>
          <w:rFonts w:ascii="Times New Roman" w:hAnsi="Times New Roman" w:cs="Times New Roman"/>
        </w:rPr>
        <w:t>ce=-0.038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w:t>
      </w:r>
      <w:r w:rsidR="00F939F3">
        <w:rPr>
          <w:rFonts w:ascii="Times New Roman" w:hAnsi="Times New Roman" w:cs="Times New Roman"/>
        </w:rPr>
        <w:t>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r w:rsidR="00967BB2">
        <w:rPr>
          <w:rFonts w:ascii="Times New Roman" w:hAnsi="Times New Roman" w:cs="Times New Roman"/>
        </w:rPr>
        <w:t xml:space="preserve">ce=-0.038,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 xml:space="preserve">and </w:t>
      </w:r>
      <w:r w:rsidR="00486DE7">
        <w:rPr>
          <w:rFonts w:ascii="Times New Roman" w:hAnsi="Times New Roman" w:cs="Times New Roman"/>
        </w:rPr>
        <w:t>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r w:rsidR="007C0314">
        <w:rPr>
          <w:rFonts w:ascii="Times New Roman" w:hAnsi="Times New Roman" w:cs="Times New Roman"/>
        </w:rPr>
        <w:t>ce=-0.057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A41265">
        <w:rPr>
          <w:rFonts w:ascii="Times New Roman" w:hAnsi="Times New Roman" w:cs="Times New Roman"/>
        </w:rPr>
        <w:t>Hominin</w:t>
      </w:r>
      <w:r w:rsidR="002E48AA">
        <w:rPr>
          <w:rFonts w:ascii="Times New Roman" w:hAnsi="Times New Roman" w:cs="Times New Roman"/>
        </w:rPr>
        <w:t xml:space="preserve">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r w:rsidR="00A41265">
        <w:rPr>
          <w:rFonts w:ascii="Times New Roman" w:hAnsi="Times New Roman" w:cs="Times New Roman"/>
        </w:rPr>
        <w:t>Hominin</w:t>
      </w:r>
      <w:r w:rsidR="00354783">
        <w:rPr>
          <w:rFonts w:ascii="Times New Roman" w:hAnsi="Times New Roman" w:cs="Times New Roman"/>
        </w:rPr>
        <w:t xml:space="preserve"> species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by far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r w:rsidR="002E48AA">
        <w:rPr>
          <w:rFonts w:ascii="Times New Roman" w:hAnsi="Times New Roman" w:cs="Times New Roman"/>
        </w:rPr>
        <w:t>ce=</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p>
    <w:p w14:paraId="7B783680" w14:textId="40CEB958" w:rsidR="004C42EA" w:rsidRDefault="00DC35D8" w:rsidP="003E7449">
      <w:pPr>
        <w:rPr>
          <w:rFonts w:ascii="Times New Roman" w:hAnsi="Times New Roman" w:cs="Times New Roman"/>
        </w:rPr>
      </w:pPr>
      <w:r>
        <w:rPr>
          <w:rFonts w:ascii="Times New Roman" w:hAnsi="Times New Roman" w:cs="Times New Roman"/>
        </w:rPr>
        <w:t>Results are summarized in table X</w:t>
      </w:r>
      <w:r w:rsidR="002E48AA">
        <w:rPr>
          <w:rFonts w:ascii="Times New Roman" w:hAnsi="Times New Roman" w:cs="Times New Roman"/>
        </w:rPr>
        <w:t xml:space="preserve"> and data is plotted in Figure X</w:t>
      </w:r>
      <w:r>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7A8A900" w14:textId="0C3A67FD" w:rsidR="00BC538A" w:rsidRDefault="00BC538A" w:rsidP="000A50DA">
      <w:pPr>
        <w:ind w:firstLine="720"/>
        <w:rPr>
          <w:rFonts w:ascii="Times New Roman" w:hAnsi="Times New Roman" w:cs="Times New Roman"/>
        </w:rPr>
      </w:pPr>
      <w:r>
        <w:rPr>
          <w:rFonts w:ascii="Times New Roman" w:hAnsi="Times New Roman" w:cs="Times New Roman"/>
        </w:rPr>
        <w:t>Using the ancestral CC dataset, when all orders were analyzed as one group</w:t>
      </w:r>
      <w:r w:rsidR="00A4745B">
        <w:rPr>
          <w:rFonts w:ascii="Times New Roman" w:hAnsi="Times New Roman" w:cs="Times New Roman"/>
        </w:rPr>
        <w:t>,</w:t>
      </w:r>
      <w:r>
        <w:rPr>
          <w:rFonts w:ascii="Times New Roman" w:hAnsi="Times New Roman" w:cs="Times New Roman"/>
        </w:rPr>
        <w:t xml:space="preserve">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r w:rsidR="00FD4695">
        <w:rPr>
          <w:rFonts w:ascii="Times New Roman" w:hAnsi="Times New Roman" w:cs="Times New Roman"/>
        </w:rPr>
        <w:t>ce=0.035,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486DE7">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FD4695">
        <w:rPr>
          <w:rFonts w:ascii="Times New Roman" w:hAnsi="Times New Roman" w:cs="Times New Roman"/>
        </w:rPr>
        <w:t xml:space="preserve"> which showed an increase in CC as time grew closer to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0E778F">
        <w:rPr>
          <w:rFonts w:ascii="Times New Roman" w:hAnsi="Times New Roman" w:cs="Times New Roman"/>
        </w:rPr>
        <w:t>=0.074</w:t>
      </w:r>
      <w:r w:rsidR="00BC41B0">
        <w:rPr>
          <w:rFonts w:ascii="Times New Roman" w:hAnsi="Times New Roman" w:cs="Times New Roman"/>
        </w:rPr>
        <w:t xml:space="preserve">, </w:t>
      </w:r>
      <w:r w:rsidR="00FD4695">
        <w:rPr>
          <w:rFonts w:ascii="Times New Roman" w:hAnsi="Times New Roman" w:cs="Times New Roman"/>
        </w:rPr>
        <w:t>ce=-0.024, se=0.177, p=0.012).</w:t>
      </w:r>
      <w:r w:rsidR="009D47D9">
        <w:rPr>
          <w:rFonts w:ascii="Times New Roman" w:hAnsi="Times New Roman" w:cs="Times New Roman"/>
        </w:rPr>
        <w:t xml:space="preserve"> As mentioned above, </w:t>
      </w:r>
      <w:r w:rsidR="00D13855">
        <w:rPr>
          <w:rFonts w:ascii="Times New Roman" w:hAnsi="Times New Roman" w:cs="Times New Roman"/>
        </w:rPr>
        <w:t xml:space="preserve">it was not possible to include </w:t>
      </w:r>
      <w:r w:rsidR="00A41265">
        <w:rPr>
          <w:rFonts w:ascii="Times New Roman" w:hAnsi="Times New Roman" w:cs="Times New Roman"/>
        </w:rPr>
        <w:t>Hominin</w:t>
      </w:r>
      <w:r w:rsidR="009D47D9">
        <w:rPr>
          <w:rFonts w:ascii="Times New Roman" w:hAnsi="Times New Roman" w:cs="Times New Roman"/>
        </w:rPr>
        <w:t xml:space="preserve">s in </w:t>
      </w:r>
      <w:r w:rsidR="007C0314">
        <w:rPr>
          <w:rFonts w:ascii="Times New Roman" w:hAnsi="Times New Roman" w:cs="Times New Roman"/>
        </w:rPr>
        <w:t>this type of analysi</w:t>
      </w:r>
      <w:r w:rsidR="009D47D9">
        <w:rPr>
          <w:rFonts w:ascii="Times New Roman" w:hAnsi="Times New Roman" w:cs="Times New Roman"/>
        </w:rPr>
        <w:t>s.</w:t>
      </w:r>
    </w:p>
    <w:p w14:paraId="62B2F41B" w14:textId="1E7A84F7" w:rsidR="00610A1B" w:rsidRDefault="009A594A" w:rsidP="00610A1B">
      <w:pPr>
        <w:rPr>
          <w:rFonts w:ascii="Times New Roman" w:hAnsi="Times New Roman" w:cs="Times New Roman"/>
        </w:rPr>
      </w:pPr>
      <w:r>
        <w:rPr>
          <w:rFonts w:ascii="Times New Roman" w:hAnsi="Times New Roman" w:cs="Times New Roman"/>
        </w:rPr>
        <w:t>Results are summarized in T</w:t>
      </w:r>
      <w:r w:rsidR="00610A1B">
        <w:rPr>
          <w:rFonts w:ascii="Times New Roman" w:hAnsi="Times New Roman" w:cs="Times New Roman"/>
        </w:rPr>
        <w:t>able X and data is plotted in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7945CC42" w14:textId="7633CC36" w:rsidR="00970C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r w:rsidR="00F21C33">
        <w:rPr>
          <w:rFonts w:ascii="Times New Roman" w:hAnsi="Times New Roman" w:cs="Times New Roman"/>
        </w:rPr>
        <w:t xml:space="preserve">raw </w:t>
      </w:r>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(ce=0.908-1.102,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 into orders, </w:t>
      </w:r>
      <w:r w:rsidR="00703937">
        <w:rPr>
          <w:rFonts w:ascii="Times New Roman" w:hAnsi="Times New Roman" w:cs="Times New Roman"/>
        </w:rPr>
        <w:t>Carnivora</w:t>
      </w:r>
      <w:r w:rsidR="00CC4254">
        <w:rPr>
          <w:rFonts w:ascii="Times New Roman" w:hAnsi="Times New Roman" w:cs="Times New Roman"/>
        </w:rPr>
        <w:t xml:space="preserve"> CC was also predicted by Trend at all intervals (</w:t>
      </w:r>
      <w:r w:rsidR="009A594A">
        <w:rPr>
          <w:rFonts w:ascii="Times New Roman" w:hAnsi="Times New Roman" w:cs="Times New Roman"/>
        </w:rPr>
        <w:t>ce=0.679-0.739, se=0.191-0.208, p=0.001-0.002) (Table X).</w:t>
      </w:r>
      <w:r w:rsidR="00BB43B7">
        <w:rPr>
          <w:rFonts w:ascii="Times New Roman" w:hAnsi="Times New Roman" w:cs="Times New Roman"/>
        </w:rPr>
        <w:t xml:space="preserve"> </w:t>
      </w:r>
      <w:r w:rsidR="002D70EA">
        <w:rPr>
          <w:rFonts w:ascii="Times New Roman" w:hAnsi="Times New Roman" w:cs="Times New Roman"/>
        </w:rPr>
        <w:t xml:space="preserve">Cetacea CC was only predicted by Rate at the 1My time interval (ce=2.286, se=0.836, p=2.735). </w:t>
      </w:r>
      <w:r w:rsidR="00703937">
        <w:rPr>
          <w:rFonts w:ascii="Times New Roman" w:hAnsi="Times New Roman" w:cs="Times New Roman"/>
        </w:rPr>
        <w:t>Artiodactyla</w:t>
      </w:r>
      <w:r w:rsidR="00F261BB">
        <w:rPr>
          <w:rFonts w:ascii="Times New Roman" w:hAnsi="Times New Roman" w:cs="Times New Roman"/>
        </w:rPr>
        <w:t xml:space="preserve">, perissodactyla, and </w:t>
      </w:r>
      <w:r w:rsidR="00EE3313">
        <w:rPr>
          <w:rFonts w:ascii="Times New Roman" w:hAnsi="Times New Roman" w:cs="Times New Roman"/>
        </w:rPr>
        <w:t>Primate</w:t>
      </w:r>
      <w:r w:rsidR="002D70EA">
        <w:rPr>
          <w:rFonts w:ascii="Times New Roman" w:hAnsi="Times New Roman" w:cs="Times New Roman"/>
        </w:rPr>
        <w:t xml:space="preserv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r w:rsidR="005F18BB">
        <w:rPr>
          <w:rFonts w:ascii="Times New Roman" w:hAnsi="Times New Roman" w:cs="Times New Roman"/>
        </w:rPr>
        <w:t xml:space="preserve"> </w:t>
      </w:r>
      <w:r w:rsidR="00AB5EEB">
        <w:rPr>
          <w:rFonts w:ascii="Times New Roman" w:hAnsi="Times New Roman" w:cs="Times New Roman"/>
        </w:rPr>
        <w:t xml:space="preserve">Species-mean </w:t>
      </w:r>
      <w:r w:rsidR="00A41265">
        <w:rPr>
          <w:rFonts w:ascii="Times New Roman" w:hAnsi="Times New Roman" w:cs="Times New Roman"/>
        </w:rPr>
        <w:t>Hominin</w:t>
      </w:r>
      <w:r w:rsidR="005F18BB">
        <w:rPr>
          <w:rFonts w:ascii="Times New Roman" w:hAnsi="Times New Roman" w:cs="Times New Roman"/>
        </w:rPr>
        <w:t xml:space="preserve"> CC was predicted only by Trend at the 400Ky (ce=0.328, se=0.122, p=0.025) and 200Ky (ce=0.361, se=0.105, p=0.007) intervals.</w:t>
      </w:r>
      <w:r w:rsidR="00492CAA">
        <w:rPr>
          <w:rFonts w:ascii="Times New Roman" w:hAnsi="Times New Roman" w:cs="Times New Roman"/>
        </w:rPr>
        <w:t xml:space="preserve"> </w:t>
      </w:r>
      <w:r w:rsidR="002A0D8E">
        <w:rPr>
          <w:rFonts w:ascii="Times New Roman" w:hAnsi="Times New Roman" w:cs="Times New Roman"/>
        </w:rPr>
        <w:t xml:space="preserve">In order to explore the effect of increased sample size on the results, this data was re-analyzed with the Hominin CC dataset broken into individual specimens, thus increasing the </w:t>
      </w:r>
      <w:r w:rsidR="00254FA4">
        <w:rPr>
          <w:rFonts w:ascii="Times New Roman" w:hAnsi="Times New Roman" w:cs="Times New Roman"/>
        </w:rPr>
        <w:t xml:space="preserve">sample size from 13 </w:t>
      </w:r>
      <w:r w:rsidR="006269F4">
        <w:rPr>
          <w:rFonts w:ascii="Times New Roman" w:hAnsi="Times New Roman" w:cs="Times New Roman"/>
        </w:rPr>
        <w:t xml:space="preserve">species </w:t>
      </w:r>
      <w:r w:rsidR="00254FA4">
        <w:rPr>
          <w:rFonts w:ascii="Times New Roman" w:hAnsi="Times New Roman" w:cs="Times New Roman"/>
        </w:rPr>
        <w:t>to 91</w:t>
      </w:r>
      <w:r w:rsidR="006269F4">
        <w:rPr>
          <w:rFonts w:ascii="Times New Roman" w:hAnsi="Times New Roman" w:cs="Times New Roman"/>
        </w:rPr>
        <w:t xml:space="preserve"> individuals</w:t>
      </w:r>
      <w:r w:rsidR="00254FA4">
        <w:rPr>
          <w:rFonts w:ascii="Times New Roman" w:hAnsi="Times New Roman" w:cs="Times New Roman"/>
        </w:rPr>
        <w:t xml:space="preserve">. </w:t>
      </w:r>
    </w:p>
    <w:p w14:paraId="47A313B4" w14:textId="05B9F2FF" w:rsidR="00456378" w:rsidRDefault="00970C78" w:rsidP="003E7449">
      <w:pPr>
        <w:rPr>
          <w:rFonts w:ascii="Times New Roman" w:hAnsi="Times New Roman" w:cs="Times New Roman"/>
        </w:rPr>
      </w:pPr>
      <w:r>
        <w:rPr>
          <w:rFonts w:ascii="Times New Roman" w:hAnsi="Times New Roman" w:cs="Times New Roman"/>
        </w:rPr>
        <w:t>See Table X for complete results.</w:t>
      </w:r>
    </w:p>
    <w:p w14:paraId="710AD8B2" w14:textId="77777777" w:rsidR="00970C78" w:rsidRDefault="007247BC" w:rsidP="00970C78">
      <w:pPr>
        <w:rPr>
          <w:rFonts w:ascii="Times New Roman" w:hAnsi="Times New Roman" w:cs="Times New Roman"/>
        </w:rPr>
      </w:pPr>
      <w:r>
        <w:rPr>
          <w:rFonts w:ascii="Times New Roman" w:hAnsi="Times New Roman" w:cs="Times New Roman"/>
        </w:rPr>
        <w:tab/>
        <w:t xml:space="preserve">However, results differed considerably after detrending the CC and climatic data sets. </w:t>
      </w:r>
      <w:r w:rsidR="00456378">
        <w:rPr>
          <w:rFonts w:ascii="Times New Roman" w:hAnsi="Times New Roman" w:cs="Times New Roman"/>
        </w:rPr>
        <w:t xml:space="preserve">For all orders 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(ce=</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 xml:space="preserve">(ce=0.206, se=0.090, p=0.026) </w:t>
      </w:r>
      <w:r w:rsidR="00A910FD">
        <w:rPr>
          <w:rFonts w:ascii="Times New Roman" w:hAnsi="Times New Roman" w:cs="Times New Roman"/>
        </w:rPr>
        <w:t>were now significant predictors of CC, but only at the 200Ky interval.</w:t>
      </w:r>
      <w:r w:rsidR="00581FC7">
        <w:rPr>
          <w:rFonts w:ascii="Times New Roman" w:hAnsi="Times New Roman" w:cs="Times New Roman"/>
        </w:rPr>
        <w:t xml:space="preserve"> </w:t>
      </w:r>
      <w:r w:rsidR="00703937">
        <w:rPr>
          <w:rFonts w:ascii="Times New Roman" w:hAnsi="Times New Roman" w:cs="Times New Roman"/>
        </w:rPr>
        <w:t>Artiodactyla</w:t>
      </w:r>
      <w:r w:rsidR="00581FC7">
        <w:rPr>
          <w:rFonts w:ascii="Times New Roman" w:hAnsi="Times New Roman" w:cs="Times New Roman"/>
        </w:rPr>
        <w:t xml:space="preserve"> CC was only predicted by Rate at the 200Ky interval (ce=0.0542, se=0.145, p=0.010)</w:t>
      </w:r>
      <w:r w:rsidR="006C15E3">
        <w:rPr>
          <w:rFonts w:ascii="Times New Roman" w:hAnsi="Times New Roman" w:cs="Times New Roman"/>
        </w:rPr>
        <w:t>,</w:t>
      </w:r>
      <w:r w:rsidR="00F261BB">
        <w:rPr>
          <w:rFonts w:ascii="Times New Roman" w:hAnsi="Times New Roman" w:cs="Times New Roman"/>
        </w:rPr>
        <w:t xml:space="preserve"> as was </w:t>
      </w:r>
      <w:r w:rsidR="00703937">
        <w:rPr>
          <w:rFonts w:ascii="Times New Roman" w:hAnsi="Times New Roman" w:cs="Times New Roman"/>
        </w:rPr>
        <w:t>Carnivora</w:t>
      </w:r>
      <w:r w:rsidR="00581FC7">
        <w:rPr>
          <w:rFonts w:ascii="Times New Roman" w:hAnsi="Times New Roman" w:cs="Times New Roman"/>
        </w:rPr>
        <w:t xml:space="preserve"> CC (ce=0.221, se=0.087, p=0.015).</w:t>
      </w:r>
      <w:r w:rsidR="006C15E3">
        <w:rPr>
          <w:rFonts w:ascii="Times New Roman" w:hAnsi="Times New Roman" w:cs="Times New Roman"/>
        </w:rPr>
        <w:t xml:space="preserve"> Cetacea CC was only predicted by Rate at the 1My interval (ce=2.648,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(ce=9.793, se=3.473, p=0.037). </w:t>
      </w:r>
      <w:r w:rsidR="00EE3313">
        <w:rPr>
          <w:rFonts w:ascii="Times New Roman" w:hAnsi="Times New Roman" w:cs="Times New Roman"/>
        </w:rPr>
        <w:t>Primate</w:t>
      </w:r>
      <w:r w:rsidR="006C15E3">
        <w:rPr>
          <w:rFonts w:ascii="Times New Roman" w:hAnsi="Times New Roman" w:cs="Times New Roman"/>
        </w:rPr>
        <w:t xml:space="preserve"> CC was predicted by Trend </w:t>
      </w:r>
      <w:r w:rsidR="008127CD">
        <w:rPr>
          <w:rFonts w:ascii="Times New Roman" w:hAnsi="Times New Roman" w:cs="Times New Roman"/>
        </w:rPr>
        <w:t xml:space="preserve">(ce=-4.042, se=1.328, p=0.019) </w:t>
      </w:r>
      <w:r w:rsidR="006C15E3">
        <w:rPr>
          <w:rFonts w:ascii="Times New Roman" w:hAnsi="Times New Roman" w:cs="Times New Roman"/>
        </w:rPr>
        <w:t>and Variability</w:t>
      </w:r>
      <w:r w:rsidR="008127CD">
        <w:rPr>
          <w:rFonts w:ascii="Times New Roman" w:hAnsi="Times New Roman" w:cs="Times New Roman"/>
        </w:rPr>
        <w:t xml:space="preserve"> (ce=0.797, se=0.238, p=0.012)</w:t>
      </w:r>
      <w:r w:rsidR="006C15E3">
        <w:rPr>
          <w:rFonts w:ascii="Times New Roman" w:hAnsi="Times New Roman" w:cs="Times New Roman"/>
        </w:rPr>
        <w:t xml:space="preserve"> </w:t>
      </w:r>
      <w:r w:rsidR="008127CD">
        <w:rPr>
          <w:rFonts w:ascii="Times New Roman" w:hAnsi="Times New Roman" w:cs="Times New Roman"/>
        </w:rPr>
        <w:t>b</w:t>
      </w:r>
      <w:r w:rsidR="005A462C">
        <w:rPr>
          <w:rFonts w:ascii="Times New Roman" w:hAnsi="Times New Roman" w:cs="Times New Roman"/>
        </w:rPr>
        <w:t>ut only at the 200Ky interval. Notably, i</w:t>
      </w:r>
      <w:r w:rsidR="008127CD">
        <w:rPr>
          <w:rFonts w:ascii="Times New Roman" w:hAnsi="Times New Roman" w:cs="Times New Roman"/>
        </w:rPr>
        <w:t>n contrast with the</w:t>
      </w:r>
      <w:r w:rsidR="005A462C">
        <w:rPr>
          <w:rFonts w:ascii="Times New Roman" w:hAnsi="Times New Roman" w:cs="Times New Roman"/>
        </w:rPr>
        <w:t xml:space="preserve"> pre-detrended data, detrended </w:t>
      </w:r>
      <w:r w:rsidR="00A41265">
        <w:rPr>
          <w:rFonts w:ascii="Times New Roman" w:hAnsi="Times New Roman" w:cs="Times New Roman"/>
        </w:rPr>
        <w:t>Hominin</w:t>
      </w:r>
      <w:r w:rsidR="008127CD">
        <w:rPr>
          <w:rFonts w:ascii="Times New Roman" w:hAnsi="Times New Roman" w:cs="Times New Roman"/>
        </w:rPr>
        <w:t xml:space="preserve"> CC was not</w:t>
      </w:r>
      <w:r w:rsidR="00CA0788">
        <w:rPr>
          <w:rFonts w:ascii="Times New Roman" w:hAnsi="Times New Roman" w:cs="Times New Roman"/>
        </w:rPr>
        <w:t xml:space="preserve"> </w:t>
      </w:r>
      <w:r w:rsidR="00D1533B">
        <w:rPr>
          <w:rFonts w:ascii="Times New Roman" w:hAnsi="Times New Roman" w:cs="Times New Roman"/>
        </w:rPr>
        <w:t>significantly</w:t>
      </w:r>
      <w:r w:rsidR="008127CD">
        <w:rPr>
          <w:rFonts w:ascii="Times New Roman" w:hAnsi="Times New Roman" w:cs="Times New Roman"/>
        </w:rPr>
        <w:t xml:space="preserve"> predicted by any climatic variables at any</w:t>
      </w:r>
      <w:r w:rsidR="00C92AA1">
        <w:rPr>
          <w:rFonts w:ascii="Times New Roman" w:hAnsi="Times New Roman" w:cs="Times New Roman"/>
        </w:rPr>
        <w:t xml:space="preserve"> time intervals (p&gt;0.313)</w:t>
      </w:r>
      <w:r w:rsidR="00F73147">
        <w:rPr>
          <w:rFonts w:ascii="Times New Roman" w:hAnsi="Times New Roman" w:cs="Times New Roman"/>
        </w:rPr>
        <w:t xml:space="preserve">. This held true </w:t>
      </w:r>
      <w:r w:rsidR="001E0F48">
        <w:rPr>
          <w:rFonts w:ascii="Times New Roman" w:hAnsi="Times New Roman" w:cs="Times New Roman"/>
        </w:rPr>
        <w:t xml:space="preserve">for even the individualized </w:t>
      </w:r>
      <w:r w:rsidR="00A41265">
        <w:rPr>
          <w:rFonts w:ascii="Times New Roman" w:hAnsi="Times New Roman" w:cs="Times New Roman"/>
        </w:rPr>
        <w:t>Hominin</w:t>
      </w:r>
      <w:r w:rsidR="001E0F48">
        <w:rPr>
          <w:rFonts w:ascii="Times New Roman" w:hAnsi="Times New Roman" w:cs="Times New Roman"/>
        </w:rPr>
        <w:t xml:space="preserve"> CC results, which also displayed no </w:t>
      </w:r>
      <w:r w:rsidR="00492CAA">
        <w:rPr>
          <w:rFonts w:ascii="Times New Roman" w:hAnsi="Times New Roman" w:cs="Times New Roman"/>
        </w:rPr>
        <w:t>significant</w:t>
      </w:r>
      <w:r w:rsidR="001E0F48">
        <w:rPr>
          <w:rFonts w:ascii="Times New Roman" w:hAnsi="Times New Roman" w:cs="Times New Roman"/>
        </w:rPr>
        <w:t xml:space="preserve"> relationships with climate once data was detrended (p&gt;0.384)</w:t>
      </w:r>
      <w:r w:rsidR="00E712F8">
        <w:rPr>
          <w:rFonts w:ascii="Times New Roman" w:hAnsi="Times New Roman" w:cs="Times New Roman"/>
        </w:rPr>
        <w:t>.</w:t>
      </w:r>
      <w:r w:rsidR="00F73147">
        <w:rPr>
          <w:rFonts w:ascii="Times New Roman" w:hAnsi="Times New Roman" w:cs="Times New Roman"/>
        </w:rPr>
        <w:t xml:space="preserve"> </w:t>
      </w:r>
    </w:p>
    <w:p w14:paraId="40201E1F" w14:textId="477FC5F2" w:rsidR="003E7449" w:rsidRDefault="00970C78" w:rsidP="00141ADD">
      <w:pPr>
        <w:rPr>
          <w:rFonts w:ascii="Times New Roman" w:hAnsi="Times New Roman" w:cs="Times New Roman"/>
        </w:rPr>
      </w:pPr>
      <w:r>
        <w:rPr>
          <w:rFonts w:ascii="Times New Roman" w:hAnsi="Times New Roman" w:cs="Times New Roman"/>
        </w:rPr>
        <w:t>See Table X for complete results.</w:t>
      </w:r>
    </w:p>
    <w:p w14:paraId="3FB07702" w14:textId="77777777" w:rsidR="00745A5F" w:rsidRDefault="00745A5F" w:rsidP="007247BC">
      <w:pPr>
        <w:rPr>
          <w:rFonts w:ascii="Times New Roman" w:hAnsi="Times New Roman" w:cs="Times New Roman"/>
        </w:rPr>
      </w:pPr>
    </w:p>
    <w:p w14:paraId="2E1272FD" w14:textId="42D51587" w:rsidR="00B02F2D" w:rsidRDefault="00745A5F" w:rsidP="007247BC">
      <w:pPr>
        <w:rPr>
          <w:rFonts w:ascii="Times New Roman" w:hAnsi="Times New Roman" w:cs="Times New Roman"/>
        </w:rPr>
      </w:pPr>
      <w:r>
        <w:rPr>
          <w:rFonts w:ascii="Times New Roman" w:hAnsi="Times New Roman" w:cs="Times New Roman"/>
        </w:rPr>
        <w:t>Ancestral</w:t>
      </w:r>
      <w:r w:rsidR="00424814">
        <w:rPr>
          <w:rFonts w:ascii="Times New Roman" w:hAnsi="Times New Roman" w:cs="Times New Roman"/>
        </w:rPr>
        <w:t xml:space="preserve"> CCs were tested next.</w:t>
      </w:r>
      <w:r w:rsidR="004B12A9">
        <w:rPr>
          <w:rFonts w:ascii="Times New Roman" w:hAnsi="Times New Roman" w:cs="Times New Roman"/>
        </w:rPr>
        <w:t xml:space="preserve"> </w:t>
      </w:r>
      <w:r w:rsidR="00B30849">
        <w:rPr>
          <w:rFonts w:ascii="Times New Roman" w:hAnsi="Times New Roman" w:cs="Times New Roman"/>
        </w:rPr>
        <w:t xml:space="preserve">First using the </w:t>
      </w:r>
      <w:r w:rsidR="00F21C33">
        <w:rPr>
          <w:rFonts w:ascii="Times New Roman" w:hAnsi="Times New Roman" w:cs="Times New Roman"/>
        </w:rPr>
        <w:t>raw</w:t>
      </w:r>
      <w:r w:rsidR="00B30849">
        <w:rPr>
          <w:rFonts w:ascii="Times New Roman" w:hAnsi="Times New Roman" w:cs="Times New Roman"/>
        </w:rPr>
        <w:t xml:space="preserve"> data, it was found that when all orders 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 xml:space="preserve">At the order level, </w:t>
      </w:r>
      <w:r w:rsidR="00703937">
        <w:rPr>
          <w:rFonts w:ascii="Times New Roman" w:hAnsi="Times New Roman" w:cs="Times New Roman"/>
        </w:rPr>
        <w:t>Artiodactyla</w:t>
      </w:r>
      <w:r w:rsidR="00B30849">
        <w:rPr>
          <w:rFonts w:ascii="Times New Roman" w:hAnsi="Times New Roman" w:cs="Times New Roman"/>
        </w:rPr>
        <w:t xml:space="preserve">, </w:t>
      </w:r>
      <w:r w:rsidR="007B4831">
        <w:rPr>
          <w:rFonts w:ascii="Times New Roman" w:hAnsi="Times New Roman" w:cs="Times New Roman"/>
        </w:rPr>
        <w:t>cetacea, p</w:t>
      </w:r>
      <w:r w:rsidR="006E303A">
        <w:rPr>
          <w:rFonts w:ascii="Times New Roman" w:hAnsi="Times New Roman" w:cs="Times New Roman"/>
        </w:rPr>
        <w:t>erissodactyla</w:t>
      </w:r>
      <w:r w:rsidR="007B4831">
        <w:rPr>
          <w:rFonts w:ascii="Times New Roman" w:hAnsi="Times New Roman" w:cs="Times New Roman"/>
        </w:rPr>
        <w:t xml:space="preserve"> and </w:t>
      </w:r>
      <w:r w:rsidR="00EE3313">
        <w:rPr>
          <w:rFonts w:ascii="Times New Roman" w:hAnsi="Times New Roman" w:cs="Times New Roman"/>
        </w:rPr>
        <w:t>Primate</w:t>
      </w:r>
      <w:r w:rsidR="00B30849">
        <w:rPr>
          <w:rFonts w:ascii="Times New Roman" w:hAnsi="Times New Roman" w:cs="Times New Roman"/>
        </w:rPr>
        <w:t xml:space="preserv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 </w:t>
      </w:r>
      <w:r w:rsidR="00703937">
        <w:rPr>
          <w:rFonts w:ascii="Times New Roman" w:hAnsi="Times New Roman" w:cs="Times New Roman"/>
        </w:rPr>
        <w:t>Carnivora</w:t>
      </w:r>
      <w:r w:rsidR="00B30849">
        <w:rPr>
          <w:rFonts w:ascii="Times New Roman" w:hAnsi="Times New Roman" w:cs="Times New Roman"/>
        </w:rPr>
        <w:t xml:space="preserve">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(ce=</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(ce=-0.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6AA2B9B2" w14:textId="35F356D5" w:rsidR="00B02F2D" w:rsidRDefault="00595828" w:rsidP="007247BC">
      <w:pPr>
        <w:rPr>
          <w:rFonts w:ascii="Times New Roman" w:hAnsi="Times New Roman" w:cs="Times New Roman"/>
        </w:rPr>
      </w:pPr>
      <w:r>
        <w:rPr>
          <w:rFonts w:ascii="Times New Roman" w:hAnsi="Times New Roman" w:cs="Times New Roman"/>
        </w:rPr>
        <w:tab/>
        <w:t xml:space="preserve">After detrending the data, ancestral CC showed a very different pattern of relationships with the climate. For all orders together, </w:t>
      </w:r>
      <w:r w:rsidR="007F1390">
        <w:rPr>
          <w:rFonts w:ascii="Times New Roman" w:hAnsi="Times New Roman" w:cs="Times New Roman"/>
        </w:rPr>
        <w:t>Trend was a significant predictor of CC at all time intervals (ce=2.176-2.414,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(ce=</w:t>
      </w:r>
      <w:r w:rsidR="007F1390">
        <w:rPr>
          <w:rFonts w:ascii="Times New Roman" w:hAnsi="Times New Roman" w:cs="Times New Roman"/>
        </w:rPr>
        <w:t>-0.249, se=0.101, p=0.015) and Variability was a significant predictor at the 200Ky interval (ce=0.265, se=0.125, p=0.036)</w:t>
      </w:r>
      <w:r w:rsidR="007278DB">
        <w:rPr>
          <w:rFonts w:ascii="Times New Roman" w:hAnsi="Times New Roman" w:cs="Times New Roman"/>
        </w:rPr>
        <w:t xml:space="preserve">. </w:t>
      </w:r>
    </w:p>
    <w:p w14:paraId="7607A324" w14:textId="52C5DE9C" w:rsidR="00112F76" w:rsidRDefault="00703937" w:rsidP="005024D6">
      <w:pPr>
        <w:rPr>
          <w:rFonts w:ascii="Times New Roman" w:hAnsi="Times New Roman" w:cs="Times New Roman"/>
        </w:rPr>
      </w:pPr>
      <w:r>
        <w:rPr>
          <w:rFonts w:ascii="Times New Roman" w:hAnsi="Times New Roman" w:cs="Times New Roman"/>
        </w:rPr>
        <w:t>Carnivora</w:t>
      </w:r>
      <w:r w:rsidR="002625BD">
        <w:rPr>
          <w:rFonts w:ascii="Times New Roman" w:hAnsi="Times New Roman" w:cs="Times New Roman"/>
        </w:rPr>
        <w:t xml:space="preserve"> CC was only predicted by Rate at the 1My interval (ce=-0.283, se=0.085, p=0.001). </w:t>
      </w:r>
      <w:r>
        <w:rPr>
          <w:rFonts w:ascii="Times New Roman" w:hAnsi="Times New Roman" w:cs="Times New Roman"/>
        </w:rPr>
        <w:t>Artiodactyla</w:t>
      </w:r>
      <w:r w:rsidR="002625BD">
        <w:rPr>
          <w:rFonts w:ascii="Times New Roman" w:hAnsi="Times New Roman" w:cs="Times New Roman"/>
        </w:rPr>
        <w:t xml:space="preserve">, Cetacea, Perissodactyla and </w:t>
      </w:r>
      <w:r w:rsidR="00EE3313">
        <w:rPr>
          <w:rFonts w:ascii="Times New Roman" w:hAnsi="Times New Roman" w:cs="Times New Roman"/>
        </w:rPr>
        <w:t>Primate</w:t>
      </w:r>
      <w:r w:rsidR="002625BD">
        <w:rPr>
          <w:rFonts w:ascii="Times New Roman" w:hAnsi="Times New Roman" w:cs="Times New Roman"/>
        </w:rPr>
        <w:t xml:space="preserv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DF40922" w14:textId="6A5D7E5B" w:rsidR="00051FB5" w:rsidRPr="00B6039F" w:rsidRDefault="00051FB5" w:rsidP="005024D6">
      <w:pPr>
        <w:rPr>
          <w:rFonts w:ascii="Times New Roman" w:hAnsi="Times New Roman" w:cs="Times New Roman"/>
          <w:b/>
          <w:i/>
        </w:rPr>
      </w:pPr>
      <w:r w:rsidRPr="00B6039F">
        <w:rPr>
          <w:rFonts w:ascii="Times New Roman" w:hAnsi="Times New Roman" w:cs="Times New Roman"/>
          <w:b/>
          <w:i/>
        </w:rPr>
        <w:t>CC Over Time</w:t>
      </w:r>
    </w:p>
    <w:p w14:paraId="24C9BCD2" w14:textId="2920206D" w:rsidR="00051FB5" w:rsidRDefault="00051FB5" w:rsidP="005024D6">
      <w:pPr>
        <w:rPr>
          <w:rFonts w:ascii="Times New Roman" w:hAnsi="Times New Roman" w:cs="Times New Roman"/>
        </w:rPr>
      </w:pPr>
      <w:r>
        <w:rPr>
          <w:rFonts w:ascii="Times New Roman" w:hAnsi="Times New Roman" w:cs="Times New Roman"/>
        </w:rPr>
        <w:tab/>
      </w:r>
    </w:p>
    <w:p w14:paraId="1197EB41" w14:textId="114A5A01" w:rsidR="00A51CA8" w:rsidRDefault="00BB4E00" w:rsidP="005024D6">
      <w:pPr>
        <w:rPr>
          <w:rFonts w:ascii="Times New Roman" w:hAnsi="Times New Roman" w:cs="Times New Roman"/>
        </w:rPr>
      </w:pPr>
      <w:r>
        <w:rPr>
          <w:rFonts w:ascii="Times New Roman" w:hAnsi="Times New Roman" w:cs="Times New Roman"/>
        </w:rPr>
        <w:t xml:space="preserve">In the fossil dataset, it was found that if our sample of mammals was analyzed as one group, there was a general trend towards increased brain size over time. </w:t>
      </w:r>
      <w:r w:rsidR="005C072D">
        <w:rPr>
          <w:rFonts w:ascii="Times New Roman" w:hAnsi="Times New Roman" w:cs="Times New Roman"/>
        </w:rPr>
        <w:t>S</w:t>
      </w:r>
      <w:r w:rsidR="00B81C62">
        <w:rPr>
          <w:rFonts w:ascii="Times New Roman" w:hAnsi="Times New Roman" w:cs="Times New Roman"/>
        </w:rPr>
        <w:t xml:space="preserve">ubdividing the sample </w:t>
      </w:r>
      <w:r>
        <w:rPr>
          <w:rFonts w:ascii="Times New Roman" w:hAnsi="Times New Roman" w:cs="Times New Roman"/>
        </w:rPr>
        <w:t>by order revealed that most, but not all, mammals contributed to this overall pattern.</w:t>
      </w:r>
      <w:r w:rsidR="00385D39">
        <w:rPr>
          <w:rFonts w:ascii="Times New Roman" w:hAnsi="Times New Roman" w:cs="Times New Roman"/>
        </w:rPr>
        <w:t xml:space="preserve"> This is consistent with previous demonstrations of increasing brain size over time in the fossil record of </w:t>
      </w:r>
      <w:r w:rsidR="00703937">
        <w:rPr>
          <w:rFonts w:ascii="Times New Roman" w:hAnsi="Times New Roman" w:cs="Times New Roman"/>
        </w:rPr>
        <w:t>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00C1E5FD-E727-4744-B507-1EA68CA855D1&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w:t>
      </w:r>
      <w:r w:rsidR="00703937">
        <w:rPr>
          <w:rFonts w:ascii="Times New Roman" w:hAnsi="Times New Roman" w:cs="Times New Roman"/>
        </w:rPr>
        <w:t>Carnivora</w:t>
      </w:r>
      <w:r w:rsidR="00385D39">
        <w:rPr>
          <w:rFonts w:ascii="Times New Roman" w:hAnsi="Times New Roman" w:cs="Times New Roman"/>
        </w:rPr>
        <w:t xml:space="preserve"> </w:t>
      </w:r>
      <w:r w:rsidR="007A2744">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A3B4479A-98E2-49C7-A170-F79D7B4B7A6C&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D58D0E74-21BE-4225-88C7-A7D8E35E17A3&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EE3313">
        <w:rPr>
          <w:rFonts w:ascii="Times New Roman" w:hAnsi="Times New Roman" w:cs="Times New Roman"/>
        </w:rPr>
        <w:t>Primate</w:t>
      </w:r>
      <w:r w:rsidR="00385D39">
        <w:rPr>
          <w:rFonts w:ascii="Times New Roman" w:hAnsi="Times New Roman" w:cs="Times New Roman"/>
        </w:rPr>
        <w:t xml:space="preserve">s </w:t>
      </w:r>
      <w:r w:rsidR="00DC25D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E5A3FE3E-2014-43C0-B818-CDAE2B77FD7C&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w:t>
      </w:r>
      <w:r w:rsidR="00A41265">
        <w:rPr>
          <w:rFonts w:ascii="Times New Roman" w:hAnsi="Times New Roman" w:cs="Times New Roman"/>
        </w:rPr>
        <w:t>Hominin</w:t>
      </w:r>
      <w:r w:rsidR="00385D39">
        <w:rPr>
          <w:rFonts w:ascii="Times New Roman" w:hAnsi="Times New Roman" w:cs="Times New Roman"/>
        </w:rPr>
        <w:t xml:space="preserve">s </w:t>
      </w:r>
      <w:r w:rsidR="00131E5F">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B41423DA-AB84-4168-A3E9-4E7D267E086C&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D45F4E">
        <w:rPr>
          <w:rFonts w:ascii="Times New Roman" w:hAnsi="Times New Roman" w:cs="Times New Roman"/>
        </w:rPr>
        <w:t>(Shultz et al., 2012b; Schoenemann and Begun, 2013)</w:t>
      </w:r>
      <w:r w:rsidR="00131E5F">
        <w:rPr>
          <w:rFonts w:ascii="Times New Roman" w:hAnsi="Times New Roman" w:cs="Times New Roman"/>
        </w:rPr>
        <w:fldChar w:fldCharType="end"/>
      </w:r>
      <w:r w:rsidR="00684E2A">
        <w:rPr>
          <w:rFonts w:ascii="Times New Roman" w:hAnsi="Times New Roman" w:cs="Times New Roman"/>
        </w:rPr>
        <w:t xml:space="preserve"> </w:t>
      </w:r>
      <w:r w:rsidR="000C477D">
        <w:rPr>
          <w:rFonts w:ascii="Times New Roman" w:hAnsi="Times New Roman" w:cs="Times New Roman"/>
        </w:rPr>
        <w:t>(</w:t>
      </w:r>
      <w:r w:rsidR="00684E2A" w:rsidRPr="00F1739D">
        <w:rPr>
          <w:rFonts w:ascii="Times New Roman" w:hAnsi="Times New Roman" w:cs="Times New Roman"/>
          <w:i/>
          <w:highlight w:val="cyan"/>
        </w:rPr>
        <w:t>many of these</w:t>
      </w:r>
      <w:r w:rsidR="00B1312E" w:rsidRPr="00F1739D">
        <w:rPr>
          <w:rFonts w:ascii="Times New Roman" w:hAnsi="Times New Roman" w:cs="Times New Roman"/>
          <w:i/>
          <w:highlight w:val="cyan"/>
        </w:rPr>
        <w:t xml:space="preserve"> refs</w:t>
      </w:r>
      <w:r w:rsidR="00684E2A" w:rsidRPr="00F1739D">
        <w:rPr>
          <w:rFonts w:ascii="Times New Roman" w:hAnsi="Times New Roman" w:cs="Times New Roman"/>
          <w:i/>
          <w:highlight w:val="cyan"/>
        </w:rPr>
        <w:t xml:space="preserve"> </w:t>
      </w:r>
      <w:r w:rsidR="00B1312E" w:rsidRPr="00F1739D">
        <w:rPr>
          <w:rFonts w:ascii="Times New Roman" w:hAnsi="Times New Roman" w:cs="Times New Roman"/>
          <w:i/>
          <w:highlight w:val="cyan"/>
        </w:rPr>
        <w:t>investigate</w:t>
      </w:r>
      <w:r w:rsidR="00D45EB3" w:rsidRPr="00F1739D">
        <w:rPr>
          <w:rFonts w:ascii="Times New Roman" w:hAnsi="Times New Roman" w:cs="Times New Roman"/>
          <w:i/>
          <w:highlight w:val="cyan"/>
        </w:rPr>
        <w:t xml:space="preserve"> EQ, not absolute CC. Should w</w:t>
      </w:r>
      <w:r w:rsidR="00684E2A" w:rsidRPr="00F1739D">
        <w:rPr>
          <w:rFonts w:ascii="Times New Roman" w:hAnsi="Times New Roman" w:cs="Times New Roman"/>
          <w:i/>
          <w:highlight w:val="cyan"/>
        </w:rPr>
        <w:t>e mention this?</w:t>
      </w:r>
      <w:r w:rsidR="000C477D">
        <w:rPr>
          <w:rFonts w:ascii="Times New Roman" w:hAnsi="Times New Roman" w:cs="Times New Roman"/>
        </w:rPr>
        <w:t>)</w:t>
      </w:r>
      <w:r w:rsidR="00131E5F">
        <w:rPr>
          <w:rFonts w:ascii="Times New Roman" w:hAnsi="Times New Roman" w:cs="Times New Roman"/>
        </w:rPr>
        <w:t xml:space="preserve">. </w:t>
      </w:r>
      <w:r w:rsidR="007B2488">
        <w:rPr>
          <w:rFonts w:ascii="Times New Roman" w:hAnsi="Times New Roman" w:cs="Times New Roman"/>
        </w:rPr>
        <w:t xml:space="preserve">Cetacea were the notable exception to this pattern of increasing brain size, as their average brain size has remained consistently large since their emergence in the fossil record. This may be interpreted as </w:t>
      </w:r>
      <w:r w:rsidR="00427A38">
        <w:rPr>
          <w:rFonts w:ascii="Times New Roman" w:hAnsi="Times New Roman" w:cs="Times New Roman"/>
        </w:rPr>
        <w:t>c</w:t>
      </w:r>
      <w:r w:rsidR="007B2488">
        <w:rPr>
          <w:rFonts w:ascii="Times New Roman" w:hAnsi="Times New Roman" w:cs="Times New Roman"/>
        </w:rPr>
        <w:t>etaceans reaching a large brain size early in their evolution</w:t>
      </w:r>
      <w:r w:rsidR="006F50F2">
        <w:rPr>
          <w:rFonts w:ascii="Times New Roman" w:hAnsi="Times New Roman" w:cs="Times New Roman"/>
        </w:rPr>
        <w:t xml:space="preserve"> </w:t>
      </w:r>
      <w:r w:rsidR="006F50F2">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711F13FF-8F4C-4018-8BED-518807B52038&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Pr>
          <w:rFonts w:ascii="Times New Roman" w:hAnsi="Times New Roman" w:cs="Times New Roman"/>
        </w:rPr>
        <w:fldChar w:fldCharType="separate"/>
      </w:r>
      <w:r w:rsidR="00D45F4E">
        <w:rPr>
          <w:rFonts w:ascii="Times New Roman" w:hAnsi="Times New Roman" w:cs="Times New Roman"/>
        </w:rPr>
        <w:t>(Marino et al., 2004; Boddy et al., 2012; Montgomery et al., 2013)</w:t>
      </w:r>
      <w:r w:rsidR="006F50F2">
        <w:rPr>
          <w:rFonts w:ascii="Times New Roman" w:hAnsi="Times New Roman" w:cs="Times New Roman"/>
        </w:rPr>
        <w:fldChar w:fldCharType="end"/>
      </w:r>
      <w:r w:rsidR="007B2488">
        <w:rPr>
          <w:rFonts w:ascii="Times New Roman" w:hAnsi="Times New Roman" w:cs="Times New Rom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w:t>
      </w:r>
      <w:r w:rsidR="00E74C45">
        <w:rPr>
          <w:rFonts w:ascii="Times New Roman" w:hAnsi="Times New Roman" w:cs="Times New Roman"/>
        </w:rPr>
        <w:t xml:space="preserve">, partially </w:t>
      </w:r>
      <w:r w:rsidR="004A20BB">
        <w:rPr>
          <w:rFonts w:ascii="Times New Roman" w:hAnsi="Times New Roman" w:cs="Times New Roman"/>
        </w:rPr>
        <w:t>overlapping</w:t>
      </w:r>
      <w:r w:rsidR="00ED6376">
        <w:rPr>
          <w:rFonts w:ascii="Times New Roman" w:hAnsi="Times New Roman" w:cs="Times New Roman"/>
        </w:rPr>
        <w:t xml:space="preserve"> durations an</w:t>
      </w:r>
      <w:r w:rsidR="00A6467F">
        <w:rPr>
          <w:rFonts w:ascii="Times New Roman" w:hAnsi="Times New Roman" w:cs="Times New Roman"/>
        </w:rPr>
        <w:t>d points in</w:t>
      </w:r>
      <w:r w:rsidR="000E14E6">
        <w:rPr>
          <w:rFonts w:ascii="Times New Roman" w:hAnsi="Times New Roman" w:cs="Times New Roman"/>
        </w:rPr>
        <w:t xml:space="preserve"> time over the last 65</w:t>
      </w:r>
      <w:r w:rsidR="00A6467F">
        <w:rPr>
          <w:rFonts w:ascii="Times New Roman" w:hAnsi="Times New Roman" w:cs="Times New Roman"/>
        </w:rPr>
        <w:t xml:space="preserve">My. </w:t>
      </w:r>
      <w:r w:rsidR="00613761">
        <w:rPr>
          <w:rFonts w:ascii="Times New Roman" w:hAnsi="Times New Roman" w:cs="Times New Roman"/>
        </w:rPr>
        <w:t>Some orders have existed much longer than others and thus span a much larger portion of the oxygen isotope record.</w:t>
      </w:r>
      <w:r w:rsidR="005C690C">
        <w:rPr>
          <w:rFonts w:ascii="Times New Roman" w:hAnsi="Times New Roman" w:cs="Times New Roman"/>
        </w:rPr>
        <w:t xml:space="preserve"> </w:t>
      </w:r>
      <w:r w:rsidR="00BF2AD7">
        <w:rPr>
          <w:rFonts w:ascii="Times New Roman" w:hAnsi="Times New Roman" w:cs="Times New Roman"/>
        </w:rPr>
        <w:t xml:space="preserve">This means that some orders will have experienced a wider range of selective pressures </w:t>
      </w:r>
      <w:r w:rsidR="00DC4C7B">
        <w:rPr>
          <w:rFonts w:ascii="Times New Roman" w:hAnsi="Times New Roman" w:cs="Times New Roman"/>
        </w:rPr>
        <w:t xml:space="preserve">some of which could </w:t>
      </w:r>
      <w:r w:rsidR="002B69D2">
        <w:rPr>
          <w:rFonts w:ascii="Times New Roman" w:hAnsi="Times New Roman" w:cs="Times New Roman"/>
        </w:rPr>
        <w:t>influence</w:t>
      </w:r>
      <w:r w:rsidR="00BF2AD7">
        <w:rPr>
          <w:rFonts w:ascii="Times New Roman" w:hAnsi="Times New Roman" w:cs="Times New Roman"/>
        </w:rPr>
        <w:t xml:space="preserve"> evolutionary shifts, speciation events, and extinctions.</w:t>
      </w:r>
      <w:r w:rsidR="006C1A8C">
        <w:rPr>
          <w:rFonts w:ascii="Times New Roman" w:hAnsi="Times New Roman" w:cs="Times New Roman"/>
        </w:rPr>
        <w:t xml:space="preserve"> </w:t>
      </w:r>
    </w:p>
    <w:p w14:paraId="0C6D20A1" w14:textId="58AA6A6C" w:rsidR="0044587D" w:rsidRDefault="00A41265" w:rsidP="00930B65">
      <w:pPr>
        <w:ind w:firstLine="720"/>
        <w:rPr>
          <w:rFonts w:ascii="Times New Roman" w:hAnsi="Times New Roman" w:cs="Times New Roman"/>
        </w:rPr>
      </w:pPr>
      <w:r>
        <w:rPr>
          <w:rFonts w:ascii="Times New Roman" w:hAnsi="Times New Roman" w:cs="Times New Roman"/>
        </w:rPr>
        <w:t>Hominin</w:t>
      </w:r>
      <w:r w:rsidR="0044499E">
        <w:rPr>
          <w:rFonts w:ascii="Times New Roman" w:hAnsi="Times New Roman" w:cs="Times New Roman"/>
        </w:rPr>
        <w:t xml:space="preserve">s </w:t>
      </w:r>
      <w:r w:rsidR="006C1A8C">
        <w:rPr>
          <w:rFonts w:ascii="Times New Roman" w:hAnsi="Times New Roman" w:cs="Times New Roman"/>
        </w:rPr>
        <w:t>occupy a particular</w:t>
      </w:r>
      <w:r w:rsidR="00907197">
        <w:rPr>
          <w:rFonts w:ascii="Times New Roman" w:hAnsi="Times New Roman" w:cs="Times New Roman"/>
        </w:rPr>
        <w:t>ly</w:t>
      </w:r>
      <w:r w:rsidR="006C1A8C">
        <w:rPr>
          <w:rFonts w:ascii="Times New Roman" w:hAnsi="Times New Roman" w:cs="Times New Roman"/>
        </w:rPr>
        <w:t xml:space="preserve"> short </w:t>
      </w:r>
      <w:r w:rsidR="00907197">
        <w:rPr>
          <w:rFonts w:ascii="Times New Roman" w:hAnsi="Times New Roman" w:cs="Times New Roman"/>
        </w:rPr>
        <w:t xml:space="preserve">and recent </w:t>
      </w:r>
      <w:r w:rsidR="006C1A8C">
        <w:rPr>
          <w:rFonts w:ascii="Times New Roman" w:hAnsi="Times New Roman" w:cs="Times New Roman"/>
        </w:rPr>
        <w:t>period of time (</w:t>
      </w:r>
      <w:r w:rsidR="00774646">
        <w:rPr>
          <w:rFonts w:ascii="Times New Roman" w:hAnsi="Times New Roman" w:cs="Times New Roman"/>
        </w:rPr>
        <w:t>the l</w:t>
      </w:r>
      <w:r w:rsidR="00907197">
        <w:rPr>
          <w:rFonts w:ascii="Times New Roman" w:hAnsi="Times New Roman" w:cs="Times New Roman"/>
        </w:rPr>
        <w:t xml:space="preserve">ast </w:t>
      </w:r>
      <w:r w:rsidR="006C1A8C">
        <w:rPr>
          <w:rFonts w:ascii="Times New Roman" w:hAnsi="Times New Roman" w:cs="Times New Roman"/>
        </w:rPr>
        <w:t>~5-7My)</w:t>
      </w:r>
      <w:r w:rsidR="00907197">
        <w:rPr>
          <w:rFonts w:ascii="Times New Roman" w:hAnsi="Times New Roman" w:cs="Times New Roman"/>
        </w:rPr>
        <w:t>. This is, of course, partly due to the fact that they represent</w:t>
      </w:r>
      <w:r w:rsidR="00051AD7">
        <w:rPr>
          <w:rFonts w:ascii="Times New Roman" w:hAnsi="Times New Roman" w:cs="Times New Roman"/>
        </w:rPr>
        <w:t xml:space="preserve"> a</w:t>
      </w:r>
      <w:r w:rsidR="00907197">
        <w:rPr>
          <w:rFonts w:ascii="Times New Roman" w:hAnsi="Times New Roman" w:cs="Times New Roman"/>
        </w:rPr>
        <w:t xml:space="preserve"> taxonomic tribe rather than an order like the other </w:t>
      </w:r>
      <w:r w:rsidR="0044499E">
        <w:rPr>
          <w:rFonts w:ascii="Times New Roman" w:hAnsi="Times New Roman" w:cs="Times New Roman"/>
        </w:rPr>
        <w:t>taxa</w:t>
      </w:r>
      <w:r w:rsidR="00907197">
        <w:rPr>
          <w:rFonts w:ascii="Times New Roman" w:hAnsi="Times New Roman" w:cs="Times New Roman"/>
        </w:rPr>
        <w:t xml:space="preserve"> investigated here.</w:t>
      </w:r>
      <w:r w:rsidR="00A51CA8">
        <w:rPr>
          <w:rFonts w:ascii="Times New Roman" w:hAnsi="Times New Roman" w:cs="Times New Roman"/>
        </w:rPr>
        <w:t xml:space="preserve"> Despite having only existed during this relatively brief time, </w:t>
      </w:r>
      <w:r>
        <w:rPr>
          <w:rFonts w:ascii="Times New Roman" w:hAnsi="Times New Roman" w:cs="Times New Roman"/>
        </w:rPr>
        <w:t>Hominin</w:t>
      </w:r>
      <w:r w:rsidR="00A51CA8">
        <w:rPr>
          <w:rFonts w:ascii="Times New Roman" w:hAnsi="Times New Roman" w:cs="Times New Roman"/>
        </w:rPr>
        <w:t xml:space="preserve">s </w:t>
      </w:r>
      <w:r w:rsidR="004F7105">
        <w:rPr>
          <w:rFonts w:ascii="Times New Roman" w:hAnsi="Times New Roman" w:cs="Times New Roman"/>
        </w:rPr>
        <w:t xml:space="preserve">collectively </w:t>
      </w:r>
      <w:r w:rsidR="00A51CA8">
        <w:rPr>
          <w:rFonts w:ascii="Times New Roman" w:hAnsi="Times New Roman" w:cs="Times New Roman"/>
        </w:rPr>
        <w:t>have undergone drastic</w:t>
      </w:r>
      <w:r w:rsidR="004F7105">
        <w:rPr>
          <w:rFonts w:ascii="Times New Roman" w:hAnsi="Times New Roman" w:cs="Times New Roman"/>
        </w:rPr>
        <w:t xml:space="preserve"> </w:t>
      </w:r>
      <w:r w:rsidR="00DB5207">
        <w:rPr>
          <w:rFonts w:ascii="Times New Roman" w:hAnsi="Times New Roman" w:cs="Times New Roman"/>
        </w:rPr>
        <w:t>evolutionary increase</w:t>
      </w:r>
      <w:r w:rsidR="004F7105">
        <w:rPr>
          <w:rFonts w:ascii="Times New Roman" w:hAnsi="Times New Roman" w:cs="Times New Roman"/>
        </w:rPr>
        <w:t>s</w:t>
      </w:r>
      <w:r w:rsidR="00DB5207">
        <w:rPr>
          <w:rFonts w:ascii="Times New Roman" w:hAnsi="Times New Roman" w:cs="Times New Roman"/>
        </w:rPr>
        <w:t xml:space="preserve"> in brain size</w:t>
      </w:r>
      <w:r w:rsidR="004F7105">
        <w:rPr>
          <w:rFonts w:ascii="Times New Roman" w:hAnsi="Times New Roman" w:cs="Times New Roman"/>
        </w:rPr>
        <w:t xml:space="preserve"> </w:t>
      </w:r>
      <w:r w:rsidR="006958F1">
        <w:rPr>
          <w:rFonts w:ascii="Times New Roman" w:hAnsi="Times New Roman" w:cs="Times New Roman"/>
        </w:rPr>
        <w:t>which</w:t>
      </w:r>
      <w:r w:rsidR="00DB5207">
        <w:rPr>
          <w:rFonts w:ascii="Times New Roman" w:hAnsi="Times New Roman" w:cs="Times New Roman"/>
        </w:rPr>
        <w:t xml:space="preserve"> may</w:t>
      </w:r>
      <w:r w:rsidR="00774646">
        <w:rPr>
          <w:rFonts w:ascii="Times New Roman" w:hAnsi="Times New Roman" w:cs="Times New Roman"/>
        </w:rPr>
        <w:t xml:space="preserve"> have</w:t>
      </w:r>
      <w:r w:rsidR="00DB5207">
        <w:rPr>
          <w:rFonts w:ascii="Times New Roman" w:hAnsi="Times New Roman" w:cs="Times New Roman"/>
        </w:rPr>
        <w:t xml:space="preserve"> been </w:t>
      </w:r>
      <w:r w:rsidR="006958F1">
        <w:rPr>
          <w:rFonts w:ascii="Times New Roman" w:hAnsi="Times New Roman" w:cs="Times New Roman"/>
        </w:rPr>
        <w:t>in response</w:t>
      </w:r>
      <w:r w:rsidR="00DB5207">
        <w:rPr>
          <w:rFonts w:ascii="Times New Roman" w:hAnsi="Times New Roman" w:cs="Times New Roman"/>
        </w:rPr>
        <w:t xml:space="preserve"> to greater</w:t>
      </w:r>
      <w:r w:rsidR="006958F1">
        <w:rPr>
          <w:rFonts w:ascii="Times New Roman" w:hAnsi="Times New Roman" w:cs="Times New Roman"/>
        </w:rPr>
        <w:t xml:space="preserve"> selective pressures for cognitive</w:t>
      </w:r>
      <w:r w:rsidR="00F7480A">
        <w:rPr>
          <w:rFonts w:ascii="Times New Roman" w:hAnsi="Times New Roman" w:cs="Times New Roman"/>
        </w:rPr>
        <w:t>ly-mediated</w:t>
      </w:r>
      <w:r w:rsidR="00DB5207">
        <w:rPr>
          <w:rFonts w:ascii="Times New Roman" w:hAnsi="Times New Roman" w:cs="Times New Roman"/>
        </w:rPr>
        <w:t xml:space="preserve"> adaptability and problem solving in novel environments </w:t>
      </w:r>
      <w:r w:rsidR="00A718BC">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&lt;citation&gt;&lt;uuid&gt;38A53825-C4CC-4680-89CC-4031774A885E&lt;/uuid&gt;&lt;priority&gt;39&lt;/priority&gt;&lt;publications&gt;&lt;publication&gt;&lt;volume&gt;172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D45F4E">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6B7F4B">
        <w:rPr>
          <w:rFonts w:ascii="Times New Roman" w:hAnsi="Times New Roman" w:cs="Times New Roman"/>
        </w:rPr>
        <w:t>This rapid in</w:t>
      </w:r>
      <w:r w:rsidR="00535C08">
        <w:rPr>
          <w:rFonts w:ascii="Times New Roman" w:hAnsi="Times New Roman" w:cs="Times New Roman"/>
        </w:rPr>
        <w:t xml:space="preserve">crease in brain mass </w:t>
      </w:r>
      <w:r w:rsidR="00774646">
        <w:rPr>
          <w:rFonts w:ascii="Times New Roman" w:hAnsi="Times New Roman" w:cs="Times New Roman"/>
        </w:rPr>
        <w:t>drastically deviates from the allometrically predicted</w:t>
      </w:r>
      <w:r w:rsidR="00535C08">
        <w:rPr>
          <w:rFonts w:ascii="Times New Roman" w:hAnsi="Times New Roman" w:cs="Times New Roman"/>
        </w:rPr>
        <w:t xml:space="preserve"> </w:t>
      </w:r>
      <w:r w:rsidR="00774646">
        <w:rPr>
          <w:rFonts w:ascii="Times New Roman" w:hAnsi="Times New Roman" w:cs="Times New Roman"/>
        </w:rPr>
        <w:t>brain mass of a primate of our body size</w:t>
      </w:r>
      <w:r w:rsidR="00566CD7">
        <w:rPr>
          <w:rFonts w:ascii="Times New Roman" w:hAnsi="Times New Roman" w:cs="Times New Roman"/>
        </w:rPr>
        <w:t xml:space="preserve"> and </w:t>
      </w:r>
      <w:r w:rsidR="00535C08">
        <w:rPr>
          <w:rFonts w:ascii="Times New Roman" w:hAnsi="Times New Roman" w:cs="Times New Roman"/>
        </w:rPr>
        <w:t>relates to many of our the enhanced cognitive capacities of humans including tool manufacturing,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52133972-E506-4FC8-9D7B-2503B196DC3C&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D45F4E">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r w:rsidR="00970291">
        <w:rPr>
          <w:rFonts w:ascii="Times New Roman" w:hAnsi="Times New Roman" w:cs="Times New Roman"/>
        </w:rPr>
        <w:t>The results of our analyses confirm the many previous observations that Hominin brain size has increase</w:t>
      </w:r>
      <w:r w:rsidR="00A31CC1">
        <w:rPr>
          <w:rFonts w:ascii="Times New Roman" w:hAnsi="Times New Roman" w:cs="Times New Roman"/>
        </w:rPr>
        <w:t>d</w:t>
      </w:r>
      <w:r w:rsidR="00970291">
        <w:rPr>
          <w:rFonts w:ascii="Times New Roman" w:hAnsi="Times New Roman" w:cs="Times New Roman"/>
        </w:rPr>
        <w:t xml:space="preserve"> dras</w:t>
      </w:r>
      <w:r w:rsidR="001C1146">
        <w:rPr>
          <w:rFonts w:ascii="Times New Roman" w:hAnsi="Times New Roman" w:cs="Times New Roman"/>
        </w:rPr>
        <w:t xml:space="preserve">tically since their divergence from the </w:t>
      </w:r>
      <w:r w:rsidR="001C1146" w:rsidRPr="001C1146">
        <w:rPr>
          <w:rFonts w:ascii="Times New Roman" w:hAnsi="Times New Roman" w:cs="Times New Roman"/>
          <w:i/>
        </w:rPr>
        <w:t>Pan</w:t>
      </w:r>
      <w:r w:rsidR="008F3A86">
        <w:rPr>
          <w:rFonts w:ascii="Times New Roman" w:hAnsi="Times New Roman" w:cs="Times New Roman"/>
          <w:i/>
        </w:rPr>
        <w:t>-Homo</w:t>
      </w:r>
      <w:r w:rsidR="001E6971">
        <w:rPr>
          <w:rFonts w:ascii="Times New Roman" w:hAnsi="Times New Roman" w:cs="Times New Roman"/>
        </w:rPr>
        <w:t xml:space="preserve"> last common ancestor</w:t>
      </w:r>
      <w:r w:rsidR="00BB278D">
        <w:rPr>
          <w:rFonts w:ascii="Times New Roman" w:hAnsi="Times New Roman" w:cs="Times New Roman"/>
        </w:rPr>
        <w:t xml:space="preserve"> (LCA)</w:t>
      </w:r>
      <w:r w:rsidR="00970291">
        <w:rPr>
          <w:rFonts w:ascii="Times New Roman" w:hAnsi="Times New Roman" w:cs="Times New Roman"/>
        </w:rPr>
        <w:t>.</w:t>
      </w:r>
    </w:p>
    <w:p w14:paraId="373E298C" w14:textId="2FACD73F" w:rsidR="00B41BFA" w:rsidRDefault="00050101" w:rsidP="00CC7192">
      <w:pPr>
        <w:ind w:firstLine="720"/>
        <w:rPr>
          <w:rFonts w:ascii="Times New Roman" w:hAnsi="Times New Roman" w:cs="Times New Roman"/>
        </w:rPr>
      </w:pPr>
      <w:r>
        <w:rPr>
          <w:rFonts w:ascii="Times New Roman" w:hAnsi="Times New Roman" w:cs="Times New Roman"/>
        </w:rPr>
        <w:t>The results using ancestral CC reconstructions</w:t>
      </w:r>
      <w:r w:rsidR="00ED6376">
        <w:rPr>
          <w:rFonts w:ascii="Times New Roman" w:hAnsi="Times New Roman" w:cs="Times New Roman"/>
        </w:rPr>
        <w:t xml:space="preserve"> showed a </w:t>
      </w:r>
      <w:r w:rsidR="00735FD8">
        <w:rPr>
          <w:rFonts w:ascii="Times New Roman" w:hAnsi="Times New Roman" w:cs="Times New Roman"/>
        </w:rPr>
        <w:t xml:space="preserve">rather </w:t>
      </w:r>
      <w:r w:rsidR="00ED6376">
        <w:rPr>
          <w:rFonts w:ascii="Times New Roman" w:hAnsi="Times New Roman" w:cs="Times New Roman"/>
        </w:rPr>
        <w:t xml:space="preserve">different pattern. Instead of an overall increase in CC over time, there was </w:t>
      </w:r>
      <w:r w:rsidR="00B41BFA">
        <w:rPr>
          <w:rFonts w:ascii="Times New Roman" w:hAnsi="Times New Roman" w:cs="Times New Roman"/>
        </w:rPr>
        <w:t xml:space="preserve">in fact </w:t>
      </w:r>
      <w:r w:rsidR="00ED6376">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 xml:space="preserve">except </w:t>
      </w:r>
      <w:r w:rsidR="00EE3313">
        <w:rPr>
          <w:rFonts w:ascii="Times New Roman" w:hAnsi="Times New Roman" w:cs="Times New Roman"/>
        </w:rPr>
        <w:t>Primate</w:t>
      </w:r>
      <w:r w:rsidR="00CC7192">
        <w:rPr>
          <w:rFonts w:ascii="Times New Roman" w:hAnsi="Times New Roman" w:cs="Times New Roman"/>
        </w:rPr>
        <w:t>s, which showed a</w:t>
      </w:r>
      <w:r w:rsidR="00F93EEF">
        <w:rPr>
          <w:rFonts w:ascii="Times New Roman" w:hAnsi="Times New Roman" w:cs="Times New Roman"/>
        </w:rPr>
        <w:t xml:space="preserve"> slight increase over time</w:t>
      </w:r>
      <w:r w:rsidR="00137E3E">
        <w:rPr>
          <w:rFonts w:ascii="Times New Roman" w:hAnsi="Times New Roman" w:cs="Times New Roman"/>
        </w:rPr>
        <w:t xml:space="preserve"> (</w:t>
      </w:r>
      <w:r w:rsidR="00137E3E" w:rsidRPr="00137E3E">
        <w:rPr>
          <w:rFonts w:ascii="Times New Roman" w:hAnsi="Times New Roman" w:cs="Times New Roman"/>
          <w:i/>
        </w:rPr>
        <w:t>Fig x</w:t>
      </w:r>
      <w:r w:rsidR="00137E3E">
        <w:rPr>
          <w:rFonts w:ascii="Times New Roman" w:hAnsi="Times New Roman" w:cs="Times New Roman"/>
        </w:rPr>
        <w:t>)</w:t>
      </w:r>
      <w:r w:rsidR="00F93EEF">
        <w:rPr>
          <w:rFonts w:ascii="Times New Roman" w:hAnsi="Times New Roman" w:cs="Times New Roman"/>
        </w:rPr>
        <w:t xml:space="preserve">. This seemingly </w:t>
      </w:r>
      <w:r w:rsidR="00F93EEF" w:rsidRPr="00875516">
        <w:rPr>
          <w:rFonts w:ascii="Times New Roman" w:hAnsi="Times New Roman" w:cs="Times New Roman"/>
        </w:rPr>
        <w:t xml:space="preserve">paradoxical pattern </w:t>
      </w:r>
      <w:r w:rsidR="002075E2" w:rsidRPr="00875516">
        <w:rPr>
          <w:rFonts w:ascii="Times New Roman" w:hAnsi="Times New Roman" w:cs="Times New Roman"/>
        </w:rPr>
        <w:t>is at least partially</w:t>
      </w:r>
      <w:r w:rsidR="00F93EEF" w:rsidRPr="00875516">
        <w:rPr>
          <w:rFonts w:ascii="Times New Roman" w:hAnsi="Times New Roman" w:cs="Times New Roman"/>
        </w:rPr>
        <w:t xml:space="preserve"> explained by the high rate of speciation </w:t>
      </w:r>
      <w:r w:rsidR="00CC7192" w:rsidRPr="00875516">
        <w:rPr>
          <w:rFonts w:ascii="Times New Roman" w:hAnsi="Times New Roman" w:cs="Times New Roman"/>
        </w:rPr>
        <w:t>in</w:t>
      </w:r>
      <w:r w:rsidR="00770B0C" w:rsidRPr="00875516">
        <w:rPr>
          <w:rFonts w:ascii="Times New Roman" w:hAnsi="Times New Roman" w:cs="Times New Roman"/>
        </w:rPr>
        <w:t xml:space="preserve"> smaller-brained Carnivora </w:t>
      </w:r>
      <w:r w:rsidR="00687EBF">
        <w:rPr>
          <w:rFonts w:ascii="Times New Roman" w:hAnsi="Times New Roman" w:cs="Times New Roman"/>
        </w:rPr>
        <w:t xml:space="preserve">(relative </w:t>
      </w:r>
      <w:r w:rsidR="00293B4E">
        <w:rPr>
          <w:rFonts w:ascii="Times New Roman" w:hAnsi="Times New Roman" w:cs="Times New Roman"/>
        </w:rPr>
        <w:t xml:space="preserve">to other </w:t>
      </w:r>
      <w:r w:rsidR="00CD6B4A">
        <w:rPr>
          <w:rFonts w:ascii="Times New Roman" w:hAnsi="Times New Roman" w:cs="Times New Roman"/>
        </w:rPr>
        <w:t xml:space="preserve">larger-bodied </w:t>
      </w:r>
      <w:r w:rsidR="00293B4E">
        <w:rPr>
          <w:rFonts w:ascii="Times New Roman" w:hAnsi="Times New Roman" w:cs="Times New Roman"/>
        </w:rPr>
        <w:t xml:space="preserve">orders) </w:t>
      </w:r>
      <w:r w:rsidR="00770B0C" w:rsidRPr="00875516">
        <w:rPr>
          <w:rFonts w:ascii="Times New Roman" w:hAnsi="Times New Roman" w:cs="Times New Roman"/>
        </w:rPr>
        <w:t>over</w:t>
      </w:r>
      <w:r w:rsidR="00CC7192" w:rsidRPr="00875516">
        <w:rPr>
          <w:rFonts w:ascii="Times New Roman" w:hAnsi="Times New Roman" w:cs="Times New Roman"/>
        </w:rPr>
        <w:t xml:space="preserve"> the last ~20 My, </w:t>
      </w:r>
      <w:r w:rsidR="00F93EEF" w:rsidRPr="00875516">
        <w:rPr>
          <w:rFonts w:ascii="Times New Roman" w:hAnsi="Times New Roman" w:cs="Times New Roman"/>
        </w:rPr>
        <w:t xml:space="preserve">(see </w:t>
      </w:r>
      <w:r w:rsidR="00F93EEF" w:rsidRPr="00875516">
        <w:rPr>
          <w:rFonts w:ascii="Times New Roman" w:hAnsi="Times New Roman" w:cs="Times New Roman"/>
          <w:i/>
        </w:rPr>
        <w:t>figure X</w:t>
      </w:r>
      <w:r w:rsidR="00F93EEF" w:rsidRPr="00875516">
        <w:rPr>
          <w:rFonts w:ascii="Times New Roman" w:hAnsi="Times New Roman" w:cs="Times New Roman"/>
        </w:rPr>
        <w:t>).</w:t>
      </w:r>
      <w:r w:rsidR="00770B0C" w:rsidRPr="00875516">
        <w:rPr>
          <w:rFonts w:ascii="Times New Roman" w:hAnsi="Times New Roman" w:cs="Times New Roman"/>
        </w:rPr>
        <w:t xml:space="preserve"> Indeed,</w:t>
      </w:r>
      <w:r w:rsidR="005F439E" w:rsidRPr="00875516">
        <w:rPr>
          <w:rFonts w:ascii="Times New Roman" w:hAnsi="Times New Roman" w:cs="Times New Roman"/>
        </w:rPr>
        <w:t xml:space="preserve"> when Carnivora are removed from the grouped orders analysi</w:t>
      </w:r>
      <w:r w:rsidR="00875516" w:rsidRPr="00875516">
        <w:rPr>
          <w:rFonts w:ascii="Times New Roman" w:hAnsi="Times New Roman" w:cs="Times New Roman"/>
        </w:rPr>
        <w:t xml:space="preserve">s </w:t>
      </w:r>
      <w:r w:rsidR="00D54159" w:rsidRPr="00875516">
        <w:rPr>
          <w:rFonts w:ascii="Times New Roman" w:hAnsi="Times New Roman" w:cs="Times New Roman"/>
        </w:rPr>
        <w:t>the effect size of the negative trend</w:t>
      </w:r>
      <w:r w:rsidR="00CC7192" w:rsidRPr="00875516">
        <w:rPr>
          <w:rFonts w:ascii="Times New Roman" w:hAnsi="Times New Roman" w:cs="Times New Roman"/>
        </w:rPr>
        <w:t xml:space="preserve"> </w:t>
      </w:r>
      <w:r w:rsidR="00D54159" w:rsidRPr="00875516">
        <w:rPr>
          <w:rFonts w:ascii="Times New Roman" w:hAnsi="Times New Roman" w:cs="Times New Roman"/>
        </w:rPr>
        <w:t xml:space="preserve">is reduced, though still </w:t>
      </w:r>
      <w:r w:rsidR="00A8270E" w:rsidRPr="00875516">
        <w:rPr>
          <w:rFonts w:ascii="Times New Roman" w:hAnsi="Times New Roman" w:cs="Times New Roman"/>
        </w:rPr>
        <w:t>significant</w:t>
      </w:r>
      <w:r w:rsidR="00D54159" w:rsidRPr="00875516">
        <w:rPr>
          <w:rFonts w:ascii="Times New Roman" w:hAnsi="Times New Roman" w:cs="Times New Roman"/>
        </w:rPr>
        <w:t xml:space="preserve"> (ce=</w:t>
      </w:r>
      <w:r w:rsidR="00D54159" w:rsidRPr="00875516">
        <w:t xml:space="preserve"> </w:t>
      </w:r>
      <w:r w:rsidR="00D54159" w:rsidRPr="00875516">
        <w:rPr>
          <w:rFonts w:ascii="Times New Roman" w:hAnsi="Times New Roman" w:cs="Times New Roman"/>
        </w:rPr>
        <w:t>0.024, se=</w:t>
      </w:r>
      <w:r w:rsidR="00D54159" w:rsidRPr="00875516">
        <w:t xml:space="preserve"> </w:t>
      </w:r>
      <w:r w:rsidR="00D54159" w:rsidRPr="00875516">
        <w:rPr>
          <w:rFonts w:ascii="Times New Roman" w:hAnsi="Times New Roman" w:cs="Times New Roman"/>
        </w:rPr>
        <w:t xml:space="preserve">0.009, p=0.009). </w:t>
      </w:r>
      <w:r w:rsidR="00770B0C" w:rsidRPr="00875516">
        <w:rPr>
          <w:rFonts w:ascii="Times New Roman" w:hAnsi="Times New Roman" w:cs="Times New Roman"/>
        </w:rPr>
        <w:t>Another contributing factor to the discrepancy between the fossil and the ancestral CC results was that it was not possible to include</w:t>
      </w:r>
      <w:r w:rsidR="00770B0C">
        <w:rPr>
          <w:rFonts w:ascii="Times New Roman" w:hAnsi="Times New Roman" w:cs="Times New Roman"/>
        </w:rPr>
        <w:t xml:space="preserve"> </w:t>
      </w:r>
      <w:r w:rsidR="00A41265">
        <w:rPr>
          <w:rFonts w:ascii="Times New Roman" w:hAnsi="Times New Roman" w:cs="Times New Roman"/>
        </w:rPr>
        <w:t>Hominin</w:t>
      </w:r>
      <w:r w:rsidR="00770B0C">
        <w:rPr>
          <w:rFonts w:ascii="Times New Roman" w:hAnsi="Times New Roman" w:cs="Times New Roman"/>
        </w:rPr>
        <w:t xml:space="preserve">s in the ancestral analyses, as </w:t>
      </w:r>
      <w:r w:rsidR="00770B0C" w:rsidRPr="00B41BFA">
        <w:rPr>
          <w:rFonts w:ascii="Times New Roman" w:hAnsi="Times New Roman" w:cs="Times New Roman"/>
          <w:i/>
        </w:rPr>
        <w:t>Homo sapiens</w:t>
      </w:r>
      <w:r w:rsidR="00770B0C">
        <w:rPr>
          <w:rFonts w:ascii="Times New Roman" w:hAnsi="Times New Roman" w:cs="Times New Roman"/>
        </w:rPr>
        <w:t xml:space="preserve"> are the sole extant representatives of the </w:t>
      </w:r>
      <w:r w:rsidR="00A41265">
        <w:rPr>
          <w:rFonts w:ascii="Times New Roman" w:hAnsi="Times New Roman" w:cs="Times New Roman"/>
        </w:rPr>
        <w:t>Hominin</w:t>
      </w:r>
      <w:r w:rsidR="00770B0C">
        <w:rPr>
          <w:rFonts w:ascii="Times New Roman" w:hAnsi="Times New Roman" w:cs="Times New Roman"/>
        </w:rPr>
        <w:t xml:space="preserve"> lineage. </w:t>
      </w:r>
      <w:r w:rsidR="00875516">
        <w:rPr>
          <w:rFonts w:ascii="Times New Roman" w:hAnsi="Times New Roman" w:cs="Times New Roman"/>
        </w:rPr>
        <w:t xml:space="preserve">The lack of a </w:t>
      </w:r>
      <w:r w:rsidR="00A41265">
        <w:rPr>
          <w:rFonts w:ascii="Times New Roman" w:hAnsi="Times New Roman" w:cs="Times New Roman"/>
        </w:rPr>
        <w:t>Hominin</w:t>
      </w:r>
      <w:r w:rsidR="00875516">
        <w:rPr>
          <w:rFonts w:ascii="Times New Roman" w:hAnsi="Times New Roman" w:cs="Times New Roman"/>
        </w:rPr>
        <w:t xml:space="preserve"> ancestral CC sample </w:t>
      </w:r>
      <w:r w:rsidR="00770B0C">
        <w:rPr>
          <w:rFonts w:ascii="Times New Roman" w:hAnsi="Times New Roman" w:cs="Times New Roman"/>
        </w:rPr>
        <w:t>further suppressed the more recent average CC when all taxa were grouped</w:t>
      </w:r>
      <w:r w:rsidR="00CD3948">
        <w:rPr>
          <w:rFonts w:ascii="Times New Roman" w:hAnsi="Times New Roman" w:cs="Times New Roman"/>
        </w:rPr>
        <w:t xml:space="preserve"> </w:t>
      </w:r>
      <w:r w:rsidR="00770B0C">
        <w:rPr>
          <w:rFonts w:ascii="Times New Roman" w:hAnsi="Times New Roman" w:cs="Times New Roman"/>
        </w:rPr>
        <w:t>together</w:t>
      </w:r>
      <w:r w:rsidR="00875516">
        <w:rPr>
          <w:rFonts w:ascii="Times New Roman" w:hAnsi="Times New Roman" w:cs="Times New Roman"/>
        </w:rPr>
        <w:t xml:space="preserve">. This is evidenced by the fact </w:t>
      </w:r>
      <w:r w:rsidR="005F439E" w:rsidRPr="00163319">
        <w:rPr>
          <w:rFonts w:ascii="Times New Roman" w:hAnsi="Times New Roman" w:cs="Times New Roman"/>
        </w:rPr>
        <w:t xml:space="preserve">that </w:t>
      </w:r>
      <w:r w:rsidR="00875516" w:rsidRPr="00163319">
        <w:rPr>
          <w:rFonts w:ascii="Times New Roman" w:hAnsi="Times New Roman" w:cs="Times New Roman"/>
        </w:rPr>
        <w:t xml:space="preserve">the effect of increasing brain size </w:t>
      </w:r>
      <w:r w:rsidR="00CD6B4A">
        <w:rPr>
          <w:rFonts w:ascii="Times New Roman" w:hAnsi="Times New Roman" w:cs="Times New Roman"/>
        </w:rPr>
        <w:t xml:space="preserve">over time </w:t>
      </w:r>
      <w:r w:rsidR="00875516" w:rsidRPr="00163319">
        <w:rPr>
          <w:rFonts w:ascii="Times New Roman" w:hAnsi="Times New Roman" w:cs="Times New Roman"/>
        </w:rPr>
        <w:t>was reduced (ce= -0.035, se=</w:t>
      </w:r>
      <w:r w:rsidR="00875516" w:rsidRPr="00163319">
        <w:t xml:space="preserve"> 0.007</w:t>
      </w:r>
      <w:r w:rsidR="00875516" w:rsidRPr="00163319">
        <w:rPr>
          <w:rFonts w:ascii="Times New Roman" w:hAnsi="Times New Roman" w:cs="Times New Roman"/>
        </w:rPr>
        <w:t xml:space="preserve">, p=0.000) </w:t>
      </w:r>
      <w:r w:rsidR="005F439E" w:rsidRPr="00163319">
        <w:rPr>
          <w:rFonts w:ascii="Times New Roman" w:hAnsi="Times New Roman" w:cs="Times New Roman"/>
        </w:rPr>
        <w:t xml:space="preserve">when </w:t>
      </w:r>
      <w:r w:rsidR="00A41265">
        <w:rPr>
          <w:rFonts w:ascii="Times New Roman" w:hAnsi="Times New Roman" w:cs="Times New Roman"/>
        </w:rPr>
        <w:t>Hominin</w:t>
      </w:r>
      <w:r w:rsidR="005F439E" w:rsidRPr="00163319">
        <w:rPr>
          <w:rFonts w:ascii="Times New Roman" w:hAnsi="Times New Roman" w:cs="Times New Roman"/>
        </w:rPr>
        <w:t xml:space="preserve">s are removed from the grouped fossil taxa </w:t>
      </w:r>
      <w:r w:rsidR="00066119" w:rsidRPr="00163319">
        <w:rPr>
          <w:rFonts w:ascii="Times New Roman" w:hAnsi="Times New Roman" w:cs="Times New Roman"/>
        </w:rPr>
        <w:t>analysis</w:t>
      </w:r>
      <w:r w:rsidR="00770B0C" w:rsidRPr="00163319">
        <w:rPr>
          <w:rFonts w:ascii="Times New Roman" w:hAnsi="Times New Roman" w:cs="Times New Roman"/>
        </w:rPr>
        <w:t>.</w:t>
      </w:r>
    </w:p>
    <w:p w14:paraId="285074B9" w14:textId="33F9F784"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370959">
        <w:rPr>
          <w:rFonts w:ascii="Times New Roman" w:hAnsi="Times New Roman" w:cs="Times New Roman"/>
        </w:rPr>
        <w:t>the evidence for</w:t>
      </w:r>
      <w:r w:rsidR="00A93FFE">
        <w:rPr>
          <w:rFonts w:ascii="Times New Roman" w:hAnsi="Times New Roman" w:cs="Times New Roman"/>
        </w:rPr>
        <w:t xml:space="preserve"> brain size increase over time can be categorized into three ascending levels of confidence that thi</w:t>
      </w:r>
      <w:r w:rsidR="00BD1C15">
        <w:rPr>
          <w:rFonts w:ascii="Times New Roman" w:hAnsi="Times New Roman" w:cs="Times New Roman"/>
        </w:rPr>
        <w:t>s is a real evolutionary trend</w:t>
      </w:r>
      <w:r w:rsidR="00E05051">
        <w:rPr>
          <w:rFonts w:ascii="Times New Roman" w:hAnsi="Times New Roman" w:cs="Times New Roman"/>
        </w:rPr>
        <w:t xml:space="preserve"> within an order</w:t>
      </w:r>
      <w:r w:rsidR="00BD1C15">
        <w:rPr>
          <w:rFonts w:ascii="Times New Roman" w:hAnsi="Times New Roman" w:cs="Times New Roman"/>
        </w:rPr>
        <w:t>: 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moderate confidence (one method shows CC increase over time</w:t>
      </w:r>
      <w:r w:rsidR="00E05051">
        <w:rPr>
          <w:rFonts w:ascii="Times New Roman" w:hAnsi="Times New Roman" w:cs="Times New Roman"/>
        </w:rPr>
        <w:t xml:space="preserve">; </w:t>
      </w:r>
      <w:r w:rsidR="00370959">
        <w:rPr>
          <w:rFonts w:ascii="Times New Roman" w:hAnsi="Times New Roman" w:cs="Times New Roman"/>
        </w:rPr>
        <w:t>somewhat warranting</w:t>
      </w:r>
      <w:r w:rsidR="00E05051">
        <w:rPr>
          <w:rFonts w:ascii="Times New Roman" w:hAnsi="Times New Roman" w:cs="Times New Roman"/>
        </w:rPr>
        <w:t xml:space="preserve"> </w:t>
      </w:r>
      <w:r w:rsidR="00370959">
        <w:rPr>
          <w:rFonts w:ascii="Times New Roman" w:hAnsi="Times New Roman" w:cs="Times New Roman"/>
        </w:rPr>
        <w:t>further</w:t>
      </w:r>
      <w:r w:rsidR="00E05051">
        <w:rPr>
          <w:rFonts w:ascii="Times New Roman" w:hAnsi="Times New Roman" w:cs="Times New Roman"/>
        </w:rPr>
        <w:t xml:space="preserve"> </w:t>
      </w:r>
      <w:r w:rsidR="00370959">
        <w:rPr>
          <w:rFonts w:ascii="Times New Roman" w:hAnsi="Times New Roman" w:cs="Times New Roman"/>
        </w:rPr>
        <w:t>analyses</w:t>
      </w:r>
      <w:r w:rsidR="00E05051">
        <w:rPr>
          <w:rFonts w:ascii="Times New Roman" w:hAnsi="Times New Roman" w:cs="Times New Roman"/>
        </w:rPr>
        <w:t xml:space="preserve"> climate predicting CC</w:t>
      </w:r>
      <w:r w:rsidR="00BD1C15">
        <w:rPr>
          <w:rFonts w:ascii="Times New Roman" w:hAnsi="Times New Roman" w:cs="Times New Roman"/>
        </w:rPr>
        <w:t xml:space="preserve">), </w:t>
      </w:r>
      <w:r w:rsidR="008376F7">
        <w:rPr>
          <w:rFonts w:ascii="Times New Roman" w:hAnsi="Times New Roman" w:cs="Times New Roman"/>
        </w:rPr>
        <w:t>and 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416A26">
        <w:rPr>
          <w:rFonts w:ascii="Times New Roman" w:hAnsi="Times New Roman" w:cs="Times New Roman"/>
        </w:rPr>
        <w:t xml:space="preserve"> (Table X)</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w:t>
      </w:r>
      <w:r w:rsidR="00703937">
        <w:rPr>
          <w:rFonts w:ascii="Times New Roman" w:hAnsi="Times New Roman" w:cs="Times New Roman"/>
        </w:rPr>
        <w:t>Artiodactyla</w:t>
      </w:r>
      <w:r w:rsidR="008376F7">
        <w:rPr>
          <w:rFonts w:ascii="Times New Roman" w:hAnsi="Times New Roman" w:cs="Times New Roman"/>
        </w:rPr>
        <w:t xml:space="preserve">, </w:t>
      </w:r>
      <w:r w:rsidR="00703937">
        <w:rPr>
          <w:rFonts w:ascii="Times New Roman" w:hAnsi="Times New Roman" w:cs="Times New Roman"/>
        </w:rPr>
        <w:t>Carnivora</w:t>
      </w:r>
      <w:r w:rsidR="008376F7">
        <w:rPr>
          <w:rFonts w:ascii="Times New Roman" w:hAnsi="Times New Roman" w:cs="Times New Roman"/>
        </w:rPr>
        <w:t xml:space="preserve">, </w:t>
      </w:r>
      <w:r w:rsidR="009A28EE">
        <w:rPr>
          <w:rFonts w:ascii="Times New Roman" w:hAnsi="Times New Roman" w:cs="Times New Roman"/>
        </w:rPr>
        <w:t xml:space="preserve">and </w:t>
      </w:r>
      <w:r w:rsidR="00152E71">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 xml:space="preserve">The </w:t>
      </w:r>
      <w:r w:rsidR="00EE3313">
        <w:rPr>
          <w:rFonts w:ascii="Times New Roman" w:hAnsi="Times New Roman" w:cs="Times New Roman"/>
        </w:rPr>
        <w:t>Primate</w:t>
      </w:r>
      <w:r w:rsidR="00CE79AA">
        <w:rPr>
          <w:rFonts w:ascii="Times New Roman" w:hAnsi="Times New Roman" w:cs="Times New Roman"/>
        </w:rPr>
        <w:t xml:space="preserve"> order was the only </w:t>
      </w:r>
      <w:r w:rsidR="006E3C20">
        <w:rPr>
          <w:rFonts w:ascii="Times New Roman" w:hAnsi="Times New Roman" w:cs="Times New Roman"/>
        </w:rPr>
        <w:t xml:space="preserve">taxon </w:t>
      </w:r>
      <w:r w:rsidR="00CE79AA">
        <w:rPr>
          <w:rFonts w:ascii="Times New Roman" w:hAnsi="Times New Roman" w:cs="Times New Roman"/>
        </w:rPr>
        <w:t>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a host of previous investigations using a variety of methods and datasets that show </w:t>
      </w:r>
      <w:r w:rsidR="00EE3313">
        <w:rPr>
          <w:rFonts w:ascii="Times New Roman" w:hAnsi="Times New Roman" w:cs="Times New Roman"/>
        </w:rPr>
        <w:t>Primate</w:t>
      </w:r>
      <w:r w:rsidR="00CE79AA">
        <w:rPr>
          <w:rFonts w:ascii="Times New Roman" w:hAnsi="Times New Roman" w:cs="Times New Roman"/>
        </w:rPr>
        <w:t xml:space="preserve">s have indeed increased their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6E3C20">
        <w:rPr>
          <w:rFonts w:ascii="Times New Roman" w:hAnsi="Times New Roman" w:cs="Times New Roman"/>
        </w:rPr>
        <w:fldChar w:fldCharType="begin"/>
      </w:r>
      <w:r w:rsidR="0013115C">
        <w:rPr>
          <w:rFonts w:ascii="Times New Roman" w:hAnsi="Times New Roman" w:cs="Times New Roman"/>
        </w:rPr>
        <w:instrText xml:space="preserve"> ADDIN PAPERS2_CITATIONS &lt;citation&gt;&lt;uuid&gt;426DFB4C-1270-4845-AFA9-26210ABE37BF&lt;/uuid&gt;&lt;priority&gt;56&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volume&gt;280&lt;/volume&gt;&lt;publication_date&gt;99201303201200000000222000&lt;/publication_date&gt;&lt;number&gt;1759&lt;/number&gt;&lt;doi&gt;10.1126/science.132.3428.670&lt;/doi&gt;&lt;startpage&gt;20130269&lt;/startpage&gt;&lt;title&gt;Brain reorganization, not relative brain size, primarily characterizes anthropoid brain evolution&lt;/title&gt;&lt;uuid&gt;E98CEFF3-45BA-4655-B55C-B7ABF4B2B381&lt;/uuid&gt;&lt;subtype&gt;400&lt;/subtype&gt;&lt;endpage&gt;20130269&lt;/endpage&gt;&lt;type&gt;400&lt;/type&gt;&lt;url&gt;http://rspb.royalsocietypublishing.org/cgi/doi/10.1098/rspb.2013.0269&lt;/url&gt;&lt;bundle&gt;&lt;publication&gt;&lt;title&gt;Proceedings of the Royal Society B: Biological Sciences&lt;/title&gt;&lt;type&gt;-100&lt;/type&gt;&lt;subtype&gt;-100&lt;/subtype&gt;&lt;uuid&gt;1BB0688F-827E-4371-B151-BEB53C080DD4&lt;/uuid&gt;&lt;/publication&gt;&lt;/bundle&gt;&lt;authors&gt;&lt;author&gt;&lt;firstName&gt;J&lt;/firstName&gt;&lt;middleNames&gt;B&lt;/middleNames&gt;&lt;lastName&gt;Smaers&lt;/lastName&gt;&lt;/author&gt;&lt;author&gt;&lt;firstName&gt;C&lt;/firstName&gt;&lt;lastName&gt;Soligo&lt;/lastName&gt;&lt;/author&gt;&lt;/authors&gt;&lt;/publication&gt;&lt;/publications&gt;&lt;cites&gt;&lt;/cites&gt;&lt;/citation&gt;</w:instrText>
      </w:r>
      <w:r w:rsidR="006E3C20">
        <w:rPr>
          <w:rFonts w:ascii="Times New Roman" w:hAnsi="Times New Roman" w:cs="Times New Roman"/>
        </w:rPr>
        <w:fldChar w:fldCharType="separate"/>
      </w:r>
      <w:r w:rsidR="006E3C20">
        <w:rPr>
          <w:rFonts w:ascii="Times New Roman" w:hAnsi="Times New Roman" w:cs="Times New Roman"/>
        </w:rPr>
        <w:t>(Holloway, 1968; Jerison, 1973; Montgomery et al., 2010; Boddy et al., 2012; Smaers and Soligo, 2013)</w:t>
      </w:r>
      <w:r w:rsidR="006E3C20">
        <w:rPr>
          <w:rFonts w:ascii="Times New Roman" w:hAnsi="Times New Roman" w:cs="Times New Roman"/>
        </w:rPr>
        <w:fldChar w:fldCharType="end"/>
      </w:r>
      <w:r w:rsidR="00CE79AA">
        <w:rPr>
          <w:rFonts w:ascii="Times New Roman" w:hAnsi="Times New Roman" w:cs="Times New Roman"/>
        </w:rPr>
        <w:t>.</w:t>
      </w:r>
    </w:p>
    <w:p w14:paraId="15D5D05F" w14:textId="77777777" w:rsidR="00325D76" w:rsidRDefault="00325D76" w:rsidP="005024D6">
      <w:pPr>
        <w:rPr>
          <w:rFonts w:ascii="Times New Roman" w:hAnsi="Times New Roman" w:cs="Times New Roman"/>
        </w:rPr>
      </w:pPr>
    </w:p>
    <w:p w14:paraId="3C075B64" w14:textId="25873558" w:rsidR="00A302A2" w:rsidRDefault="00352B9E" w:rsidP="005024D6">
      <w:pPr>
        <w:rPr>
          <w:rFonts w:ascii="Times New Roman" w:hAnsi="Times New Roman" w:cs="Times New Roman"/>
          <w:b/>
          <w:i/>
        </w:rPr>
      </w:pPr>
      <w:r>
        <w:rPr>
          <w:rFonts w:ascii="Times New Roman" w:hAnsi="Times New Roman" w:cs="Times New Roman"/>
          <w:b/>
          <w:i/>
        </w:rPr>
        <w:t>CC vs. Climate</w:t>
      </w:r>
    </w:p>
    <w:p w14:paraId="7D8137DC" w14:textId="77777777" w:rsidR="00B75A39" w:rsidRDefault="00B75A39" w:rsidP="00352B9E">
      <w:pPr>
        <w:ind w:left="720" w:firstLine="720"/>
        <w:rPr>
          <w:rFonts w:ascii="Times New Roman" w:hAnsi="Times New Roman" w:cs="Times New Roman"/>
        </w:rPr>
      </w:pPr>
    </w:p>
    <w:p w14:paraId="47BDCB05" w14:textId="47051ACB" w:rsidR="00E33949" w:rsidRDefault="0098035E" w:rsidP="00E33949">
      <w:pPr>
        <w:rPr>
          <w:rFonts w:ascii="Times New Roman" w:hAnsi="Times New Roman" w:cs="Times New Roman"/>
        </w:rPr>
      </w:pPr>
      <w:r>
        <w:rPr>
          <w:rFonts w:ascii="Times New Roman" w:hAnsi="Times New Roman" w:cs="Times New Roman"/>
        </w:rPr>
        <w:t>The present</w:t>
      </w:r>
      <w:r w:rsidR="00E33949">
        <w:rPr>
          <w:rFonts w:ascii="Times New Roman" w:hAnsi="Times New Roman" w:cs="Times New Roman"/>
        </w:rPr>
        <w:t xml:space="preserve"> study found that some, but not, all mammals have increased brain size over time. The results of the fossil CC and ancestra</w:t>
      </w:r>
      <w:r w:rsidR="00B0179A">
        <w:rPr>
          <w:rFonts w:ascii="Times New Roman" w:hAnsi="Times New Roman" w:cs="Times New Roman"/>
        </w:rPr>
        <w:t>l CC analyses did not for the most part concur on which taxa have increased brain size. However, the one point on which</w:t>
      </w:r>
      <w:r w:rsidR="00E33949">
        <w:rPr>
          <w:rFonts w:ascii="Times New Roman" w:hAnsi="Times New Roman" w:cs="Times New Roman"/>
        </w:rPr>
        <w:t xml:space="preserve"> </w:t>
      </w:r>
      <w:r w:rsidR="00B0179A">
        <w:rPr>
          <w:rFonts w:ascii="Times New Roman" w:hAnsi="Times New Roman" w:cs="Times New Roman"/>
        </w:rPr>
        <w:t>both sets of results agreed on was that</w:t>
      </w:r>
      <w:r w:rsidR="00E33949">
        <w:rPr>
          <w:rFonts w:ascii="Times New Roman" w:hAnsi="Times New Roman" w:cs="Times New Roman"/>
        </w:rPr>
        <w:t xml:space="preserve"> </w:t>
      </w:r>
      <w:r w:rsidR="00EE3313">
        <w:rPr>
          <w:rFonts w:ascii="Times New Roman" w:hAnsi="Times New Roman" w:cs="Times New Roman"/>
        </w:rPr>
        <w:t>Primate</w:t>
      </w:r>
      <w:r w:rsidR="00E33949">
        <w:rPr>
          <w:rFonts w:ascii="Times New Roman" w:hAnsi="Times New Roman" w:cs="Times New Roman"/>
        </w:rPr>
        <w:t>s</w:t>
      </w:r>
      <w:r w:rsidR="001F3547">
        <w:rPr>
          <w:rFonts w:ascii="Times New Roman" w:hAnsi="Times New Roman" w:cs="Times New Roman"/>
        </w:rPr>
        <w:t xml:space="preserve">, </w:t>
      </w:r>
      <w:r w:rsidR="00A0295E">
        <w:rPr>
          <w:rFonts w:ascii="Times New Roman" w:hAnsi="Times New Roman" w:cs="Times New Roman"/>
        </w:rPr>
        <w:t>on average</w:t>
      </w:r>
      <w:r w:rsidR="001F3547">
        <w:rPr>
          <w:rFonts w:ascii="Times New Roman" w:hAnsi="Times New Roman" w:cs="Times New Roman"/>
        </w:rPr>
        <w:t>,</w:t>
      </w:r>
      <w:r w:rsidR="00B0179A">
        <w:rPr>
          <w:rFonts w:ascii="Times New Roman" w:hAnsi="Times New Roman" w:cs="Times New Roman"/>
        </w:rPr>
        <w:t xml:space="preserve"> have indeed undergone significant increases in brain size over the course of evolution</w:t>
      </w:r>
      <w:r w:rsidR="00E33949">
        <w:rPr>
          <w:rFonts w:ascii="Times New Roman" w:hAnsi="Times New Roman" w:cs="Times New Roman"/>
        </w:rPr>
        <w:t xml:space="preserve">. </w:t>
      </w:r>
      <w:r w:rsidR="008536FB">
        <w:rPr>
          <w:rFonts w:ascii="Times New Roman" w:hAnsi="Times New Roman" w:cs="Times New Roman"/>
        </w:rPr>
        <w:t xml:space="preserve">Before detrending the data, we found no evidence of </w:t>
      </w:r>
      <w:r w:rsidR="00EE3313">
        <w:rPr>
          <w:rFonts w:ascii="Times New Roman" w:hAnsi="Times New Roman" w:cs="Times New Roman"/>
        </w:rPr>
        <w:t>Primate</w:t>
      </w:r>
      <w:r w:rsidR="008536FB">
        <w:rPr>
          <w:rFonts w:ascii="Times New Roman" w:hAnsi="Times New Roman" w:cs="Times New Roman"/>
        </w:rPr>
        <w:t xml:space="preserve"> CC being affected by global climatic factors.</w:t>
      </w:r>
      <w:r w:rsidR="0079752D">
        <w:rPr>
          <w:rFonts w:ascii="Times New Roman" w:hAnsi="Times New Roman" w:cs="Times New Roman"/>
        </w:rPr>
        <w:t xml:space="preserve"> However, detrending the data in fact revealed some new relationships, </w:t>
      </w:r>
      <w:r w:rsidR="00BC09C8">
        <w:rPr>
          <w:rFonts w:ascii="Times New Roman" w:hAnsi="Times New Roman" w:cs="Times New Roman"/>
        </w:rPr>
        <w:t>in</w:t>
      </w:r>
      <w:r w:rsidR="0079752D">
        <w:rPr>
          <w:rFonts w:ascii="Times New Roman" w:hAnsi="Times New Roman" w:cs="Times New Roman"/>
        </w:rPr>
        <w:t xml:space="preserve"> 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 xml:space="preserve">explained 62.9% of the variance in fossil </w:t>
      </w:r>
      <w:r w:rsidR="00EE3313">
        <w:rPr>
          <w:rFonts w:ascii="Times New Roman" w:hAnsi="Times New Roman" w:cs="Times New Roman"/>
        </w:rPr>
        <w:t>Primate</w:t>
      </w:r>
      <w:r w:rsidR="009D7B38">
        <w:rPr>
          <w:rFonts w:ascii="Times New Roman" w:hAnsi="Times New Roman" w:cs="Times New Roman"/>
        </w:rPr>
        <w:t xml:space="preserve"> CC over the course of their ~65</w:t>
      </w:r>
      <w:r w:rsidR="004128D1">
        <w:rPr>
          <w:rFonts w:ascii="Times New Roman" w:hAnsi="Times New Roman" w:cs="Times New Roman"/>
        </w:rPr>
        <w:t>My existence as an order.</w:t>
      </w:r>
      <w:r w:rsidR="00B93534">
        <w:rPr>
          <w:rFonts w:ascii="Times New Roman" w:hAnsi="Times New Roman" w:cs="Times New Roman"/>
        </w:rPr>
        <w:t xml:space="preserve"> Though </w:t>
      </w:r>
      <w:r w:rsidR="00BA4B61">
        <w:rPr>
          <w:rFonts w:ascii="Times New Roman" w:hAnsi="Times New Roman" w:cs="Times New Roman"/>
        </w:rPr>
        <w:t>interpretation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the ancestral CC analyses did not reveal any 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a more holistic picture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3F3D35FE" w:rsidR="00BB59D4" w:rsidRPr="00352B9E" w:rsidRDefault="00FA128C" w:rsidP="007B21E0">
      <w:pPr>
        <w:ind w:firstLine="720"/>
        <w:rPr>
          <w:rFonts w:ascii="Times New Roman" w:hAnsi="Times New Roman" w:cs="Times New Roman"/>
        </w:rPr>
      </w:pPr>
      <w:r>
        <w:rPr>
          <w:rFonts w:ascii="Times New Roman" w:hAnsi="Times New Roman" w:cs="Times New Roman"/>
        </w:rPr>
        <w:t xml:space="preserve">Based on the </w:t>
      </w:r>
      <w:r w:rsidR="000F4371">
        <w:rPr>
          <w:rFonts w:ascii="Times New Roman" w:hAnsi="Times New Roman" w:cs="Times New Roman"/>
        </w:rPr>
        <w:t xml:space="preserve">fossil record, it appears that </w:t>
      </w:r>
      <w:r w:rsidR="00A41265">
        <w:rPr>
          <w:rFonts w:ascii="Times New Roman" w:hAnsi="Times New Roman" w:cs="Times New Roman"/>
        </w:rPr>
        <w:t>Hominin</w:t>
      </w:r>
      <w:r>
        <w:rPr>
          <w:rFonts w:ascii="Times New Roman" w:hAnsi="Times New Roman" w:cs="Times New Roman"/>
        </w:rPr>
        <w:t xml:space="preserve">s continued the </w:t>
      </w:r>
      <w:r w:rsidR="00EE3313">
        <w:rPr>
          <w:rFonts w:ascii="Times New Roman" w:hAnsi="Times New Roman" w:cs="Times New Roman"/>
        </w:rPr>
        <w:t>Primate</w:t>
      </w:r>
      <w:r>
        <w:rPr>
          <w:rFonts w:ascii="Times New Roman" w:hAnsi="Times New Roman" w:cs="Times New Roman"/>
        </w:rPr>
        <w:t xml:space="preserve">-general trend of increasing brain size, albeit at a greatly accelerated pace in the last 5-7My. </w:t>
      </w:r>
      <w:r w:rsidR="002F13A6">
        <w:rPr>
          <w:rFonts w:ascii="Times New Roman" w:hAnsi="Times New Roman" w:cs="Times New Roman"/>
        </w:rPr>
        <w:t xml:space="preserve">But unlike other Primates, the rapid brain expansion observed in </w:t>
      </w:r>
      <w:r w:rsidR="00A41265">
        <w:rPr>
          <w:rFonts w:ascii="Times New Roman" w:hAnsi="Times New Roman" w:cs="Times New Roman"/>
        </w:rPr>
        <w:t>Hominin</w:t>
      </w:r>
      <w:r w:rsidR="002F13A6">
        <w:rPr>
          <w:rFonts w:ascii="Times New Roman" w:hAnsi="Times New Roman" w:cs="Times New Roman"/>
        </w:rPr>
        <w:t>s appears to have been decoupled from global climatic events occurring at the time.</w:t>
      </w:r>
      <w:r w:rsidR="00312CF2">
        <w:rPr>
          <w:rFonts w:ascii="Times New Roman" w:hAnsi="Times New Roman" w:cs="Times New Roman"/>
        </w:rPr>
        <w:t xml:space="preserve"> </w:t>
      </w:r>
      <w:r w:rsidR="002F13A6">
        <w:rPr>
          <w:rFonts w:ascii="Times New Roman" w:hAnsi="Times New Roman" w:cs="Times New Roman"/>
        </w:rPr>
        <w:t>It</w:t>
      </w:r>
      <w:r w:rsidR="00312CF2">
        <w:rPr>
          <w:rFonts w:ascii="Times New Roman" w:hAnsi="Times New Roman" w:cs="Times New Roman"/>
        </w:rPr>
        <w:t xml:space="preserve"> was consistently found that </w:t>
      </w:r>
      <w:r w:rsidR="00A41265">
        <w:rPr>
          <w:rFonts w:ascii="Times New Roman" w:hAnsi="Times New Roman" w:cs="Times New Roman"/>
        </w:rPr>
        <w:t>Hominin</w:t>
      </w:r>
      <w:r w:rsidR="00312CF2">
        <w:rPr>
          <w:rFonts w:ascii="Times New Roman" w:hAnsi="Times New Roman" w:cs="Times New Roman"/>
        </w:rPr>
        <w:t xml:space="preserve">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detrended, as well as with both fossil and ancestral CC </w:t>
      </w:r>
      <w:r w:rsidR="004B053F" w:rsidRPr="00D8686F">
        <w:rPr>
          <w:rFonts w:ascii="Times New Roman" w:hAnsi="Times New Roman" w:cs="Times New Roman"/>
        </w:rPr>
        <w:t>data sets.</w:t>
      </w:r>
      <w:r w:rsidR="00BB59D4" w:rsidRPr="00D8686F">
        <w:rPr>
          <w:rFonts w:ascii="Times New Roman" w:hAnsi="Times New Roman" w:cs="Times New Roman"/>
        </w:rPr>
        <w:t xml:space="preserve"> </w:t>
      </w:r>
      <w:r w:rsidR="00D23023" w:rsidRPr="00D8686F">
        <w:rPr>
          <w:rFonts w:ascii="Times New Roman" w:hAnsi="Times New Roman" w:cs="Times New Roman"/>
        </w:rPr>
        <w:t xml:space="preserve">This </w:t>
      </w:r>
      <w:r w:rsidR="00E9403F" w:rsidRPr="00D8686F">
        <w:rPr>
          <w:rFonts w:ascii="Times New Roman" w:hAnsi="Times New Roman" w:cs="Times New Roman"/>
        </w:rPr>
        <w:t>does not</w:t>
      </w:r>
      <w:r w:rsidR="00D23023" w:rsidRPr="00D8686F">
        <w:rPr>
          <w:rFonts w:ascii="Times New Roman" w:hAnsi="Times New Roman" w:cs="Times New Roman"/>
        </w:rPr>
        <w:t xml:space="preserve"> </w:t>
      </w:r>
      <w:r w:rsidR="00E9403F" w:rsidRPr="00D8686F">
        <w:rPr>
          <w:rFonts w:ascii="Times New Roman" w:hAnsi="Times New Roman" w:cs="Times New Roman"/>
        </w:rPr>
        <w:t>appear</w:t>
      </w:r>
      <w:r w:rsidR="00D23023" w:rsidRPr="00D8686F">
        <w:rPr>
          <w:rFonts w:ascii="Times New Roman" w:hAnsi="Times New Roman" w:cs="Times New Roman"/>
        </w:rPr>
        <w:t xml:space="preserve"> to simply be the result of low statistical power due to a small sample size of</w:t>
      </w:r>
      <w:r w:rsidR="00FC5218" w:rsidRPr="00D8686F">
        <w:rPr>
          <w:rFonts w:ascii="Times New Roman" w:hAnsi="Times New Roman" w:cs="Times New Roman"/>
        </w:rPr>
        <w:t xml:space="preserve"> </w:t>
      </w:r>
      <w:r w:rsidR="00A41265" w:rsidRPr="00D8686F">
        <w:rPr>
          <w:rFonts w:ascii="Times New Roman" w:hAnsi="Times New Roman" w:cs="Times New Roman"/>
        </w:rPr>
        <w:t>Hominin</w:t>
      </w:r>
      <w:r w:rsidR="00FC5218" w:rsidRPr="00D8686F">
        <w:rPr>
          <w:rFonts w:ascii="Times New Roman" w:hAnsi="Times New Roman" w:cs="Times New Roman"/>
        </w:rPr>
        <w:t xml:space="preserve"> species</w:t>
      </w:r>
      <w:r w:rsidR="00D23023" w:rsidRPr="00D8686F">
        <w:rPr>
          <w:rFonts w:ascii="Times New Roman" w:hAnsi="Times New Roman" w:cs="Times New Roman"/>
        </w:rPr>
        <w:t xml:space="preserve"> (n=1</w:t>
      </w:r>
      <w:r w:rsidR="00210404" w:rsidRPr="00D8686F">
        <w:rPr>
          <w:rFonts w:ascii="Times New Roman" w:hAnsi="Times New Roman" w:cs="Times New Roman"/>
        </w:rPr>
        <w:t>4</w:t>
      </w:r>
      <w:r w:rsidR="00D23023" w:rsidRPr="00D8686F">
        <w:rPr>
          <w:rFonts w:ascii="Times New Roman" w:hAnsi="Times New Roman" w:cs="Times New Roman"/>
        </w:rPr>
        <w:t xml:space="preserve">) </w:t>
      </w:r>
      <w:r w:rsidR="00D8686F" w:rsidRPr="00D8686F">
        <w:rPr>
          <w:rFonts w:ascii="Times New Roman" w:hAnsi="Times New Roman" w:cs="Times New Roman"/>
        </w:rPr>
        <w:t>since even when using the individualized dataset (n=91)</w:t>
      </w:r>
      <w:r w:rsidR="00210404" w:rsidRPr="00D8686F">
        <w:rPr>
          <w:rFonts w:ascii="Times New Roman" w:hAnsi="Times New Roman" w:cs="Times New Roman"/>
        </w:rPr>
        <w:t xml:space="preserve"> all significant brain-climate relationships </w:t>
      </w:r>
      <w:r w:rsidR="004922CC">
        <w:rPr>
          <w:rFonts w:ascii="Times New Roman" w:hAnsi="Times New Roman" w:cs="Times New Roman"/>
        </w:rPr>
        <w:t xml:space="preserve">completely </w:t>
      </w:r>
      <w:r w:rsidR="00D8686F" w:rsidRPr="00D8686F">
        <w:rPr>
          <w:rFonts w:ascii="Times New Roman" w:hAnsi="Times New Roman" w:cs="Times New Roman"/>
        </w:rPr>
        <w:t>disappeared once climate and CC datasets were properly detrended.</w:t>
      </w:r>
      <w:r w:rsidR="00D23023" w:rsidRPr="00D8686F">
        <w:rPr>
          <w:rFonts w:ascii="Times New Roman" w:hAnsi="Times New Roman" w:cs="Times New Roman"/>
        </w:rPr>
        <w:t xml:space="preserve"> </w:t>
      </w:r>
      <w:r w:rsidR="005727A2" w:rsidRPr="00D8686F">
        <w:rPr>
          <w:rFonts w:ascii="Times New Roman" w:hAnsi="Times New Roman" w:cs="Times New Roman"/>
        </w:rPr>
        <w:t>Thus, these results do not support</w:t>
      </w:r>
      <w:r w:rsidR="00BB59D4" w:rsidRPr="00D8686F">
        <w:rPr>
          <w:rFonts w:ascii="Times New Roman" w:hAnsi="Times New Roman" w:cs="Times New Roman"/>
        </w:rPr>
        <w:t xml:space="preserve"> </w:t>
      </w:r>
      <w:r w:rsidR="005727A2" w:rsidRPr="00D8686F">
        <w:rPr>
          <w:rFonts w:ascii="Times New Roman" w:hAnsi="Times New Roman" w:cs="Times New Roman"/>
        </w:rPr>
        <w:t xml:space="preserve">previous claims that </w:t>
      </w:r>
      <w:r w:rsidR="00A41265" w:rsidRPr="00D8686F">
        <w:rPr>
          <w:rFonts w:ascii="Times New Roman" w:hAnsi="Times New Roman" w:cs="Times New Roman"/>
        </w:rPr>
        <w:t>Hominin</w:t>
      </w:r>
      <w:r w:rsidR="005727A2" w:rsidRPr="00D8686F">
        <w:rPr>
          <w:rFonts w:ascii="Times New Roman" w:hAnsi="Times New Roman" w:cs="Times New Roman"/>
        </w:rPr>
        <w:t xml:space="preserve"> brain size was driven by global</w:t>
      </w:r>
      <w:r w:rsidR="005727A2">
        <w:rPr>
          <w:rFonts w:ascii="Times New Roman" w:hAnsi="Times New Roman" w:cs="Times New Roman"/>
        </w:rPr>
        <w:t xml:space="preserve"> climatic events</w:t>
      </w:r>
      <w:r w:rsidR="00BB59D4">
        <w:rPr>
          <w:rFonts w:ascii="Times New Roman" w:hAnsi="Times New Roman" w:cs="Times New Roman"/>
        </w:rPr>
        <w:t>. T</w:t>
      </w:r>
      <w:r w:rsidR="00B56AF9">
        <w:rPr>
          <w:rFonts w:ascii="Times New Roman" w:hAnsi="Times New Roman" w:cs="Times New Roman"/>
        </w:rPr>
        <w:t xml:space="preserve">he </w:t>
      </w:r>
      <w:r w:rsidR="00F31E5D">
        <w:rPr>
          <w:rFonts w:ascii="Times New Roman" w:hAnsi="Times New Roman" w:cs="Times New Roman"/>
        </w:rPr>
        <w:t>discrepancy</w:t>
      </w:r>
      <w:r w:rsidR="00DA4FBA">
        <w:rPr>
          <w:rFonts w:ascii="Times New Roman" w:hAnsi="Times New Roman" w:cs="Times New Roman"/>
        </w:rPr>
        <w:t xml:space="preserve"> between our results and</w:t>
      </w:r>
      <w:r w:rsidR="00EE089F">
        <w:rPr>
          <w:rFonts w:ascii="Times New Roman" w:hAnsi="Times New Roman" w:cs="Times New Roman"/>
        </w:rPr>
        <w:t xml:space="preserve"> </w:t>
      </w:r>
      <w:r w:rsidR="00DA4FBA">
        <w:rPr>
          <w:rFonts w:ascii="Times New Roman" w:hAnsi="Times New Roman" w:cs="Times New Roman"/>
        </w:rPr>
        <w:t>those</w:t>
      </w:r>
      <w:r w:rsidR="00B56AF9">
        <w:rPr>
          <w:rFonts w:ascii="Times New Roman" w:hAnsi="Times New Roman" w:cs="Times New Roman"/>
        </w:rPr>
        <w:t xml:space="preserve"> of these previous reports coul</w:t>
      </w:r>
      <w:r w:rsidR="007B21E0">
        <w:rPr>
          <w:rFonts w:ascii="Times New Roman" w:hAnsi="Times New Roman" w:cs="Times New Roman"/>
        </w:rPr>
        <w:t>d</w:t>
      </w:r>
      <w:r w:rsidR="00B56AF9">
        <w:rPr>
          <w:rFonts w:ascii="Times New Roman" w:hAnsi="Times New Roman" w:cs="Times New Roman"/>
        </w:rPr>
        <w:t xml:space="preserve"> stem from one or more </w:t>
      </w:r>
      <w:r w:rsidR="00ED4DE7">
        <w:rPr>
          <w:rFonts w:ascii="Times New Roman" w:hAnsi="Times New Roman" w:cs="Times New Roman"/>
        </w:rPr>
        <w:t>of the following sources</w:t>
      </w:r>
      <w:r w:rsidR="00B56AF9">
        <w:rPr>
          <w:rFonts w:ascii="Times New Roman" w:hAnsi="Times New Roman" w:cs="Times New Roman"/>
        </w:rPr>
        <w:t xml:space="preserve">: 1) insufficient sample sizes, 2) testing single </w:t>
      </w:r>
      <w:r w:rsidR="004C22A5">
        <w:rPr>
          <w:rFonts w:ascii="Times New Roman" w:hAnsi="Times New Roman" w:cs="Times New Roman"/>
        </w:rPr>
        <w:t xml:space="preserve">climatic </w:t>
      </w:r>
      <w:r w:rsidR="00B56AF9">
        <w:rPr>
          <w:rFonts w:ascii="Times New Roman" w:hAnsi="Times New Roman" w:cs="Times New Roman"/>
        </w:rPr>
        <w:t>factors at a time,</w:t>
      </w:r>
      <w:r w:rsidR="007171A7">
        <w:rPr>
          <w:rFonts w:ascii="Times New Roman" w:hAnsi="Times New Roman" w:cs="Times New Roman"/>
        </w:rPr>
        <w:t xml:space="preserve"> and</w:t>
      </w:r>
      <w:r w:rsidR="00B56AF9">
        <w:rPr>
          <w:rFonts w:ascii="Times New Roman" w:hAnsi="Times New Roman" w:cs="Times New Roman"/>
        </w:rPr>
        <w:t xml:space="preserve"> </w:t>
      </w:r>
      <w:r w:rsidR="009F7C99">
        <w:rPr>
          <w:rFonts w:ascii="Times New Roman" w:hAnsi="Times New Roman" w:cs="Times New Roman"/>
        </w:rPr>
        <w:t>3</w:t>
      </w:r>
      <w:r w:rsidR="00B56AF9">
        <w:rPr>
          <w:rFonts w:ascii="Times New Roman" w:hAnsi="Times New Roman" w:cs="Times New Roman"/>
        </w:rPr>
        <w:t>) fail</w:t>
      </w:r>
      <w:r w:rsidR="00CD1EC6">
        <w:rPr>
          <w:rFonts w:ascii="Times New Roman" w:hAnsi="Times New Roman" w:cs="Times New Roman"/>
        </w:rPr>
        <w:t>ure to properly detrend data.</w:t>
      </w:r>
      <w:r w:rsidR="00EA761D">
        <w:rPr>
          <w:rFonts w:ascii="Times New Roman" w:hAnsi="Times New Roman" w:cs="Times New Roman"/>
        </w:rPr>
        <w:t xml:space="preserve"> </w:t>
      </w:r>
      <w:r w:rsidR="00A829E1">
        <w:rPr>
          <w:rFonts w:ascii="Times New Roman" w:hAnsi="Times New Roman" w:cs="Times New Roman"/>
        </w:rPr>
        <w:t xml:space="preserve">In this study we demonstrated that the latter of these three factors </w:t>
      </w:r>
      <w:r w:rsidR="00C64ACD">
        <w:rPr>
          <w:rFonts w:ascii="Times New Roman" w:hAnsi="Times New Roman" w:cs="Times New Roman"/>
        </w:rPr>
        <w:t>consistently</w:t>
      </w:r>
      <w:r w:rsidR="00071176">
        <w:rPr>
          <w:rFonts w:ascii="Times New Roman" w:hAnsi="Times New Roman" w:cs="Times New Roman"/>
        </w:rPr>
        <w:t xml:space="preserve"> and</w:t>
      </w:r>
      <w:r w:rsidR="00A829E1">
        <w:rPr>
          <w:rFonts w:ascii="Times New Roman" w:hAnsi="Times New Roman" w:cs="Times New Roman"/>
        </w:rPr>
        <w:t xml:space="preserve"> dramatically alter</w:t>
      </w:r>
      <w:r w:rsidR="0016649A">
        <w:rPr>
          <w:rFonts w:ascii="Times New Roman" w:hAnsi="Times New Roman" w:cs="Times New Roman"/>
        </w:rPr>
        <w:t>s</w:t>
      </w:r>
      <w:r w:rsidR="00A829E1">
        <w:rPr>
          <w:rFonts w:ascii="Times New Roman" w:hAnsi="Times New Roman" w:cs="Times New Roman"/>
        </w:rPr>
        <w:t xml:space="preserve"> </w:t>
      </w:r>
      <w:r w:rsidR="00463EC9">
        <w:rPr>
          <w:rFonts w:ascii="Times New Roman" w:hAnsi="Times New Roman" w:cs="Times New Roman"/>
        </w:rPr>
        <w:t xml:space="preserve">the pattern of </w:t>
      </w:r>
      <w:r w:rsidR="00A829E1">
        <w:rPr>
          <w:rFonts w:ascii="Times New Roman" w:hAnsi="Times New Roman" w:cs="Times New Roman"/>
        </w:rPr>
        <w:t xml:space="preserve">results </w:t>
      </w:r>
      <w:r w:rsidR="001322F6">
        <w:rPr>
          <w:rFonts w:ascii="Times New Roman" w:hAnsi="Times New Roman" w:cs="Times New Roman"/>
        </w:rPr>
        <w:t xml:space="preserve">due to </w:t>
      </w:r>
      <w:r w:rsidR="0016649A">
        <w:rPr>
          <w:rFonts w:ascii="Times New Roman" w:hAnsi="Times New Roman" w:cs="Times New Roman"/>
        </w:rPr>
        <w:t xml:space="preserve">the confounding effects of </w:t>
      </w:r>
      <w:r w:rsidR="005727A2">
        <w:rPr>
          <w:rFonts w:ascii="Times New Roman" w:hAnsi="Times New Roman" w:cs="Times New Roman"/>
        </w:rPr>
        <w:t xml:space="preserve">temporal autocorrelation. </w:t>
      </w:r>
      <w:r w:rsidR="00496621">
        <w:rPr>
          <w:rFonts w:ascii="Times New Roman" w:hAnsi="Times New Roman" w:cs="Times New Roman"/>
        </w:rPr>
        <w:t xml:space="preserve">This clearly </w:t>
      </w:r>
      <w:r w:rsidR="00091C98">
        <w:rPr>
          <w:rFonts w:ascii="Times New Roman" w:hAnsi="Times New Roman" w:cs="Times New Roman"/>
        </w:rPr>
        <w:t>illustrates</w:t>
      </w:r>
      <w:r w:rsidR="00496621">
        <w:rPr>
          <w:rFonts w:ascii="Times New Roman" w:hAnsi="Times New Roman" w:cs="Times New Roman"/>
        </w:rPr>
        <w:t xml:space="preserve"> the </w:t>
      </w:r>
      <w:r w:rsidR="00091C98">
        <w:rPr>
          <w:rFonts w:ascii="Times New Roman" w:hAnsi="Times New Roman" w:cs="Times New Roman"/>
        </w:rPr>
        <w:t>necessity</w:t>
      </w:r>
      <w:r w:rsidR="009A606A">
        <w:rPr>
          <w:rFonts w:ascii="Times New Roman" w:hAnsi="Times New Roman" w:cs="Times New Roman"/>
        </w:rPr>
        <w:t xml:space="preserve"> of detrending time </w:t>
      </w:r>
      <w:r w:rsidR="00496621">
        <w:rPr>
          <w:rFonts w:ascii="Times New Roman" w:hAnsi="Times New Roman" w:cs="Times New Roman"/>
        </w:rPr>
        <w:t>series data</w:t>
      </w:r>
      <w:r w:rsidR="009E2312">
        <w:rPr>
          <w:rFonts w:ascii="Times New Roman" w:hAnsi="Times New Roman" w:cs="Times New Roman"/>
        </w:rPr>
        <w:t xml:space="preserve"> before conducting cross-correlation analyses.</w:t>
      </w:r>
      <w:r w:rsidR="00496621">
        <w:rPr>
          <w:rFonts w:ascii="Times New Roman" w:hAnsi="Times New Roman" w:cs="Times New Roman"/>
        </w:rPr>
        <w:t xml:space="preserve"> </w:t>
      </w:r>
      <w:r w:rsidR="007171A7">
        <w:rPr>
          <w:rFonts w:ascii="Times New Roman" w:hAnsi="Times New Roman" w:cs="Times New Roman"/>
        </w:rPr>
        <w:t>That said</w:t>
      </w:r>
      <w:r w:rsidR="00EA761D">
        <w:rPr>
          <w:rFonts w:ascii="Times New Roman" w:hAnsi="Times New Roman" w:cs="Times New Roman"/>
        </w:rPr>
        <w:t xml:space="preserve">, as only the global climate was tested, it remains possible that changes in regional or local environment, or </w:t>
      </w:r>
      <w:r w:rsidR="006D5912">
        <w:rPr>
          <w:rFonts w:ascii="Times New Roman" w:hAnsi="Times New Roman" w:cs="Times New Roman"/>
        </w:rPr>
        <w:t>within</w:t>
      </w:r>
      <w:r w:rsidR="00EA761D">
        <w:rPr>
          <w:rFonts w:ascii="Times New Roman" w:hAnsi="Times New Roman" w:cs="Times New Roman"/>
        </w:rPr>
        <w:t xml:space="preserve"> time intervals</w:t>
      </w:r>
      <w:r w:rsidR="009A606A">
        <w:rPr>
          <w:rFonts w:ascii="Times New Roman" w:hAnsi="Times New Roman" w:cs="Times New Roman"/>
        </w:rPr>
        <w:t xml:space="preserve"> less than 100Ky</w:t>
      </w:r>
      <w:r w:rsidR="00EA761D">
        <w:rPr>
          <w:rFonts w:ascii="Times New Roman" w:hAnsi="Times New Roman" w:cs="Times New Roman"/>
        </w:rPr>
        <w:t xml:space="preserve">, could have affected </w:t>
      </w:r>
      <w:r w:rsidR="00A41265">
        <w:rPr>
          <w:rFonts w:ascii="Times New Roman" w:hAnsi="Times New Roman" w:cs="Times New Roman"/>
        </w:rPr>
        <w:t>Hominin</w:t>
      </w:r>
      <w:r w:rsidR="00EA761D">
        <w:rPr>
          <w:rFonts w:ascii="Times New Roman" w:hAnsi="Times New Roman" w:cs="Times New Roman"/>
        </w:rPr>
        <w:t xml:space="preserve"> CC. </w:t>
      </w:r>
    </w:p>
    <w:p w14:paraId="7E656DD8" w14:textId="77777777" w:rsidR="00A94764" w:rsidRDefault="00A94764" w:rsidP="005024D6">
      <w:pPr>
        <w:rPr>
          <w:rFonts w:ascii="Times New Roman" w:hAnsi="Times New Roman" w:cs="Times New Roman"/>
        </w:rPr>
      </w:pPr>
    </w:p>
    <w:p w14:paraId="3C48B341" w14:textId="77777777" w:rsidR="00A302A2" w:rsidRPr="00862889" w:rsidRDefault="00A302A2" w:rsidP="005024D6">
      <w:pPr>
        <w:rPr>
          <w:rFonts w:ascii="Times New Roman" w:hAnsi="Times New Roman" w:cs="Times New Roman"/>
        </w:rPr>
      </w:pPr>
    </w:p>
    <w:p w14:paraId="46A77788" w14:textId="467255C8" w:rsidR="00325D76" w:rsidRDefault="00BC21EB" w:rsidP="005024D6">
      <w:pPr>
        <w:rPr>
          <w:rFonts w:ascii="Times New Roman" w:hAnsi="Times New Roman" w:cs="Times New Roman"/>
          <w:b/>
        </w:rPr>
      </w:pPr>
      <w:r>
        <w:rPr>
          <w:rFonts w:ascii="Times New Roman" w:hAnsi="Times New Roman" w:cs="Times New Roman"/>
          <w:b/>
        </w:rPr>
        <w:t>CONCLUSIONS</w:t>
      </w:r>
    </w:p>
    <w:p w14:paraId="763A242D" w14:textId="77777777" w:rsidR="00352B9E" w:rsidRDefault="00352B9E" w:rsidP="005024D6">
      <w:pPr>
        <w:rPr>
          <w:rFonts w:ascii="Times New Roman" w:hAnsi="Times New Roman" w:cs="Times New Roman"/>
          <w:b/>
        </w:rPr>
      </w:pPr>
    </w:p>
    <w:p w14:paraId="09E53226" w14:textId="607B34DD" w:rsidR="002C579A" w:rsidRPr="00C15B05" w:rsidRDefault="00833B6C" w:rsidP="005024D6">
      <w:pPr>
        <w:rPr>
          <w:rFonts w:ascii="Times New Roman" w:hAnsi="Times New Roman" w:cs="Times New Roman"/>
        </w:rPr>
      </w:pPr>
      <w:r>
        <w:rPr>
          <w:rFonts w:ascii="Times New Roman" w:hAnsi="Times New Roman" w:cs="Times New Roman"/>
        </w:rPr>
        <w:t xml:space="preserve">Based on these results, it appears that </w:t>
      </w:r>
      <w:r w:rsidR="009559D9">
        <w:rPr>
          <w:rFonts w:ascii="Times New Roman" w:hAnsi="Times New Roman" w:cs="Times New Roman"/>
        </w:rPr>
        <w:t xml:space="preserve">global </w:t>
      </w:r>
      <w:r>
        <w:rPr>
          <w:rFonts w:ascii="Times New Roman" w:hAnsi="Times New Roman" w:cs="Times New Roman"/>
        </w:rPr>
        <w:t xml:space="preserve">climate has indeed influenced brain evolution in certain mammalian taxa. Amongst them, </w:t>
      </w:r>
      <w:r w:rsidR="00EE3313">
        <w:rPr>
          <w:rFonts w:ascii="Times New Roman" w:hAnsi="Times New Roman" w:cs="Times New Roman"/>
        </w:rPr>
        <w:t>Primate</w:t>
      </w:r>
      <w:r>
        <w:rPr>
          <w:rFonts w:ascii="Times New Roman" w:hAnsi="Times New Roman" w:cs="Times New Roman"/>
        </w:rPr>
        <w:t xml:space="preserve"> brain size has responded simultaneously to at least three </w:t>
      </w:r>
      <w:r w:rsidRPr="00C15B05">
        <w:rPr>
          <w:rFonts w:ascii="Times New Roman" w:hAnsi="Times New Roman" w:cs="Times New Roman"/>
        </w:rPr>
        <w:t>different aspects of climatic change: Trend, Variability, and Rate.</w:t>
      </w:r>
      <w:r w:rsidR="005158FB" w:rsidRPr="00C15B05">
        <w:rPr>
          <w:rFonts w:ascii="Times New Roman" w:hAnsi="Times New Roman" w:cs="Times New Roman"/>
        </w:rPr>
        <w:t xml:space="preserve"> While H</w:t>
      </w:r>
      <w:r w:rsidR="00CE25CB" w:rsidRPr="00C15B05">
        <w:rPr>
          <w:rFonts w:ascii="Times New Roman" w:hAnsi="Times New Roman" w:cs="Times New Roman"/>
        </w:rPr>
        <w:t xml:space="preserve">ominins have accelerated the </w:t>
      </w:r>
      <w:r w:rsidR="00EE3313" w:rsidRPr="00C15B05">
        <w:rPr>
          <w:rFonts w:ascii="Times New Roman" w:hAnsi="Times New Roman" w:cs="Times New Roman"/>
        </w:rPr>
        <w:t>Primate</w:t>
      </w:r>
      <w:r w:rsidR="00CE25CB" w:rsidRPr="00C15B05">
        <w:rPr>
          <w:rFonts w:ascii="Times New Roman" w:hAnsi="Times New Roman" w:cs="Times New Roman"/>
        </w:rPr>
        <w:t xml:space="preserve"> trend of increasing brain size in the last </w:t>
      </w:r>
      <w:r w:rsidR="004D2B42" w:rsidRPr="00C15B05">
        <w:rPr>
          <w:rFonts w:ascii="Times New Roman" w:hAnsi="Times New Roman" w:cs="Times New Roman"/>
        </w:rPr>
        <w:t>~</w:t>
      </w:r>
      <w:r w:rsidR="00CE25CB" w:rsidRPr="00C15B05">
        <w:rPr>
          <w:rFonts w:ascii="Times New Roman" w:hAnsi="Times New Roman" w:cs="Times New Roman"/>
        </w:rPr>
        <w:t xml:space="preserve">5-7My, </w:t>
      </w:r>
      <w:r w:rsidR="00C15B05" w:rsidRPr="00C15B05">
        <w:rPr>
          <w:rFonts w:ascii="Times New Roman" w:hAnsi="Times New Roman" w:cs="Times New Roman"/>
        </w:rPr>
        <w:t xml:space="preserve">this trend cannot be confidently related to global shifts </w:t>
      </w:r>
      <w:r w:rsidR="005158FB" w:rsidRPr="00C15B05">
        <w:rPr>
          <w:rFonts w:ascii="Times New Roman" w:hAnsi="Times New Roman" w:cs="Times New Roman"/>
        </w:rPr>
        <w:t>in</w:t>
      </w:r>
      <w:r w:rsidR="00CE25CB" w:rsidRPr="00C15B05">
        <w:rPr>
          <w:rFonts w:ascii="Times New Roman" w:hAnsi="Times New Roman" w:cs="Times New Roman"/>
        </w:rPr>
        <w:t xml:space="preserve"> temperature and/or aridity during this </w:t>
      </w:r>
      <w:r w:rsidR="004D2B42" w:rsidRPr="00C15B05">
        <w:rPr>
          <w:rFonts w:ascii="Times New Roman" w:hAnsi="Times New Roman" w:cs="Times New Roman"/>
        </w:rPr>
        <w:t>time period</w:t>
      </w:r>
      <w:r w:rsidR="00CE25CB" w:rsidRPr="00C15B05">
        <w:rPr>
          <w:rFonts w:ascii="Times New Roman" w:hAnsi="Times New Roman" w:cs="Times New Roman"/>
        </w:rPr>
        <w:t>. T</w:t>
      </w:r>
      <w:r w:rsidR="00E66E72" w:rsidRPr="00C15B05">
        <w:rPr>
          <w:rFonts w:ascii="Times New Roman" w:hAnsi="Times New Roman" w:cs="Times New Roman"/>
        </w:rPr>
        <w:t>hus, t</w:t>
      </w:r>
      <w:r w:rsidR="00CE25CB" w:rsidRPr="00C15B05">
        <w:rPr>
          <w:rFonts w:ascii="Times New Roman" w:hAnsi="Times New Roman" w:cs="Times New Roman"/>
        </w:rPr>
        <w:t xml:space="preserve">his </w:t>
      </w:r>
      <w:r w:rsidR="005158FB" w:rsidRPr="00C15B05">
        <w:rPr>
          <w:rFonts w:ascii="Times New Roman" w:hAnsi="Times New Roman" w:cs="Times New Roman"/>
        </w:rPr>
        <w:t xml:space="preserve">test of </w:t>
      </w:r>
      <w:r w:rsidR="007446B0" w:rsidRPr="00C15B05">
        <w:rPr>
          <w:rFonts w:ascii="Times New Roman" w:hAnsi="Times New Roman" w:cs="Times New Roman"/>
        </w:rPr>
        <w:t>alternate</w:t>
      </w:r>
      <w:r w:rsidR="005158FB" w:rsidRPr="00C15B05">
        <w:rPr>
          <w:rFonts w:ascii="Times New Roman" w:hAnsi="Times New Roman" w:cs="Times New Roman"/>
        </w:rPr>
        <w:t xml:space="preserve"> climatic hypotheses </w:t>
      </w:r>
      <w:r w:rsidR="004F536B" w:rsidRPr="00C15B05">
        <w:rPr>
          <w:rFonts w:ascii="Times New Roman" w:hAnsi="Times New Roman" w:cs="Times New Roman"/>
        </w:rPr>
        <w:t>does not</w:t>
      </w:r>
      <w:r w:rsidR="005158FB" w:rsidRPr="00C15B05">
        <w:rPr>
          <w:rFonts w:ascii="Times New Roman" w:hAnsi="Times New Roman" w:cs="Times New Roman"/>
        </w:rPr>
        <w:t xml:space="preserve"> support</w:t>
      </w:r>
      <w:r w:rsidR="00CE25CB" w:rsidRPr="00C15B05">
        <w:rPr>
          <w:rFonts w:ascii="Times New Roman" w:hAnsi="Times New Roman" w:cs="Times New Roman"/>
        </w:rPr>
        <w:t xml:space="preserve"> previously reported </w:t>
      </w:r>
      <w:r w:rsidR="009C1169" w:rsidRPr="00C15B05">
        <w:rPr>
          <w:rFonts w:ascii="Times New Roman" w:hAnsi="Times New Roman" w:cs="Times New Roman"/>
        </w:rPr>
        <w:t>relation</w:t>
      </w:r>
      <w:r w:rsidR="00B758BC" w:rsidRPr="00C15B05">
        <w:rPr>
          <w:rFonts w:ascii="Times New Roman" w:hAnsi="Times New Roman" w:cs="Times New Roman"/>
        </w:rPr>
        <w:t>ships between H</w:t>
      </w:r>
      <w:r w:rsidR="009C1169" w:rsidRPr="00C15B05">
        <w:rPr>
          <w:rFonts w:ascii="Times New Roman" w:hAnsi="Times New Roman" w:cs="Times New Roman"/>
        </w:rPr>
        <w:t xml:space="preserve">ominin </w:t>
      </w:r>
      <w:r w:rsidR="00B758BC" w:rsidRPr="00C15B05">
        <w:rPr>
          <w:rFonts w:ascii="Times New Roman" w:hAnsi="Times New Roman" w:cs="Times New Roman"/>
        </w:rPr>
        <w:t>brain size</w:t>
      </w:r>
      <w:r w:rsidR="009C1169" w:rsidRPr="00C15B05">
        <w:rPr>
          <w:rFonts w:ascii="Times New Roman" w:hAnsi="Times New Roman" w:cs="Times New Roman"/>
        </w:rPr>
        <w:t xml:space="preserve"> and </w:t>
      </w:r>
      <w:r w:rsidR="00B758BC" w:rsidRPr="00C15B05">
        <w:rPr>
          <w:rFonts w:ascii="Times New Roman" w:hAnsi="Times New Roman" w:cs="Times New Roman"/>
        </w:rPr>
        <w:t>climate</w:t>
      </w:r>
      <w:r w:rsidR="00CE25CB" w:rsidRPr="00C15B05">
        <w:rPr>
          <w:rFonts w:ascii="Times New Roman" w:hAnsi="Times New Roman" w:cs="Times New Roman"/>
        </w:rPr>
        <w:t xml:space="preserve">. </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1DD68C4E" w14:textId="1B1283BF" w:rsidR="007E4610" w:rsidRPr="000A2414" w:rsidRDefault="007E4610" w:rsidP="000A2414">
      <w:pPr>
        <w:rPr>
          <w:rFonts w:ascii="Times New Roman" w:hAnsi="Times New Roman" w:cs="Times New Roman"/>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t>References</w:t>
      </w:r>
    </w:p>
    <w:p w14:paraId="61C2CA35" w14:textId="77777777" w:rsidR="00245AD0" w:rsidRPr="00862889" w:rsidRDefault="00245AD0" w:rsidP="00B3579C">
      <w:pPr>
        <w:rPr>
          <w:rFonts w:ascii="Times New Roman" w:hAnsi="Times New Roman" w:cs="Times New Roman"/>
        </w:rPr>
      </w:pPr>
    </w:p>
    <w:p w14:paraId="6F8DEDA9" w14:textId="77777777" w:rsidR="006E3C20"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6E3C20">
        <w:rPr>
          <w:rFonts w:ascii="Times New Roman" w:hAnsi="Times New Roman" w:cs="Times New Roman"/>
        </w:rPr>
        <w:t>Aiello, L.C., Wood, B.A., 1994. Cranial variables as predictors of hominine body mass. American journal of physical anthropology. 95, 409–426.</w:t>
      </w:r>
    </w:p>
    <w:p w14:paraId="32E354EC"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563DA43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15D0F06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0BA44C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Behrensmeyer, A.K., 2006. ATMOSPHERE: Climate Change and Human Evolution. Science. 311, 476–478.</w:t>
      </w:r>
    </w:p>
    <w:p w14:paraId="3913FE3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4F0C1B9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Bobe, R., Behrensmeyer, A.K., Chapman, R.E., 2002. Faunal change, environmental variability and late Pliocene hominin evolution. Journal of Human Evolution. 42, 475–497.</w:t>
      </w:r>
    </w:p>
    <w:p w14:paraId="1E8B054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565699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53482D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1304B2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3651FF2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02B5493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7FC68D9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deMenocal, P.B., 2004. African climate change and faunal evolution during the Pliocene–Pleistocene. Earth and Planetary Science Letters. 220, 3–24.</w:t>
      </w:r>
    </w:p>
    <w:p w14:paraId="7F33703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Domínguez-Rodrigo, M., 2014. Is the “Savanna Hypothesis” a Dead Concept for Explaining the Emergence of the Earliest Hominins? Current Anthropology. 55, 59–81.</w:t>
      </w:r>
    </w:p>
    <w:p w14:paraId="7364D6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7E973AE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0ABBE89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Elliott, M., Kurki, H., Weston, D.A., Collard, M., 2014. Estimating fossil hominin body mass from cranial variables: An assessment using CT data from modern humans of known body mass. American journal of physical anthropology. 154, 201–214.</w:t>
      </w:r>
    </w:p>
    <w:p w14:paraId="65D7C57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21C079A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2009. Brain-size evolution and sociality in Carnivora. PNAS. 106, 9345–9349.</w:t>
      </w:r>
    </w:p>
    <w:p w14:paraId="700786F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6BD2356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7A58AC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36E562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18FEF4D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08041A9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207C48E7"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5B05950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003399A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569A0FD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6F5E1D6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089A8AB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2BC7DB2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Brierley, C.M., Milner, A.M., Shultz, S., Trauth, M.H., Wilson, K.E., 2014. Quaternary Science Reviews. Quaternary Science Reviews. 101, 1–17.</w:t>
      </w:r>
    </w:p>
    <w:p w14:paraId="2D2F571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Christensen, B., 2007. Tectonics, orbital forcing, global climate change, and human evolution in Africa: introduction to the African paleoclimate special volume. Journal of Human Evolution. 53, 443–464.</w:t>
      </w:r>
    </w:p>
    <w:p w14:paraId="0C2DB5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Shultz, S., Trauth, M.H., 2015. A synthesis of the theories and concepts of early human evolution. Philosophical Transactions of the Royal Society B: Biological Sciences. 370.</w:t>
      </w:r>
    </w:p>
    <w:p w14:paraId="508F173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1C797C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7BA85D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050BB54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2D356F1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75F344C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Variability selection in hominid evolution. Evolutionary Anthropology: Issues, News, and Reviews. 7, 81–96.</w:t>
      </w:r>
    </w:p>
    <w:p w14:paraId="10A18EE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Environmental hypotheses of hominin evolution. American journal of physical anthropology. Suppl 27, 93–136.</w:t>
      </w:r>
    </w:p>
    <w:p w14:paraId="20F533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2012. Environmental and Behavioral Evidence Pertaining to the Evolution of Early Homo. Current Anthropology. 53, S299–S317.</w:t>
      </w:r>
    </w:p>
    <w:p w14:paraId="79B922B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2013. Hominin evolution in settings of strong environmental variability. Quaternary Science Reviews. 73, 1–13.</w:t>
      </w:r>
    </w:p>
    <w:p w14:paraId="4E75600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07F1EA8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66BDF0F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1FD1091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3157AD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2010. Encephalization is not a universal macroevolutionary phenomenon in mammals but is associated with sociality. PNAS. 107, 21582–21586.</w:t>
      </w:r>
    </w:p>
    <w:p w14:paraId="0B9E329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4F068EA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499AD24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5381466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Smaers, J.B., Soligo, C., 2013. Brain reorganization, not relative brain size, primarily characterizes anthropoid brain evolution. Proceedings of the Royal Society B: Biological Sciences. 280, 20130269–20130269.</w:t>
      </w:r>
    </w:p>
    <w:p w14:paraId="2175E29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42835F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44FA43F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500F407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7427E85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3A0A5CA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Junginger, A., Lesoloyia, M., Odada, E.O., Olago, D.O., Olaka, L.A., Strecker, M.R., Tiedemann, R., 2010. Human evolution in a variable environment: the amplifier lakes of Eastern Africa. Quaternary Science Reviews. 29, 2981–2988.</w:t>
      </w:r>
    </w:p>
    <w:p w14:paraId="3A90575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Strecker, M.R., Bergner, A.G.N., Dühnforth, M., 2007. High- and low-latitude forcing of Plio-Pleistocene East African climate and human evolution. Journal of Human Evolution. 53, 475–486.</w:t>
      </w:r>
    </w:p>
    <w:p w14:paraId="4E73900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1993. Turnover-pulses, the Red Queen, and related topics. American Journal of Science. 293, 418–452.</w:t>
      </w:r>
    </w:p>
    <w:p w14:paraId="426A2EB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1995. The fossil record of African antelopes (Mammalia, Bovidae) in relation to human evolution and paleoclimate.</w:t>
      </w:r>
    </w:p>
    <w:p w14:paraId="7E8E32A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1996. Climate, heterochrony, and human evolution. Journal of Anthropological Research. 52, 1–28.</w:t>
      </w:r>
    </w:p>
    <w:p w14:paraId="303B637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Vaisnys, J.R., Gatesy, J.E., Desalle, R., Wei, K.-Y., 1994. Analysis of paedomorphosis using allometric characters: the example of Reduncini antelopes (Bovidae, Mammalia). Systematic Biology. 43, 92–116.</w:t>
      </w:r>
    </w:p>
    <w:p w14:paraId="71641B8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5A7537AF" w:rsidR="009338F8" w:rsidRPr="00862889"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a:srcRect b="7272"/>
                    <a:stretch/>
                  </pic:blipFill>
                  <pic:spPr bwMode="auto">
                    <a:xfrm>
                      <a:off x="0" y="0"/>
                      <a:ext cx="3642190" cy="3812006"/>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r w:rsidRPr="00862889">
        <w:rPr>
          <w:rFonts w:ascii="Times New Roman" w:hAnsi="Times New Roman" w:cs="Times New Roman"/>
          <w:sz w:val="22"/>
          <w:szCs w:val="22"/>
        </w:rPr>
        <w:t>environmental variability.</w:t>
      </w:r>
    </w:p>
    <w:p w14:paraId="079C6F17" w14:textId="4FD3D32A" w:rsidR="003C07C6" w:rsidRDefault="009D29CC">
      <w:pPr>
        <w:rPr>
          <w:rFonts w:ascii="Times New Roman" w:hAnsi="Times New Roman" w:cs="Times New Roman"/>
          <w:sz w:val="22"/>
          <w:szCs w:val="22"/>
        </w:rPr>
      </w:pPr>
      <w:r>
        <w:rPr>
          <w:rFonts w:ascii="Times New Roman" w:hAnsi="Times New Roman" w:cs="Times New Roman"/>
          <w:sz w:val="22"/>
          <w:szCs w:val="22"/>
        </w:rPr>
        <w:t>**This is a greatly simplified version of what is probably going on, but is it still helpful?</w:t>
      </w:r>
      <w:r w:rsidR="003C07C6">
        <w:rPr>
          <w:rFonts w:ascii="Times New Roman" w:hAnsi="Times New Roman" w:cs="Times New Roman"/>
          <w:sz w:val="22"/>
          <w:szCs w:val="22"/>
        </w:rPr>
        <w:br w:type="page"/>
      </w:r>
    </w:p>
    <w:p w14:paraId="22DC2DA9" w14:textId="47AAE03D" w:rsidR="006B0F5B" w:rsidRDefault="00932C47">
      <w:pPr>
        <w:rPr>
          <w:rFonts w:ascii="Times New Roman" w:hAnsi="Times New Roman" w:cs="Times New Roman"/>
          <w:sz w:val="22"/>
          <w:szCs w:val="22"/>
        </w:rPr>
      </w:pPr>
      <w:r>
        <w:rPr>
          <w:rFonts w:ascii="Times New Roman" w:hAnsi="Times New Roman" w:cs="Times New Roman"/>
          <w:b/>
          <w:noProof/>
          <w:sz w:val="22"/>
          <w:szCs w:val="22"/>
        </w:rPr>
        <w:drawing>
          <wp:inline distT="0" distB="0" distL="0" distR="0" wp14:anchorId="48552D54" wp14:editId="6E229A8D">
            <wp:extent cx="5517515" cy="4509770"/>
            <wp:effectExtent l="0" t="0" r="0" b="11430"/>
            <wp:docPr id="13" name="Picture 13" descr="Macintosh HD:Users:schilder:Desktop:plot_zoom_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hilder:Desktop:plot_zoom_pn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7515" cy="4509770"/>
                    </a:xfrm>
                    <a:prstGeom prst="rect">
                      <a:avLst/>
                    </a:prstGeom>
                    <a:noFill/>
                    <a:ln>
                      <a:noFill/>
                    </a:ln>
                  </pic:spPr>
                </pic:pic>
              </a:graphicData>
            </a:graphic>
          </wp:inline>
        </w:drawing>
      </w:r>
      <w:r>
        <w:rPr>
          <w:rFonts w:ascii="Times New Roman" w:hAnsi="Times New Roman" w:cs="Times New Roman"/>
          <w:b/>
          <w:sz w:val="22"/>
          <w:szCs w:val="22"/>
        </w:rPr>
        <w:t>Fi</w:t>
      </w:r>
      <w:r w:rsidR="006B0F5B" w:rsidRPr="0078275D">
        <w:rPr>
          <w:rFonts w:ascii="Times New Roman" w:hAnsi="Times New Roman" w:cs="Times New Roman"/>
          <w:b/>
          <w:sz w:val="22"/>
          <w:szCs w:val="22"/>
        </w:rPr>
        <w:t>gure X</w:t>
      </w:r>
      <w:r w:rsidR="006B0F5B">
        <w:rPr>
          <w:rFonts w:ascii="Times New Roman" w:hAnsi="Times New Roman" w:cs="Times New Roman"/>
          <w:sz w:val="22"/>
          <w:szCs w:val="22"/>
        </w:rPr>
        <w:t xml:space="preserve">. </w:t>
      </w:r>
      <w:r w:rsidR="0078275D">
        <w:rPr>
          <w:rFonts w:ascii="Times New Roman" w:hAnsi="Times New Roman" w:cs="Times New Roman"/>
          <w:sz w:val="22"/>
          <w:szCs w:val="22"/>
        </w:rPr>
        <w:t>Demonstration of the effect of detrending time series data (in this case the oxygen isotope record and mammalian CC over the last 65My)</w:t>
      </w:r>
      <w:r>
        <w:rPr>
          <w:rFonts w:ascii="Times New Roman" w:hAnsi="Times New Roman" w:cs="Times New Roman"/>
          <w:sz w:val="22"/>
          <w:szCs w:val="22"/>
        </w:rPr>
        <w:t xml:space="preserve"> by </w:t>
      </w:r>
      <w:r w:rsidR="00C61642">
        <w:rPr>
          <w:rFonts w:ascii="Times New Roman" w:hAnsi="Times New Roman" w:cs="Times New Roman"/>
          <w:sz w:val="22"/>
          <w:szCs w:val="22"/>
        </w:rPr>
        <w:t>calculating</w:t>
      </w:r>
      <w:r>
        <w:rPr>
          <w:rFonts w:ascii="Times New Roman" w:hAnsi="Times New Roman" w:cs="Times New Roman"/>
          <w:sz w:val="22"/>
          <w:szCs w:val="22"/>
        </w:rPr>
        <w:t xml:space="preserve"> the first difference between temporally adjacent data points.</w:t>
      </w:r>
    </w:p>
    <w:p w14:paraId="3061DFE0" w14:textId="77777777" w:rsidR="006B0F5B" w:rsidRDefault="006B0F5B">
      <w:pPr>
        <w:rPr>
          <w:rFonts w:ascii="Times New Roman" w:hAnsi="Times New Roman" w:cs="Times New Roman"/>
          <w:sz w:val="22"/>
          <w:szCs w:val="22"/>
        </w:rPr>
      </w:pPr>
    </w:p>
    <w:p w14:paraId="7CB00353" w14:textId="77777777" w:rsidR="00D26326" w:rsidRDefault="00D26326" w:rsidP="00E95B48">
      <w:pPr>
        <w:rPr>
          <w:rFonts w:ascii="Times New Roman" w:hAnsi="Times New Roman" w:cs="Times New Roman"/>
          <w:sz w:val="22"/>
          <w:szCs w:val="22"/>
        </w:rPr>
      </w:pPr>
    </w:p>
    <w:p w14:paraId="175E7ED4" w14:textId="3319DEF6" w:rsidR="003C07C6" w:rsidRDefault="003C07C6" w:rsidP="00E95B48">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2EA19C55" wp14:editId="5675ADC5">
            <wp:extent cx="3534475" cy="2698281"/>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5516" cy="2699076"/>
                    </a:xfrm>
                    <a:prstGeom prst="rect">
                      <a:avLst/>
                    </a:prstGeom>
                    <a:noFill/>
                    <a:ln>
                      <a:noFill/>
                    </a:ln>
                  </pic:spPr>
                </pic:pic>
              </a:graphicData>
            </a:graphic>
          </wp:inline>
        </w:drawing>
      </w:r>
    </w:p>
    <w:p w14:paraId="0C1AA4C1" w14:textId="77777777" w:rsidR="00D42FDA" w:rsidRDefault="00D42FDA" w:rsidP="00E95B48">
      <w:pPr>
        <w:rPr>
          <w:rFonts w:ascii="Times New Roman" w:hAnsi="Times New Roman" w:cs="Times New Roman"/>
          <w:b/>
        </w:rPr>
      </w:pPr>
    </w:p>
    <w:p w14:paraId="4BEA1F4D" w14:textId="4668E007" w:rsidR="003C07C6" w:rsidRDefault="003C07C6" w:rsidP="00E95B48">
      <w:pPr>
        <w:rPr>
          <w:rFonts w:ascii="Times New Roman" w:hAnsi="Times New Roman" w:cs="Times New Roman"/>
        </w:rPr>
      </w:pPr>
      <w:r w:rsidRPr="00B40094">
        <w:rPr>
          <w:rFonts w:ascii="Times New Roman" w:hAnsi="Times New Roman" w:cs="Times New Roman"/>
          <w:b/>
        </w:rPr>
        <w:t>Figure X</w:t>
      </w:r>
      <w:r>
        <w:rPr>
          <w:rFonts w:ascii="Times New Roman" w:hAnsi="Times New Roman" w:cs="Times New Roman"/>
        </w:rPr>
        <w:t xml:space="preserve">. Example of how </w:t>
      </w:r>
      <w:r w:rsidR="00B40094">
        <w:rPr>
          <w:rFonts w:ascii="Times New Roman" w:hAnsi="Times New Roman" w:cs="Times New Roman"/>
        </w:rPr>
        <w:t>measures of the oxygen isotope curve were collected from the time intervals (of 1My, 400Ky, or 200Ky) preceding the date associated with a specimen (either fossil or ancestral).</w:t>
      </w:r>
    </w:p>
    <w:p w14:paraId="4067373F" w14:textId="522BEE90" w:rsidR="00B40094" w:rsidRPr="003C07C6" w:rsidRDefault="00B40094" w:rsidP="00E95B48">
      <w:pPr>
        <w:rPr>
          <w:rFonts w:ascii="Times New Roman" w:hAnsi="Times New Roman" w:cs="Times New Roman"/>
        </w:rPr>
      </w:pPr>
      <w:r>
        <w:rPr>
          <w:rFonts w:ascii="Times New Roman" w:hAnsi="Times New Roman" w:cs="Times New Roman"/>
        </w:rPr>
        <w:t>** Add O18 curve label. Change MYA=</w:t>
      </w:r>
      <w:r w:rsidR="00E415B1">
        <w:rPr>
          <w:rFonts w:ascii="Times New Roman" w:hAnsi="Times New Roman" w:cs="Times New Roman"/>
        </w:rPr>
        <w:t>&gt;</w:t>
      </w:r>
      <w:r w:rsidR="00BD2314">
        <w:rPr>
          <w:rFonts w:ascii="Times New Roman" w:hAnsi="Times New Roman" w:cs="Times New Roman"/>
        </w:rPr>
        <w:t>Ma</w:t>
      </w:r>
      <w:r>
        <w:rPr>
          <w:rFonts w:ascii="Times New Roman" w:hAnsi="Times New Roman" w:cs="Times New Roman"/>
        </w:rPr>
        <w:t>, adjust labels, specify interval length in diagram.</w:t>
      </w:r>
    </w:p>
    <w:p w14:paraId="6FBFA47C" w14:textId="77777777" w:rsidR="003C07C6" w:rsidRDefault="003C07C6" w:rsidP="00E95B48">
      <w:pPr>
        <w:rPr>
          <w:rFonts w:ascii="Times New Roman" w:hAnsi="Times New Roman" w:cs="Times New Roman"/>
          <w:sz w:val="22"/>
          <w:szCs w:val="22"/>
        </w:rPr>
      </w:pPr>
    </w:p>
    <w:p w14:paraId="26162F3F" w14:textId="77777777" w:rsidR="003C07C6" w:rsidRDefault="003C07C6" w:rsidP="00E95B48">
      <w:pPr>
        <w:rPr>
          <w:rFonts w:ascii="Times New Roman" w:hAnsi="Times New Roman" w:cs="Times New Roman"/>
          <w:sz w:val="22"/>
          <w:szCs w:val="22"/>
        </w:rPr>
      </w:pPr>
    </w:p>
    <w:p w14:paraId="69A2E89D" w14:textId="77777777" w:rsidR="00B40094" w:rsidRDefault="003C07C6">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0FC9A6E6" wp14:editId="1967EE1B">
            <wp:extent cx="3730075" cy="3306951"/>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2373" cy="3308988"/>
                    </a:xfrm>
                    <a:prstGeom prst="rect">
                      <a:avLst/>
                    </a:prstGeom>
                    <a:noFill/>
                    <a:ln>
                      <a:noFill/>
                    </a:ln>
                  </pic:spPr>
                </pic:pic>
              </a:graphicData>
            </a:graphic>
          </wp:inline>
        </w:drawing>
      </w:r>
    </w:p>
    <w:p w14:paraId="1370B94A" w14:textId="77777777" w:rsidR="00AE0A55" w:rsidRDefault="00B40094">
      <w:pPr>
        <w:rPr>
          <w:rFonts w:ascii="Times New Roman" w:hAnsi="Times New Roman" w:cs="Times New Roman"/>
        </w:rPr>
      </w:pPr>
      <w:r w:rsidRPr="00B40094">
        <w:rPr>
          <w:rFonts w:ascii="Times New Roman" w:hAnsi="Times New Roman" w:cs="Times New Roman"/>
          <w:b/>
        </w:rPr>
        <w:t>Table X</w:t>
      </w:r>
      <w:r w:rsidRPr="00B40094">
        <w:rPr>
          <w:rFonts w:ascii="Times New Roman" w:hAnsi="Times New Roman" w:cs="Times New Roman"/>
        </w:rPr>
        <w:t>. Cartoon illustration of examples of low vs. high trend, variability and rate.</w:t>
      </w:r>
    </w:p>
    <w:p w14:paraId="1AEE5C27" w14:textId="4551FEFD" w:rsidR="00C623A8" w:rsidRDefault="00C623A8">
      <w:pPr>
        <w:rPr>
          <w:rFonts w:ascii="Times New Roman" w:hAnsi="Times New Roman" w:cs="Times New Roman"/>
        </w:rPr>
      </w:pPr>
      <w:r>
        <w:rPr>
          <w:rFonts w:ascii="Times New Roman" w:hAnsi="Times New Roman" w:cs="Times New Roman"/>
        </w:rPr>
        <w:t>**Change Variability to have higher amplitude in High.</w:t>
      </w:r>
    </w:p>
    <w:p w14:paraId="00831F0F" w14:textId="4245A1EC" w:rsidR="00AE0A55" w:rsidRDefault="002215F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423B44F8" wp14:editId="62364651">
            <wp:extent cx="5807710" cy="3401878"/>
            <wp:effectExtent l="0" t="0" r="8890" b="1905"/>
            <wp:docPr id="31" name="Picture 31" descr="Macintosh HD:Users:schilder:Desktop:Screen Shot 2015-08-03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childer:Desktop:Screen Shot 2015-08-03 at 6.20.55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86"/>
                    <a:stretch/>
                  </pic:blipFill>
                  <pic:spPr bwMode="auto">
                    <a:xfrm>
                      <a:off x="0" y="0"/>
                      <a:ext cx="5807991" cy="3402043"/>
                    </a:xfrm>
                    <a:prstGeom prst="rect">
                      <a:avLst/>
                    </a:prstGeom>
                    <a:noFill/>
                    <a:ln>
                      <a:noFill/>
                    </a:ln>
                    <a:extLst>
                      <a:ext uri="{53640926-AAD7-44d8-BBD7-CCE9431645EC}">
                        <a14:shadowObscured xmlns:a14="http://schemas.microsoft.com/office/drawing/2010/main"/>
                      </a:ext>
                    </a:extLst>
                  </pic:spPr>
                </pic:pic>
              </a:graphicData>
            </a:graphic>
          </wp:inline>
        </w:drawing>
      </w:r>
    </w:p>
    <w:p w14:paraId="414B3DDE" w14:textId="77777777" w:rsidR="00AE0A55"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D53C8F">
        <w:rPr>
          <w:rFonts w:ascii="Times New Roman" w:hAnsi="Times New Roman" w:cs="Times New Roman"/>
          <w:b/>
          <w:color w:val="000000"/>
        </w:rPr>
        <w:t>Figure X</w:t>
      </w:r>
      <w:r w:rsidRPr="00D53C8F">
        <w:rPr>
          <w:rFonts w:ascii="Times New Roman" w:hAnsi="Times New Roman" w:cs="Times New Roman"/>
          <w:color w:val="000000"/>
        </w:rPr>
        <w:t xml:space="preserve">. Climatic measures </w:t>
      </w:r>
      <w:r>
        <w:rPr>
          <w:rFonts w:ascii="Times New Roman" w:hAnsi="Times New Roman" w:cs="Times New Roman"/>
          <w:color w:val="000000"/>
        </w:rPr>
        <w:t xml:space="preserve">of the oxygen isotope record </w:t>
      </w:r>
      <w:r w:rsidRPr="00D53C8F">
        <w:rPr>
          <w:rFonts w:ascii="Times New Roman" w:hAnsi="Times New Roman" w:cs="Times New Roman"/>
          <w:color w:val="000000"/>
        </w:rPr>
        <w:t>over the last 65 My.</w:t>
      </w:r>
      <w:r>
        <w:rPr>
          <w:rFonts w:ascii="Times New Roman" w:hAnsi="Times New Roman" w:cs="Times New Roman"/>
          <w:color w:val="000000"/>
        </w:rPr>
        <w:t xml:space="preserve"> Blue line=mean, red line=sd, green line=slope.</w:t>
      </w:r>
    </w:p>
    <w:p w14:paraId="7E91490F" w14:textId="6E28B70D" w:rsidR="00AE0A55" w:rsidRPr="00D53C8F"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53C8F">
        <w:rPr>
          <w:rFonts w:ascii="Times New Roman" w:hAnsi="Times New Roman" w:cs="Times New Roman"/>
          <w:color w:val="000000"/>
        </w:rPr>
        <w:t xml:space="preserve"> </w:t>
      </w:r>
      <w:r w:rsidR="00FE3DE0">
        <w:rPr>
          <w:rFonts w:ascii="Times New Roman" w:hAnsi="Times New Roman" w:cs="Times New Roman"/>
          <w:color w:val="000000"/>
        </w:rPr>
        <w:t>**Will improve this figure if</w:t>
      </w:r>
      <w:r>
        <w:rPr>
          <w:rFonts w:ascii="Times New Roman" w:hAnsi="Times New Roman" w:cs="Times New Roman"/>
          <w:color w:val="000000"/>
        </w:rPr>
        <w:t xml:space="preserve"> we decide to keep it.</w:t>
      </w:r>
    </w:p>
    <w:p w14:paraId="028B4D07" w14:textId="66811157" w:rsidR="003C07C6" w:rsidRPr="00B40094" w:rsidRDefault="003C07C6">
      <w:pPr>
        <w:rPr>
          <w:rFonts w:ascii="Times New Roman" w:hAnsi="Times New Roman" w:cs="Times New Roman"/>
        </w:rPr>
      </w:pPr>
      <w:r w:rsidRPr="00B40094">
        <w:rPr>
          <w:rFonts w:ascii="Times New Roman" w:hAnsi="Times New Roman" w:cs="Times New Roman"/>
        </w:rPr>
        <w:br w:type="page"/>
      </w:r>
    </w:p>
    <w:p w14:paraId="53B661D1" w14:textId="0B99CC7A" w:rsidR="00B07CC5" w:rsidRDefault="00FE12FB"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0F8AC14" wp14:editId="31B5011A">
            <wp:extent cx="5486400" cy="3215640"/>
            <wp:effectExtent l="0" t="0" r="0" b="10160"/>
            <wp:docPr id="29" name="Picture 29" descr="Macintosh HD:Users:schilder:Desktop:Screen Shot 2015-08-03 at 5.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hilder:Desktop:Screen Shot 2015-08-03 at 5.30.5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13146C46" w14:textId="331723C5" w:rsidR="00B07CC5" w:rsidRDefault="00B07CC5" w:rsidP="00E95B48">
      <w:pPr>
        <w:rPr>
          <w:rFonts w:ascii="Times New Roman" w:hAnsi="Times New Roman" w:cs="Times New Roman"/>
          <w:sz w:val="22"/>
          <w:szCs w:val="22"/>
        </w:rPr>
      </w:pPr>
      <w:r w:rsidRPr="00B07CC5">
        <w:rPr>
          <w:rFonts w:ascii="Times New Roman" w:hAnsi="Times New Roman" w:cs="Times New Roman"/>
          <w:b/>
          <w:sz w:val="22"/>
          <w:szCs w:val="22"/>
        </w:rPr>
        <w:t>Figure X</w:t>
      </w:r>
      <w:r>
        <w:rPr>
          <w:rFonts w:ascii="Times New Roman" w:hAnsi="Times New Roman" w:cs="Times New Roman"/>
          <w:sz w:val="22"/>
          <w:szCs w:val="22"/>
        </w:rPr>
        <w:t xml:space="preserve">. Fossils CC over the last 65 </w:t>
      </w:r>
      <w:r w:rsidR="00D07500">
        <w:rPr>
          <w:rFonts w:ascii="Times New Roman" w:hAnsi="Times New Roman" w:cs="Times New Roman"/>
          <w:sz w:val="22"/>
          <w:szCs w:val="22"/>
        </w:rPr>
        <w:t>Ma</w:t>
      </w:r>
      <w:r>
        <w:rPr>
          <w:rFonts w:ascii="Times New Roman" w:hAnsi="Times New Roman" w:cs="Times New Roman"/>
          <w:sz w:val="22"/>
          <w:szCs w:val="22"/>
        </w:rPr>
        <w:t xml:space="preserve">. </w:t>
      </w:r>
    </w:p>
    <w:p w14:paraId="364926B6" w14:textId="35051B21" w:rsidR="00D26326" w:rsidRDefault="0083096A" w:rsidP="00E95B48">
      <w:pPr>
        <w:rPr>
          <w:rFonts w:ascii="Times New Roman" w:hAnsi="Times New Roman" w:cs="Times New Roman"/>
          <w:sz w:val="22"/>
          <w:szCs w:val="22"/>
        </w:rPr>
      </w:pPr>
      <w:r>
        <w:rPr>
          <w:rFonts w:ascii="Times New Roman" w:hAnsi="Times New Roman" w:cs="Times New Roman"/>
          <w:sz w:val="22"/>
          <w:szCs w:val="22"/>
        </w:rPr>
        <w:t>** Add label for O18 line. Move</w:t>
      </w:r>
      <w:r w:rsidR="00D26326">
        <w:rPr>
          <w:rFonts w:ascii="Times New Roman" w:hAnsi="Times New Roman" w:cs="Times New Roman"/>
          <w:sz w:val="22"/>
          <w:szCs w:val="22"/>
        </w:rPr>
        <w:t xml:space="preserve"> ylab over.</w:t>
      </w:r>
    </w:p>
    <w:p w14:paraId="6772DC46" w14:textId="77777777" w:rsidR="009862E3" w:rsidRDefault="009862E3" w:rsidP="00E95B48">
      <w:pPr>
        <w:rPr>
          <w:rFonts w:ascii="Times New Roman" w:hAnsi="Times New Roman" w:cs="Times New Roman"/>
          <w:sz w:val="22"/>
          <w:szCs w:val="22"/>
        </w:rPr>
      </w:pPr>
    </w:p>
    <w:p w14:paraId="3798B29E" w14:textId="77777777" w:rsidR="009862E3" w:rsidRDefault="009862E3" w:rsidP="00E95B48">
      <w:pPr>
        <w:rPr>
          <w:rFonts w:ascii="Times New Roman" w:hAnsi="Times New Roman" w:cs="Times New Roman"/>
          <w:sz w:val="22"/>
          <w:szCs w:val="22"/>
        </w:rPr>
      </w:pPr>
    </w:p>
    <w:p w14:paraId="78091762" w14:textId="45647563" w:rsidR="009862E3" w:rsidRDefault="001279B6"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05206A" wp14:editId="3A804B4C">
            <wp:extent cx="5868415" cy="3448373"/>
            <wp:effectExtent l="0" t="0" r="0" b="6350"/>
            <wp:docPr id="24" name="Picture 24" descr="Macintosh HD:Users:schilder:Desktop:Screen Shot 2015-08-03 at 4.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hilder:Desktop:Screen Shot 2015-08-03 at 4.43.5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8415" cy="3448373"/>
                    </a:xfrm>
                    <a:prstGeom prst="rect">
                      <a:avLst/>
                    </a:prstGeom>
                    <a:noFill/>
                    <a:ln>
                      <a:noFill/>
                    </a:ln>
                  </pic:spPr>
                </pic:pic>
              </a:graphicData>
            </a:graphic>
          </wp:inline>
        </w:drawing>
      </w:r>
    </w:p>
    <w:p w14:paraId="3727335B" w14:textId="66D56782" w:rsidR="009862E3" w:rsidRDefault="009862E3" w:rsidP="00E95B48">
      <w:pPr>
        <w:rPr>
          <w:rFonts w:ascii="Times New Roman" w:hAnsi="Times New Roman" w:cs="Times New Roman"/>
          <w:sz w:val="22"/>
          <w:szCs w:val="22"/>
        </w:rPr>
      </w:pPr>
      <w:r w:rsidRPr="009862E3">
        <w:rPr>
          <w:rFonts w:ascii="Times New Roman" w:hAnsi="Times New Roman" w:cs="Times New Roman"/>
          <w:b/>
          <w:sz w:val="22"/>
          <w:szCs w:val="22"/>
        </w:rPr>
        <w:t>Figure X</w:t>
      </w:r>
      <w:r>
        <w:rPr>
          <w:rFonts w:ascii="Times New Roman" w:hAnsi="Times New Roman" w:cs="Times New Roman"/>
          <w:sz w:val="22"/>
          <w:szCs w:val="22"/>
        </w:rPr>
        <w:t xml:space="preserve">. Alternative way of showing fossil CC over time; </w:t>
      </w:r>
      <w:r w:rsidR="001A7BEE">
        <w:rPr>
          <w:rFonts w:ascii="Times New Roman" w:hAnsi="Times New Roman" w:cs="Times New Roman"/>
          <w:sz w:val="22"/>
          <w:szCs w:val="22"/>
        </w:rPr>
        <w:t>split into respective</w:t>
      </w:r>
      <w:r>
        <w:rPr>
          <w:rFonts w:ascii="Times New Roman" w:hAnsi="Times New Roman" w:cs="Times New Roman"/>
          <w:sz w:val="22"/>
          <w:szCs w:val="22"/>
        </w:rPr>
        <w:t xml:space="preserve"> </w:t>
      </w:r>
      <w:r w:rsidR="001A7BEE">
        <w:rPr>
          <w:rFonts w:ascii="Times New Roman" w:hAnsi="Times New Roman" w:cs="Times New Roman"/>
          <w:sz w:val="22"/>
          <w:szCs w:val="22"/>
        </w:rPr>
        <w:t xml:space="preserve">taxonomic </w:t>
      </w:r>
      <w:r>
        <w:rPr>
          <w:rFonts w:ascii="Times New Roman" w:hAnsi="Times New Roman" w:cs="Times New Roman"/>
          <w:sz w:val="22"/>
          <w:szCs w:val="22"/>
        </w:rPr>
        <w:t>order</w:t>
      </w:r>
      <w:r w:rsidR="001A7BEE">
        <w:rPr>
          <w:rFonts w:ascii="Times New Roman" w:hAnsi="Times New Roman" w:cs="Times New Roman"/>
          <w:sz w:val="22"/>
          <w:szCs w:val="22"/>
        </w:rPr>
        <w:t>s</w:t>
      </w:r>
      <w:r>
        <w:rPr>
          <w:rFonts w:ascii="Times New Roman" w:hAnsi="Times New Roman" w:cs="Times New Roman"/>
          <w:sz w:val="22"/>
          <w:szCs w:val="22"/>
        </w:rPr>
        <w:t>.</w:t>
      </w:r>
    </w:p>
    <w:p w14:paraId="1E77431F" w14:textId="6056ADF0" w:rsidR="00265B0C" w:rsidRDefault="00265B0C" w:rsidP="00E95B48">
      <w:pPr>
        <w:rPr>
          <w:rFonts w:ascii="Times New Roman" w:hAnsi="Times New Roman" w:cs="Times New Roman"/>
          <w:sz w:val="22"/>
          <w:szCs w:val="22"/>
        </w:rPr>
      </w:pPr>
      <w:r>
        <w:rPr>
          <w:rFonts w:ascii="Times New Roman" w:hAnsi="Times New Roman" w:cs="Times New Roman"/>
          <w:sz w:val="22"/>
          <w:szCs w:val="22"/>
        </w:rPr>
        <w:t>**Adjust axis labels and title.</w:t>
      </w:r>
    </w:p>
    <w:p w14:paraId="2F5EF167" w14:textId="77777777" w:rsidR="00D26326" w:rsidRDefault="00D26326" w:rsidP="00E95B48">
      <w:pPr>
        <w:rPr>
          <w:rFonts w:ascii="Times New Roman" w:hAnsi="Times New Roman" w:cs="Times New Roman"/>
          <w:sz w:val="22"/>
          <w:szCs w:val="22"/>
        </w:rPr>
      </w:pPr>
    </w:p>
    <w:p w14:paraId="16D36851" w14:textId="77777777" w:rsidR="00B07CC5" w:rsidRPr="00862889" w:rsidRDefault="00B07CC5" w:rsidP="00E95B48">
      <w:pPr>
        <w:rPr>
          <w:rFonts w:ascii="Times New Roman" w:hAnsi="Times New Roman" w:cs="Times New Roman"/>
          <w:sz w:val="22"/>
          <w:szCs w:val="22"/>
        </w:rPr>
      </w:pPr>
    </w:p>
    <w:p w14:paraId="53777FBE" w14:textId="6FC82E43" w:rsidR="00E95B48" w:rsidRDefault="00B23FBF" w:rsidP="00E95B48">
      <w:pPr>
        <w:rPr>
          <w:rFonts w:ascii="Times New Roman" w:hAnsi="Times New Roman" w:cs="Times New Roman"/>
          <w:b/>
        </w:rPr>
      </w:pPr>
      <w:r>
        <w:rPr>
          <w:rFonts w:ascii="Times New Roman" w:hAnsi="Times New Roman" w:cs="Times New Roman"/>
          <w:b/>
          <w:noProof/>
        </w:rPr>
        <w:drawing>
          <wp:inline distT="0" distB="0" distL="0" distR="0" wp14:anchorId="2754BCD8" wp14:editId="08315CE8">
            <wp:extent cx="4299302" cy="57991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0019" cy="5800117"/>
                    </a:xfrm>
                    <a:prstGeom prst="rect">
                      <a:avLst/>
                    </a:prstGeom>
                    <a:noFill/>
                    <a:ln>
                      <a:noFill/>
                    </a:ln>
                  </pic:spPr>
                </pic:pic>
              </a:graphicData>
            </a:graphic>
          </wp:inline>
        </w:drawing>
      </w:r>
    </w:p>
    <w:p w14:paraId="46B7F108" w14:textId="128E061A" w:rsidR="00EC50A6" w:rsidRDefault="00EC50A6" w:rsidP="00E95B48">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fossil CC was the response variable and time (</w:t>
      </w:r>
      <w:r w:rsidR="00D07500">
        <w:rPr>
          <w:rFonts w:ascii="Times New Roman" w:hAnsi="Times New Roman" w:cs="Times New Roman"/>
        </w:rPr>
        <w:t>Ma</w:t>
      </w:r>
      <w:r>
        <w:rPr>
          <w:rFonts w:ascii="Times New Roman" w:hAnsi="Times New Roman" w:cs="Times New Roman"/>
        </w:rPr>
        <w:t xml:space="preserve">) was the predictor variable. Negative </w:t>
      </w:r>
      <w:r w:rsidR="00BA567A">
        <w:rPr>
          <w:rFonts w:ascii="Times New Roman" w:hAnsi="Times New Roman" w:cs="Times New Roman"/>
        </w:rPr>
        <w:t>estimate values</w:t>
      </w:r>
      <w:r>
        <w:rPr>
          <w:rFonts w:ascii="Times New Roman" w:hAnsi="Times New Roman" w:cs="Times New Roman"/>
        </w:rPr>
        <w:t xml:space="preserve"> mean that CC grew larger as we come closer to the present</w:t>
      </w:r>
      <w:r w:rsidR="00BA567A">
        <w:rPr>
          <w:rFonts w:ascii="Times New Roman" w:hAnsi="Times New Roman" w:cs="Times New Roman"/>
        </w:rPr>
        <w:t xml:space="preserve"> (Increase)</w:t>
      </w:r>
      <w:r>
        <w:rPr>
          <w:rFonts w:ascii="Times New Roman" w:hAnsi="Times New Roman" w:cs="Times New Roman"/>
        </w:rPr>
        <w:t>,</w:t>
      </w:r>
      <w:r w:rsidR="00BA567A">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Default="003C2ADC" w:rsidP="00E95B48">
      <w:pPr>
        <w:rPr>
          <w:rFonts w:ascii="Times New Roman" w:hAnsi="Times New Roman" w:cs="Times New Roman"/>
        </w:rPr>
      </w:pPr>
    </w:p>
    <w:p w14:paraId="2A93629C" w14:textId="77777777" w:rsidR="003C2ADC" w:rsidRDefault="003C2ADC" w:rsidP="00E95B48">
      <w:pPr>
        <w:rPr>
          <w:rFonts w:ascii="Times New Roman" w:hAnsi="Times New Roman" w:cs="Times New Roman"/>
        </w:rPr>
      </w:pPr>
    </w:p>
    <w:p w14:paraId="733AD1D0" w14:textId="77777777" w:rsidR="003C2ADC" w:rsidRDefault="003C2ADC" w:rsidP="00E95B48">
      <w:pPr>
        <w:rPr>
          <w:rFonts w:ascii="Times New Roman" w:hAnsi="Times New Roman" w:cs="Times New Roman"/>
        </w:rPr>
      </w:pPr>
    </w:p>
    <w:p w14:paraId="328FFBEB" w14:textId="77777777" w:rsidR="003C2ADC" w:rsidRDefault="003C2ADC" w:rsidP="00E95B48">
      <w:pPr>
        <w:rPr>
          <w:rFonts w:ascii="Times New Roman" w:hAnsi="Times New Roman" w:cs="Times New Roman"/>
        </w:rPr>
      </w:pPr>
    </w:p>
    <w:p w14:paraId="58C03AD0" w14:textId="77777777" w:rsidR="003C2ADC" w:rsidRDefault="003C2ADC" w:rsidP="00E95B48">
      <w:pPr>
        <w:rPr>
          <w:rFonts w:ascii="Times New Roman" w:hAnsi="Times New Roman" w:cs="Times New Roman"/>
        </w:rPr>
      </w:pPr>
    </w:p>
    <w:p w14:paraId="619D3299" w14:textId="77777777" w:rsidR="003C2ADC" w:rsidRPr="00EC50A6" w:rsidRDefault="003C2ADC" w:rsidP="00E95B48">
      <w:pPr>
        <w:rPr>
          <w:rFonts w:ascii="Times New Roman" w:hAnsi="Times New Roman" w:cs="Times New Roman"/>
        </w:rPr>
      </w:pPr>
    </w:p>
    <w:p w14:paraId="25F3140B" w14:textId="77777777" w:rsidR="00E95B4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6AB0D24"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B241E0E"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3A1E237"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34703DBC" w14:textId="3B192954" w:rsidR="003C2ADC" w:rsidRDefault="00963AD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954D38E" wp14:editId="554B690E">
            <wp:extent cx="5486400" cy="3200400"/>
            <wp:effectExtent l="0" t="0" r="0" b="0"/>
            <wp:docPr id="8" name="Picture 8" descr="Macintosh HD:Users:schilder:Desktop:Screen Shot 2015-12-04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hilder:Desktop:Screen Shot 2015-12-04 at 10.17.56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196"/>
                    <a:stretch/>
                  </pic:blipFill>
                  <pic:spPr bwMode="auto">
                    <a:xfrm>
                      <a:off x="0" y="0"/>
                      <a:ext cx="54864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CCD4C56" w14:textId="4FBD5A9E" w:rsidR="003C2ADC" w:rsidRDefault="003C2ADC" w:rsidP="00963A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OLS regression line in blue, O18 line in black.</w:t>
      </w:r>
    </w:p>
    <w:p w14:paraId="36C8C459" w14:textId="4F21679E"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3C2ADC">
        <w:rPr>
          <w:rFonts w:ascii="Times New Roman" w:hAnsi="Times New Roman" w:cs="Times New Roman"/>
        </w:rPr>
        <w:t>** Label lines.</w:t>
      </w:r>
    </w:p>
    <w:p w14:paraId="1A1D7960" w14:textId="77777777" w:rsidR="003C2ADC" w:rsidRDefault="003C2ADC"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E835A6A" w14:textId="24DD646D" w:rsidR="00E96280" w:rsidRDefault="00E96280" w:rsidP="009F0B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3E419DC" wp14:editId="0C266A04">
            <wp:extent cx="5988663" cy="3523927"/>
            <wp:effectExtent l="0" t="0" r="6350" b="6985"/>
            <wp:docPr id="30" name="Picture 30" descr="Macintosh HD:Users:schilder:Desktop:Screen Shot 2015-08-03 at 5.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hilder:Desktop:Screen Shot 2015-08-03 at 5.41.3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8663" cy="3523927"/>
                    </a:xfrm>
                    <a:prstGeom prst="rect">
                      <a:avLst/>
                    </a:prstGeom>
                    <a:noFill/>
                    <a:ln>
                      <a:noFill/>
                    </a:ln>
                  </pic:spPr>
                </pic:pic>
              </a:graphicData>
            </a:graphic>
          </wp:inline>
        </w:drawing>
      </w:r>
    </w:p>
    <w:p w14:paraId="5DB855FC" w14:textId="710CA49F" w:rsidR="00E96280" w:rsidRDefault="00E96280"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split into their respective taxonomic orders.</w:t>
      </w:r>
    </w:p>
    <w:p w14:paraId="459E9B06" w14:textId="3A94FB4A" w:rsidR="00587EFB" w:rsidRPr="00587EFB" w:rsidRDefault="00587EFB"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587EFB">
        <w:rPr>
          <w:rFonts w:ascii="Times New Roman" w:hAnsi="Times New Roman" w:cs="Times New Roman"/>
        </w:rPr>
        <w:t>** Adjust axis labels</w:t>
      </w:r>
      <w:r w:rsidR="00F46828">
        <w:rPr>
          <w:rFonts w:ascii="Times New Roman" w:hAnsi="Times New Roman" w:cs="Times New Roman"/>
        </w:rPr>
        <w:t xml:space="preserve">. Add x-axis to </w:t>
      </w:r>
      <w:r w:rsidR="00D415E5">
        <w:rPr>
          <w:rFonts w:ascii="Times New Roman" w:hAnsi="Times New Roman" w:cs="Times New Roman"/>
        </w:rPr>
        <w:t>third column</w:t>
      </w:r>
      <w:r w:rsidR="00F46828">
        <w:rPr>
          <w:rFonts w:ascii="Times New Roman" w:hAnsi="Times New Roman" w:cs="Times New Roman"/>
        </w:rPr>
        <w:t>.</w:t>
      </w:r>
    </w:p>
    <w:p w14:paraId="003072FF" w14:textId="77777777"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789339E" w14:textId="77777777" w:rsidR="003C2ADC" w:rsidRDefault="003C2AD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6035A7F4" w14:textId="3DB9C26A" w:rsidR="008A71EC" w:rsidRDefault="008A71E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rPr>
      </w:pPr>
    </w:p>
    <w:p w14:paraId="1A642FD5" w14:textId="24D41D0D" w:rsidR="009F0B83" w:rsidRDefault="00112E66" w:rsidP="008A71EC">
      <w:pPr>
        <w:rPr>
          <w:rFonts w:ascii="Times New Roman" w:hAnsi="Times New Roman" w:cs="Times New Roman"/>
          <w:b/>
          <w:i/>
        </w:rPr>
      </w:pPr>
      <w:r>
        <w:rPr>
          <w:rFonts w:ascii="Times New Roman" w:hAnsi="Times New Roman" w:cs="Times New Roman"/>
          <w:b/>
          <w:i/>
          <w:noProof/>
        </w:rPr>
        <w:drawing>
          <wp:inline distT="0" distB="0" distL="0" distR="0" wp14:anchorId="51F30183" wp14:editId="3FE6DACB">
            <wp:extent cx="4138632" cy="5029200"/>
            <wp:effectExtent l="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9248" cy="5029949"/>
                    </a:xfrm>
                    <a:prstGeom prst="rect">
                      <a:avLst/>
                    </a:prstGeom>
                    <a:noFill/>
                    <a:ln>
                      <a:noFill/>
                    </a:ln>
                  </pic:spPr>
                </pic:pic>
              </a:graphicData>
            </a:graphic>
          </wp:inline>
        </w:drawing>
      </w:r>
    </w:p>
    <w:p w14:paraId="2D8F90A6" w14:textId="2D955AB6" w:rsidR="008A71EC" w:rsidRPr="00EC50A6" w:rsidRDefault="008A71EC" w:rsidP="008A71EC">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ancestral reconstructed CC was the response variable and time (</w:t>
      </w:r>
      <w:r w:rsidR="00D07500">
        <w:rPr>
          <w:rFonts w:ascii="Times New Roman" w:hAnsi="Times New Roman" w:cs="Times New Roman"/>
        </w:rPr>
        <w:t>Ma</w:t>
      </w:r>
      <w:r>
        <w:rPr>
          <w:rFonts w:ascii="Times New Roman" w:hAnsi="Times New Roman" w:cs="Times New Roman"/>
        </w:rPr>
        <w:t>) was the predictor variable. Negative estimate values mean that CC grew larger as we come clo</w:t>
      </w:r>
      <w:r w:rsidR="00644F3A">
        <w:rPr>
          <w:rFonts w:ascii="Times New Roman" w:hAnsi="Times New Roman" w:cs="Times New Roman"/>
        </w:rPr>
        <w:t xml:space="preserve">ser to the present (Increase), </w:t>
      </w:r>
      <w:r>
        <w:rPr>
          <w:rFonts w:ascii="Times New Roman" w:hAnsi="Times New Roman" w:cs="Times New Roman"/>
        </w:rPr>
        <w:t>positive estimate values mean CC grew smaller as we approach the present, and no significant means that there was no significant trend of CC in either direction (Stable).</w:t>
      </w:r>
    </w:p>
    <w:p w14:paraId="528D5AF2" w14:textId="094025FB"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p>
    <w:p w14:paraId="32F3026E" w14:textId="4D06B24E" w:rsidR="00767F37" w:rsidRPr="00862889"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862889"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6F2BBC30" w14:textId="77777777"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7BDF625D" w14:textId="73A73C0F" w:rsidR="003B7D85" w:rsidRDefault="00083601" w:rsidP="001C7E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7CB648C2" wp14:editId="687998FE">
            <wp:extent cx="5486400" cy="6120378"/>
            <wp:effectExtent l="0" t="0" r="0" b="12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120378"/>
                    </a:xfrm>
                    <a:prstGeom prst="rect">
                      <a:avLst/>
                    </a:prstGeom>
                    <a:noFill/>
                    <a:ln>
                      <a:noFill/>
                    </a:ln>
                  </pic:spPr>
                </pic:pic>
              </a:graphicData>
            </a:graphic>
          </wp:inline>
        </w:drawing>
      </w:r>
    </w:p>
    <w:p w14:paraId="3D509662" w14:textId="428F7A46" w:rsidR="003B7D85" w:rsidRDefault="003B7D85" w:rsidP="00E956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658F7688" w14:textId="7CF57238"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009D48B7">
        <w:rPr>
          <w:rFonts w:ascii="Times New Roman" w:hAnsi="Times New Roman" w:cs="Times New Roman"/>
          <w:color w:val="000000"/>
        </w:rPr>
        <w:t xml:space="preserve"> the response</w:t>
      </w:r>
    </w:p>
    <w:p w14:paraId="2D9B545F"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variable and climatic measures (mean, SD, and slope of the oxygen isotop</w:t>
      </w:r>
      <w:r w:rsidR="009D48B7">
        <w:rPr>
          <w:rFonts w:ascii="Times New Roman" w:hAnsi="Times New Roman" w:cs="Times New Roman"/>
          <w:color w:val="000000"/>
        </w:rPr>
        <w:t>e curve) were</w:t>
      </w:r>
    </w:p>
    <w:p w14:paraId="06874CA6"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color w:val="000000"/>
        </w:rPr>
        <w:t>the predictor variables. Analyses were first conducted wi</w:t>
      </w:r>
      <w:r w:rsidR="009D48B7">
        <w:rPr>
          <w:rFonts w:ascii="Times New Roman" w:hAnsi="Times New Roman" w:cs="Times New Roman"/>
          <w:color w:val="000000"/>
        </w:rPr>
        <w:t>th all orders grouped together,</w:t>
      </w:r>
    </w:p>
    <w:p w14:paraId="3E955C83" w14:textId="0F94322E" w:rsidR="0090077B" w:rsidRP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9E700C">
        <w:rPr>
          <w:rFonts w:ascii="Times New Roman" w:hAnsi="Times New Roman" w:cs="Times New Roman"/>
          <w:color w:val="000000"/>
        </w:rPr>
        <w:t>and then divided into respective orders. Highlighted p values are significant</w:t>
      </w:r>
      <w:r w:rsidRPr="00F01E8E">
        <w:rPr>
          <w:rFonts w:ascii="Calibri" w:hAnsi="Calibri"/>
          <w:color w:val="000000"/>
        </w:rPr>
        <w:t xml:space="preserve"> at &lt;0.05.</w:t>
      </w:r>
    </w:p>
    <w:p w14:paraId="4B536FEE"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6239F1" w14:textId="5AAEEE7B" w:rsidR="00D53C8F"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18A46" w14:textId="77777777" w:rsidR="003B7D85"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17D38A"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9C6AE14" w14:textId="6A19468B" w:rsidR="0090077B" w:rsidRDefault="00083601"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57D03A0A" wp14:editId="0CA3B14D">
            <wp:extent cx="5486400" cy="6008219"/>
            <wp:effectExtent l="0" t="0" r="0"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008219"/>
                    </a:xfrm>
                    <a:prstGeom prst="rect">
                      <a:avLst/>
                    </a:prstGeom>
                    <a:noFill/>
                    <a:ln>
                      <a:noFill/>
                    </a:ln>
                  </pic:spPr>
                </pic:pic>
              </a:graphicData>
            </a:graphic>
          </wp:inline>
        </w:drawing>
      </w:r>
    </w:p>
    <w:p w14:paraId="101E10D6" w14:textId="77777777" w:rsidR="00E9561A" w:rsidRDefault="00E9561A"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14EC701A" w14:textId="73C4EFC6"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Fossil CC vs. Climate detrended</w:t>
      </w:r>
      <w:r w:rsidRPr="00F01E8E">
        <w:rPr>
          <w:rFonts w:ascii="Calibri" w:hAnsi="Calibri"/>
          <w:color w:val="000000"/>
        </w:rPr>
        <w:t>.</w:t>
      </w:r>
    </w:p>
    <w:p w14:paraId="36110E48" w14:textId="4355D931" w:rsidR="009D48B7" w:rsidRDefault="009D48B7">
      <w:pPr>
        <w:rPr>
          <w:rFonts w:ascii="Calibri" w:hAnsi="Calibri"/>
          <w:color w:val="000000"/>
        </w:rPr>
      </w:pPr>
    </w:p>
    <w:p w14:paraId="4F79F568"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073C78A0" w14:textId="205CBBA4"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5EC4E12" w14:textId="0A9C5979"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26B4AA"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1D6859A6" w:rsidR="007F6337" w:rsidRDefault="00B55B8D"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6FC20675" wp14:editId="7DD0F687">
            <wp:extent cx="5486400" cy="4609061"/>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609061"/>
                    </a:xfrm>
                    <a:prstGeom prst="rect">
                      <a:avLst/>
                    </a:prstGeom>
                    <a:noFill/>
                    <a:ln>
                      <a:noFill/>
                    </a:ln>
                  </pic:spPr>
                </pic:pic>
              </a:graphicData>
            </a:graphic>
          </wp:inline>
        </w:drawing>
      </w:r>
    </w:p>
    <w:p w14:paraId="514C3FC2"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Pr="009E700C">
        <w:rPr>
          <w:rFonts w:ascii="Times New Roman" w:hAnsi="Times New Roman" w:cs="Times New Roman"/>
          <w:color w:val="000000"/>
        </w:rPr>
        <w:t xml:space="preserve"> the response variable and climatic measures (mean, SD, and slope of the oxygen isotope curve) were the predictor variables. Analyses were first conducted with all orders grouped together, and then divided into respective orders. Highlighted p values are significant</w:t>
      </w:r>
      <w:r w:rsidRPr="00F01E8E">
        <w:rPr>
          <w:rFonts w:ascii="Calibri" w:hAnsi="Calibri"/>
          <w:color w:val="000000"/>
        </w:rPr>
        <w:t xml:space="preserve"> at &lt;0.05.</w:t>
      </w:r>
    </w:p>
    <w:p w14:paraId="4B492C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536C4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12C9A13"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71FA1BF" w14:textId="69ABB9C8"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0990F" w14:textId="7D7344EA"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C0329F5" w14:textId="21EFCDFD" w:rsidR="001F7609" w:rsidRDefault="00B55B8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3F3372D" wp14:editId="3EA2FD1F">
            <wp:extent cx="5486400" cy="457262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72620"/>
                    </a:xfrm>
                    <a:prstGeom prst="rect">
                      <a:avLst/>
                    </a:prstGeom>
                    <a:noFill/>
                    <a:ln>
                      <a:noFill/>
                    </a:ln>
                  </pic:spPr>
                </pic:pic>
              </a:graphicData>
            </a:graphic>
          </wp:inline>
        </w:drawing>
      </w:r>
    </w:p>
    <w:p w14:paraId="400FAB80" w14:textId="7A9B41D8"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Ancestral CC vs. Climate detrended</w:t>
      </w:r>
      <w:r w:rsidRPr="00F01E8E">
        <w:rPr>
          <w:rFonts w:ascii="Calibri" w:hAnsi="Calibri"/>
          <w:color w:val="000000"/>
        </w:rPr>
        <w:t>.</w:t>
      </w:r>
    </w:p>
    <w:p w14:paraId="09CC8CA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A620249"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FE99CA"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E5EAA1B"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0B0B1D6" w14:textId="0E031206" w:rsidR="00413452" w:rsidRDefault="00AC111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6AC88E46" wp14:editId="4507C6EA">
            <wp:extent cx="3882325" cy="4533216"/>
            <wp:effectExtent l="0" t="0" r="444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2325" cy="4533216"/>
                    </a:xfrm>
                    <a:prstGeom prst="rect">
                      <a:avLst/>
                    </a:prstGeom>
                    <a:noFill/>
                    <a:ln>
                      <a:noFill/>
                    </a:ln>
                  </pic:spPr>
                </pic:pic>
              </a:graphicData>
            </a:graphic>
          </wp:inline>
        </w:drawing>
      </w:r>
    </w:p>
    <w:p w14:paraId="45A34B63" w14:textId="63EABE56"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8082B06" w14:textId="63C83CB4" w:rsidR="00413452" w:rsidRPr="00A92E54"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A92E54">
        <w:rPr>
          <w:rFonts w:ascii="Times New Roman" w:hAnsi="Times New Roman" w:cs="Times New Roman"/>
          <w:b/>
          <w:color w:val="000000"/>
        </w:rPr>
        <w:t>Table X</w:t>
      </w:r>
      <w:r w:rsidRPr="00A92E54">
        <w:rPr>
          <w:rFonts w:ascii="Times New Roman" w:hAnsi="Times New Roman" w:cs="Times New Roman"/>
          <w:color w:val="000000"/>
        </w:rPr>
        <w:t>. Summary of the CC vs. climate results using either the fossil or ancestral CC data sets.</w:t>
      </w:r>
      <w:r w:rsidR="0019223A" w:rsidRPr="00A92E54">
        <w:rPr>
          <w:rFonts w:ascii="Times New Roman" w:hAnsi="Times New Roman" w:cs="Times New Roman"/>
          <w:color w:val="000000"/>
        </w:rPr>
        <w:t xml:space="preserve"> Values of 1, 2 or 3 were assigned to each cell </w:t>
      </w:r>
      <w:r w:rsidR="00A92E54" w:rsidRPr="00A92E54">
        <w:rPr>
          <w:rFonts w:ascii="Times New Roman" w:hAnsi="Times New Roman" w:cs="Times New Roman"/>
          <w:color w:val="000000"/>
        </w:rPr>
        <w:t>depending</w:t>
      </w:r>
      <w:r w:rsidR="0019223A" w:rsidRPr="00A92E54">
        <w:rPr>
          <w:rFonts w:ascii="Times New Roman" w:hAnsi="Times New Roman" w:cs="Times New Roman"/>
          <w:color w:val="000000"/>
        </w:rPr>
        <w:t xml:space="preserve"> on how many of the tested time intervals (1My, 400Ky, and 200Ky) </w:t>
      </w:r>
      <w:r w:rsidR="00F00C3B">
        <w:rPr>
          <w:rFonts w:ascii="Times New Roman" w:hAnsi="Times New Roman" w:cs="Times New Roman"/>
          <w:color w:val="000000"/>
        </w:rPr>
        <w:t xml:space="preserve">of the oxygen isotope record </w:t>
      </w:r>
      <w:r w:rsidR="0019223A" w:rsidRPr="00A92E54">
        <w:rPr>
          <w:rFonts w:ascii="Times New Roman" w:hAnsi="Times New Roman" w:cs="Times New Roman"/>
          <w:color w:val="000000"/>
        </w:rPr>
        <w:t xml:space="preserve">were significant predictors of CC for </w:t>
      </w:r>
      <w:r w:rsidR="00F63914" w:rsidRPr="00A92E54">
        <w:rPr>
          <w:rFonts w:ascii="Times New Roman" w:hAnsi="Times New Roman" w:cs="Times New Roman"/>
          <w:color w:val="000000"/>
        </w:rPr>
        <w:t>a given</w:t>
      </w:r>
      <w:r w:rsidR="0019223A" w:rsidRPr="00A92E54">
        <w:rPr>
          <w:rFonts w:ascii="Times New Roman" w:hAnsi="Times New Roman" w:cs="Times New Roman"/>
          <w:color w:val="000000"/>
        </w:rPr>
        <w:t xml:space="preserve"> </w:t>
      </w:r>
      <w:r w:rsidR="00F63914" w:rsidRPr="00A92E54">
        <w:rPr>
          <w:rFonts w:ascii="Times New Roman" w:hAnsi="Times New Roman" w:cs="Times New Roman"/>
          <w:color w:val="000000"/>
        </w:rPr>
        <w:t>taxonomic group.</w:t>
      </w:r>
      <w:r w:rsidR="0019223A" w:rsidRPr="00A92E54">
        <w:rPr>
          <w:rFonts w:ascii="Times New Roman" w:hAnsi="Times New Roman" w:cs="Times New Roman"/>
          <w:color w:val="000000"/>
        </w:rPr>
        <w:t xml:space="preserve"> </w:t>
      </w:r>
      <w:r w:rsidR="00AC111B">
        <w:rPr>
          <w:rFonts w:ascii="Times New Roman" w:hAnsi="Times New Roman" w:cs="Times New Roman"/>
          <w:color w:val="000000"/>
        </w:rPr>
        <w:t>Fossil and ancestral CC analyses produced the same pattern of results in 68.11% cases (11/18).</w:t>
      </w:r>
    </w:p>
    <w:sectPr w:rsidR="00413452" w:rsidRPr="00A92E54" w:rsidSect="003F4283">
      <w:headerReference w:type="even" r:id="rId25"/>
      <w:head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252A80" w:rsidRDefault="00252A80" w:rsidP="009338F8">
      <w:r>
        <w:separator/>
      </w:r>
    </w:p>
  </w:endnote>
  <w:endnote w:type="continuationSeparator" w:id="0">
    <w:p w14:paraId="794B86D3" w14:textId="77777777" w:rsidR="00252A80" w:rsidRDefault="00252A80"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252A80" w:rsidRDefault="00252A80" w:rsidP="009338F8">
      <w:r>
        <w:separator/>
      </w:r>
    </w:p>
  </w:footnote>
  <w:footnote w:type="continuationSeparator" w:id="0">
    <w:p w14:paraId="62112785" w14:textId="77777777" w:rsidR="00252A80" w:rsidRDefault="00252A80"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252A80" w:rsidRDefault="00252A80"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252A80" w:rsidRDefault="00252A80"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252A80" w:rsidRDefault="00252A80"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5548">
      <w:rPr>
        <w:rStyle w:val="PageNumber"/>
        <w:noProof/>
      </w:rPr>
      <w:t>4</w:t>
    </w:r>
    <w:r>
      <w:rPr>
        <w:rStyle w:val="PageNumber"/>
      </w:rPr>
      <w:fldChar w:fldCharType="end"/>
    </w:r>
  </w:p>
  <w:p w14:paraId="3DB3AC9F" w14:textId="303EFE36" w:rsidR="00252A80" w:rsidRDefault="00252A80"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4BB6"/>
    <w:rsid w:val="00005E65"/>
    <w:rsid w:val="00006CF5"/>
    <w:rsid w:val="00007A95"/>
    <w:rsid w:val="00011AC0"/>
    <w:rsid w:val="00011F8B"/>
    <w:rsid w:val="00012C05"/>
    <w:rsid w:val="0001604F"/>
    <w:rsid w:val="00016803"/>
    <w:rsid w:val="00017888"/>
    <w:rsid w:val="000207A2"/>
    <w:rsid w:val="00021841"/>
    <w:rsid w:val="0002233C"/>
    <w:rsid w:val="00023B04"/>
    <w:rsid w:val="000311CD"/>
    <w:rsid w:val="00033F4B"/>
    <w:rsid w:val="00034111"/>
    <w:rsid w:val="000348BA"/>
    <w:rsid w:val="00037527"/>
    <w:rsid w:val="000403EA"/>
    <w:rsid w:val="00040F05"/>
    <w:rsid w:val="00041078"/>
    <w:rsid w:val="00042C1B"/>
    <w:rsid w:val="00044CD5"/>
    <w:rsid w:val="000474E3"/>
    <w:rsid w:val="0004751E"/>
    <w:rsid w:val="00047A5A"/>
    <w:rsid w:val="000500BD"/>
    <w:rsid w:val="000500DE"/>
    <w:rsid w:val="00050101"/>
    <w:rsid w:val="00050598"/>
    <w:rsid w:val="00051AD7"/>
    <w:rsid w:val="00051FB5"/>
    <w:rsid w:val="000576E0"/>
    <w:rsid w:val="00061291"/>
    <w:rsid w:val="00063C2A"/>
    <w:rsid w:val="0006514F"/>
    <w:rsid w:val="00065895"/>
    <w:rsid w:val="00065E98"/>
    <w:rsid w:val="00065FE9"/>
    <w:rsid w:val="00066119"/>
    <w:rsid w:val="00071176"/>
    <w:rsid w:val="00074171"/>
    <w:rsid w:val="00074F28"/>
    <w:rsid w:val="0007707D"/>
    <w:rsid w:val="00082244"/>
    <w:rsid w:val="00083601"/>
    <w:rsid w:val="00083EEB"/>
    <w:rsid w:val="00084E12"/>
    <w:rsid w:val="000878D5"/>
    <w:rsid w:val="00091C98"/>
    <w:rsid w:val="00093736"/>
    <w:rsid w:val="00096084"/>
    <w:rsid w:val="000A2414"/>
    <w:rsid w:val="000A50DA"/>
    <w:rsid w:val="000A57CD"/>
    <w:rsid w:val="000A602C"/>
    <w:rsid w:val="000B4E62"/>
    <w:rsid w:val="000B533C"/>
    <w:rsid w:val="000C1FC4"/>
    <w:rsid w:val="000C2FA1"/>
    <w:rsid w:val="000C477D"/>
    <w:rsid w:val="000C645D"/>
    <w:rsid w:val="000D1E44"/>
    <w:rsid w:val="000D3E73"/>
    <w:rsid w:val="000D47E9"/>
    <w:rsid w:val="000D4CAE"/>
    <w:rsid w:val="000D54C6"/>
    <w:rsid w:val="000E0DAF"/>
    <w:rsid w:val="000E14E6"/>
    <w:rsid w:val="000E2844"/>
    <w:rsid w:val="000E360D"/>
    <w:rsid w:val="000E50E1"/>
    <w:rsid w:val="000E69C4"/>
    <w:rsid w:val="000E71CE"/>
    <w:rsid w:val="000E778F"/>
    <w:rsid w:val="000F18E1"/>
    <w:rsid w:val="000F2922"/>
    <w:rsid w:val="000F355B"/>
    <w:rsid w:val="000F4371"/>
    <w:rsid w:val="000F4D45"/>
    <w:rsid w:val="000F5D18"/>
    <w:rsid w:val="000F6DFB"/>
    <w:rsid w:val="00106CD7"/>
    <w:rsid w:val="00106D5E"/>
    <w:rsid w:val="001128CD"/>
    <w:rsid w:val="00112E66"/>
    <w:rsid w:val="00112F76"/>
    <w:rsid w:val="001157DB"/>
    <w:rsid w:val="001279B6"/>
    <w:rsid w:val="0013115C"/>
    <w:rsid w:val="00131A5C"/>
    <w:rsid w:val="00131B98"/>
    <w:rsid w:val="00131E5F"/>
    <w:rsid w:val="001322F6"/>
    <w:rsid w:val="001343DE"/>
    <w:rsid w:val="0013562B"/>
    <w:rsid w:val="00136BF6"/>
    <w:rsid w:val="00137A3B"/>
    <w:rsid w:val="00137E3E"/>
    <w:rsid w:val="00137E4C"/>
    <w:rsid w:val="00141ADD"/>
    <w:rsid w:val="00141B87"/>
    <w:rsid w:val="00141CC9"/>
    <w:rsid w:val="0014221E"/>
    <w:rsid w:val="00142D2A"/>
    <w:rsid w:val="001446D4"/>
    <w:rsid w:val="00145194"/>
    <w:rsid w:val="00146BF6"/>
    <w:rsid w:val="0015012D"/>
    <w:rsid w:val="00151F35"/>
    <w:rsid w:val="00152E71"/>
    <w:rsid w:val="0015577B"/>
    <w:rsid w:val="00160234"/>
    <w:rsid w:val="00163319"/>
    <w:rsid w:val="00163C2D"/>
    <w:rsid w:val="00164133"/>
    <w:rsid w:val="001648EF"/>
    <w:rsid w:val="00164C43"/>
    <w:rsid w:val="00166107"/>
    <w:rsid w:val="001661CE"/>
    <w:rsid w:val="00166370"/>
    <w:rsid w:val="0016649A"/>
    <w:rsid w:val="00171200"/>
    <w:rsid w:val="001712F0"/>
    <w:rsid w:val="00173D38"/>
    <w:rsid w:val="00175548"/>
    <w:rsid w:val="001768A3"/>
    <w:rsid w:val="001807F8"/>
    <w:rsid w:val="00183658"/>
    <w:rsid w:val="00191685"/>
    <w:rsid w:val="0019223A"/>
    <w:rsid w:val="001926EA"/>
    <w:rsid w:val="00193024"/>
    <w:rsid w:val="001936B6"/>
    <w:rsid w:val="00197FF6"/>
    <w:rsid w:val="001A2F71"/>
    <w:rsid w:val="001A3E78"/>
    <w:rsid w:val="001A4EE6"/>
    <w:rsid w:val="001A5441"/>
    <w:rsid w:val="001A7BEE"/>
    <w:rsid w:val="001B063B"/>
    <w:rsid w:val="001B0CA0"/>
    <w:rsid w:val="001B1382"/>
    <w:rsid w:val="001B407B"/>
    <w:rsid w:val="001B40C3"/>
    <w:rsid w:val="001B44C0"/>
    <w:rsid w:val="001B453E"/>
    <w:rsid w:val="001B75DF"/>
    <w:rsid w:val="001C0D15"/>
    <w:rsid w:val="001C1146"/>
    <w:rsid w:val="001C2C84"/>
    <w:rsid w:val="001C36DB"/>
    <w:rsid w:val="001C3AD4"/>
    <w:rsid w:val="001C6693"/>
    <w:rsid w:val="001C6EDA"/>
    <w:rsid w:val="001C7761"/>
    <w:rsid w:val="001C7E16"/>
    <w:rsid w:val="001D0798"/>
    <w:rsid w:val="001D10D1"/>
    <w:rsid w:val="001D281C"/>
    <w:rsid w:val="001D5BB7"/>
    <w:rsid w:val="001D683B"/>
    <w:rsid w:val="001D763F"/>
    <w:rsid w:val="001E0235"/>
    <w:rsid w:val="001E0F48"/>
    <w:rsid w:val="001E1722"/>
    <w:rsid w:val="001E2EC5"/>
    <w:rsid w:val="001E347F"/>
    <w:rsid w:val="001E54E0"/>
    <w:rsid w:val="001E5B60"/>
    <w:rsid w:val="001E6971"/>
    <w:rsid w:val="001E7CCC"/>
    <w:rsid w:val="001F0158"/>
    <w:rsid w:val="001F0FA8"/>
    <w:rsid w:val="001F17ED"/>
    <w:rsid w:val="001F3547"/>
    <w:rsid w:val="001F5712"/>
    <w:rsid w:val="001F5B93"/>
    <w:rsid w:val="001F73D7"/>
    <w:rsid w:val="001F7609"/>
    <w:rsid w:val="0020270F"/>
    <w:rsid w:val="0020277F"/>
    <w:rsid w:val="00202C9C"/>
    <w:rsid w:val="002036B6"/>
    <w:rsid w:val="00204821"/>
    <w:rsid w:val="002075E2"/>
    <w:rsid w:val="00207D7F"/>
    <w:rsid w:val="00210404"/>
    <w:rsid w:val="00211934"/>
    <w:rsid w:val="00212535"/>
    <w:rsid w:val="00213168"/>
    <w:rsid w:val="002133F1"/>
    <w:rsid w:val="00215559"/>
    <w:rsid w:val="0021651B"/>
    <w:rsid w:val="00220A3F"/>
    <w:rsid w:val="002215F2"/>
    <w:rsid w:val="00221864"/>
    <w:rsid w:val="00221BCD"/>
    <w:rsid w:val="00222540"/>
    <w:rsid w:val="00222A0E"/>
    <w:rsid w:val="00222CAF"/>
    <w:rsid w:val="00223005"/>
    <w:rsid w:val="00225740"/>
    <w:rsid w:val="00227009"/>
    <w:rsid w:val="0022709B"/>
    <w:rsid w:val="0022746F"/>
    <w:rsid w:val="002305A1"/>
    <w:rsid w:val="002312A3"/>
    <w:rsid w:val="00234A4B"/>
    <w:rsid w:val="00237C57"/>
    <w:rsid w:val="00243325"/>
    <w:rsid w:val="00243855"/>
    <w:rsid w:val="00244D72"/>
    <w:rsid w:val="00245AD0"/>
    <w:rsid w:val="00247DC3"/>
    <w:rsid w:val="00250586"/>
    <w:rsid w:val="002524BF"/>
    <w:rsid w:val="002524F7"/>
    <w:rsid w:val="00252A80"/>
    <w:rsid w:val="00254FA4"/>
    <w:rsid w:val="002625BD"/>
    <w:rsid w:val="0026418E"/>
    <w:rsid w:val="00265B0C"/>
    <w:rsid w:val="00270033"/>
    <w:rsid w:val="0027132A"/>
    <w:rsid w:val="0027364C"/>
    <w:rsid w:val="002753DA"/>
    <w:rsid w:val="00281167"/>
    <w:rsid w:val="002850A4"/>
    <w:rsid w:val="00286139"/>
    <w:rsid w:val="002874DA"/>
    <w:rsid w:val="002875CF"/>
    <w:rsid w:val="00292B67"/>
    <w:rsid w:val="00292E88"/>
    <w:rsid w:val="00292F63"/>
    <w:rsid w:val="00293B4E"/>
    <w:rsid w:val="00295547"/>
    <w:rsid w:val="00295BF7"/>
    <w:rsid w:val="002960A1"/>
    <w:rsid w:val="00297870"/>
    <w:rsid w:val="002A077B"/>
    <w:rsid w:val="002A0D8E"/>
    <w:rsid w:val="002A2E60"/>
    <w:rsid w:val="002A2E73"/>
    <w:rsid w:val="002A39F4"/>
    <w:rsid w:val="002A44CE"/>
    <w:rsid w:val="002A5911"/>
    <w:rsid w:val="002A639A"/>
    <w:rsid w:val="002A7A5F"/>
    <w:rsid w:val="002B04BE"/>
    <w:rsid w:val="002B359D"/>
    <w:rsid w:val="002B37B5"/>
    <w:rsid w:val="002B5154"/>
    <w:rsid w:val="002B69D2"/>
    <w:rsid w:val="002C3242"/>
    <w:rsid w:val="002C464E"/>
    <w:rsid w:val="002C4888"/>
    <w:rsid w:val="002C4F6E"/>
    <w:rsid w:val="002C579A"/>
    <w:rsid w:val="002C593B"/>
    <w:rsid w:val="002D12D6"/>
    <w:rsid w:val="002D2CB2"/>
    <w:rsid w:val="002D32FE"/>
    <w:rsid w:val="002D409B"/>
    <w:rsid w:val="002D4526"/>
    <w:rsid w:val="002D5A6A"/>
    <w:rsid w:val="002D70EA"/>
    <w:rsid w:val="002E48AA"/>
    <w:rsid w:val="002E5182"/>
    <w:rsid w:val="002E7CA4"/>
    <w:rsid w:val="002F13A6"/>
    <w:rsid w:val="002F1847"/>
    <w:rsid w:val="002F26B1"/>
    <w:rsid w:val="002F43E4"/>
    <w:rsid w:val="00300EF2"/>
    <w:rsid w:val="00303CDE"/>
    <w:rsid w:val="0030589D"/>
    <w:rsid w:val="00312CF2"/>
    <w:rsid w:val="00317B4D"/>
    <w:rsid w:val="00324214"/>
    <w:rsid w:val="00325D69"/>
    <w:rsid w:val="00325D76"/>
    <w:rsid w:val="00326BA5"/>
    <w:rsid w:val="00331C52"/>
    <w:rsid w:val="00332469"/>
    <w:rsid w:val="0034080B"/>
    <w:rsid w:val="00341C1F"/>
    <w:rsid w:val="00341E8D"/>
    <w:rsid w:val="00342537"/>
    <w:rsid w:val="00344F3A"/>
    <w:rsid w:val="00347931"/>
    <w:rsid w:val="00347A91"/>
    <w:rsid w:val="00347EB6"/>
    <w:rsid w:val="00350F66"/>
    <w:rsid w:val="00351E19"/>
    <w:rsid w:val="00351FC9"/>
    <w:rsid w:val="00352311"/>
    <w:rsid w:val="00352B9E"/>
    <w:rsid w:val="0035464B"/>
    <w:rsid w:val="00354783"/>
    <w:rsid w:val="0035552C"/>
    <w:rsid w:val="00357F9B"/>
    <w:rsid w:val="00361C3E"/>
    <w:rsid w:val="0036383B"/>
    <w:rsid w:val="003641AA"/>
    <w:rsid w:val="003643EB"/>
    <w:rsid w:val="00364778"/>
    <w:rsid w:val="00364AE5"/>
    <w:rsid w:val="00365A34"/>
    <w:rsid w:val="00370959"/>
    <w:rsid w:val="00370C4B"/>
    <w:rsid w:val="00372E26"/>
    <w:rsid w:val="00374BD5"/>
    <w:rsid w:val="00374DDC"/>
    <w:rsid w:val="00381EAC"/>
    <w:rsid w:val="003828E7"/>
    <w:rsid w:val="00384738"/>
    <w:rsid w:val="00385D39"/>
    <w:rsid w:val="00390CBD"/>
    <w:rsid w:val="0039140C"/>
    <w:rsid w:val="00393F90"/>
    <w:rsid w:val="00395FAA"/>
    <w:rsid w:val="003960D1"/>
    <w:rsid w:val="00396696"/>
    <w:rsid w:val="00396DC3"/>
    <w:rsid w:val="003A0C31"/>
    <w:rsid w:val="003A2346"/>
    <w:rsid w:val="003A2FE5"/>
    <w:rsid w:val="003A66B2"/>
    <w:rsid w:val="003A71A3"/>
    <w:rsid w:val="003A72F9"/>
    <w:rsid w:val="003B0233"/>
    <w:rsid w:val="003B05B3"/>
    <w:rsid w:val="003B1651"/>
    <w:rsid w:val="003B2171"/>
    <w:rsid w:val="003B4B21"/>
    <w:rsid w:val="003B4EEF"/>
    <w:rsid w:val="003B7D85"/>
    <w:rsid w:val="003C07C6"/>
    <w:rsid w:val="003C13AC"/>
    <w:rsid w:val="003C1D57"/>
    <w:rsid w:val="003C2296"/>
    <w:rsid w:val="003C2AD4"/>
    <w:rsid w:val="003C2ADC"/>
    <w:rsid w:val="003C3841"/>
    <w:rsid w:val="003C6153"/>
    <w:rsid w:val="003C6273"/>
    <w:rsid w:val="003C73F2"/>
    <w:rsid w:val="003D00EF"/>
    <w:rsid w:val="003D0B94"/>
    <w:rsid w:val="003D1F3E"/>
    <w:rsid w:val="003D315D"/>
    <w:rsid w:val="003D4387"/>
    <w:rsid w:val="003D4F4C"/>
    <w:rsid w:val="003D65D5"/>
    <w:rsid w:val="003D6C7D"/>
    <w:rsid w:val="003D71BD"/>
    <w:rsid w:val="003E2B3D"/>
    <w:rsid w:val="003E3F57"/>
    <w:rsid w:val="003E4B0A"/>
    <w:rsid w:val="003E5272"/>
    <w:rsid w:val="003E7449"/>
    <w:rsid w:val="003E761D"/>
    <w:rsid w:val="003F40F6"/>
    <w:rsid w:val="003F4283"/>
    <w:rsid w:val="003F463E"/>
    <w:rsid w:val="003F5387"/>
    <w:rsid w:val="003F738A"/>
    <w:rsid w:val="004009FE"/>
    <w:rsid w:val="00405065"/>
    <w:rsid w:val="0040587C"/>
    <w:rsid w:val="004070A6"/>
    <w:rsid w:val="004075B9"/>
    <w:rsid w:val="004128D1"/>
    <w:rsid w:val="00413452"/>
    <w:rsid w:val="00416A26"/>
    <w:rsid w:val="004219BD"/>
    <w:rsid w:val="004223BC"/>
    <w:rsid w:val="00424814"/>
    <w:rsid w:val="0042576B"/>
    <w:rsid w:val="00425BD5"/>
    <w:rsid w:val="0042688E"/>
    <w:rsid w:val="00427A38"/>
    <w:rsid w:val="00435577"/>
    <w:rsid w:val="004437A6"/>
    <w:rsid w:val="0044488D"/>
    <w:rsid w:val="0044499E"/>
    <w:rsid w:val="004452A8"/>
    <w:rsid w:val="0044587D"/>
    <w:rsid w:val="00447413"/>
    <w:rsid w:val="00450E86"/>
    <w:rsid w:val="004560C3"/>
    <w:rsid w:val="00456378"/>
    <w:rsid w:val="00456BA8"/>
    <w:rsid w:val="004627E9"/>
    <w:rsid w:val="0046381B"/>
    <w:rsid w:val="00463EC9"/>
    <w:rsid w:val="004643A6"/>
    <w:rsid w:val="00465693"/>
    <w:rsid w:val="004661E0"/>
    <w:rsid w:val="00466663"/>
    <w:rsid w:val="0046706C"/>
    <w:rsid w:val="00467A06"/>
    <w:rsid w:val="00472C87"/>
    <w:rsid w:val="00474737"/>
    <w:rsid w:val="00475A87"/>
    <w:rsid w:val="00476D50"/>
    <w:rsid w:val="00477013"/>
    <w:rsid w:val="004834C3"/>
    <w:rsid w:val="004839FE"/>
    <w:rsid w:val="00484783"/>
    <w:rsid w:val="004853B6"/>
    <w:rsid w:val="00486054"/>
    <w:rsid w:val="00486AA6"/>
    <w:rsid w:val="00486DE7"/>
    <w:rsid w:val="00490155"/>
    <w:rsid w:val="004922CC"/>
    <w:rsid w:val="00492C6E"/>
    <w:rsid w:val="00492CAA"/>
    <w:rsid w:val="00496621"/>
    <w:rsid w:val="004A0B3C"/>
    <w:rsid w:val="004A20BB"/>
    <w:rsid w:val="004A4493"/>
    <w:rsid w:val="004A5331"/>
    <w:rsid w:val="004A5DF5"/>
    <w:rsid w:val="004A672D"/>
    <w:rsid w:val="004B053F"/>
    <w:rsid w:val="004B12A9"/>
    <w:rsid w:val="004B2548"/>
    <w:rsid w:val="004B3872"/>
    <w:rsid w:val="004B3AE9"/>
    <w:rsid w:val="004B5BFD"/>
    <w:rsid w:val="004B71D9"/>
    <w:rsid w:val="004C22A5"/>
    <w:rsid w:val="004C31BC"/>
    <w:rsid w:val="004C4134"/>
    <w:rsid w:val="004C42EA"/>
    <w:rsid w:val="004C4459"/>
    <w:rsid w:val="004C63C9"/>
    <w:rsid w:val="004C6C43"/>
    <w:rsid w:val="004C70CA"/>
    <w:rsid w:val="004D2B42"/>
    <w:rsid w:val="004D4055"/>
    <w:rsid w:val="004D5E7D"/>
    <w:rsid w:val="004D7214"/>
    <w:rsid w:val="004E1CFC"/>
    <w:rsid w:val="004E2C0E"/>
    <w:rsid w:val="004E3791"/>
    <w:rsid w:val="004E6D02"/>
    <w:rsid w:val="004F08F0"/>
    <w:rsid w:val="004F3105"/>
    <w:rsid w:val="004F40FC"/>
    <w:rsid w:val="004F536B"/>
    <w:rsid w:val="004F7105"/>
    <w:rsid w:val="005002F9"/>
    <w:rsid w:val="00500509"/>
    <w:rsid w:val="00500643"/>
    <w:rsid w:val="00500E53"/>
    <w:rsid w:val="005024D6"/>
    <w:rsid w:val="00502C96"/>
    <w:rsid w:val="00503CE3"/>
    <w:rsid w:val="00506708"/>
    <w:rsid w:val="005076EC"/>
    <w:rsid w:val="005110F7"/>
    <w:rsid w:val="0051138B"/>
    <w:rsid w:val="005158FB"/>
    <w:rsid w:val="00515F7C"/>
    <w:rsid w:val="00515FB1"/>
    <w:rsid w:val="005220C9"/>
    <w:rsid w:val="00523657"/>
    <w:rsid w:val="00524054"/>
    <w:rsid w:val="00525120"/>
    <w:rsid w:val="00526D4D"/>
    <w:rsid w:val="005329A6"/>
    <w:rsid w:val="00533520"/>
    <w:rsid w:val="00533606"/>
    <w:rsid w:val="00534072"/>
    <w:rsid w:val="00535C08"/>
    <w:rsid w:val="00536094"/>
    <w:rsid w:val="0053689B"/>
    <w:rsid w:val="005400D2"/>
    <w:rsid w:val="00540239"/>
    <w:rsid w:val="00541A63"/>
    <w:rsid w:val="00543E16"/>
    <w:rsid w:val="00544A7F"/>
    <w:rsid w:val="00545896"/>
    <w:rsid w:val="00545EF6"/>
    <w:rsid w:val="005468BC"/>
    <w:rsid w:val="00546E1A"/>
    <w:rsid w:val="00553F49"/>
    <w:rsid w:val="00554C0F"/>
    <w:rsid w:val="0055700E"/>
    <w:rsid w:val="005612F3"/>
    <w:rsid w:val="00561BFE"/>
    <w:rsid w:val="00562887"/>
    <w:rsid w:val="00562B27"/>
    <w:rsid w:val="00564821"/>
    <w:rsid w:val="00566CD7"/>
    <w:rsid w:val="00567002"/>
    <w:rsid w:val="00570E51"/>
    <w:rsid w:val="005727A2"/>
    <w:rsid w:val="005736F6"/>
    <w:rsid w:val="00574B00"/>
    <w:rsid w:val="00575AF1"/>
    <w:rsid w:val="005772EF"/>
    <w:rsid w:val="00577402"/>
    <w:rsid w:val="00577450"/>
    <w:rsid w:val="00581FC7"/>
    <w:rsid w:val="00582C3B"/>
    <w:rsid w:val="0058358C"/>
    <w:rsid w:val="00586BC1"/>
    <w:rsid w:val="00586F1E"/>
    <w:rsid w:val="00587EFB"/>
    <w:rsid w:val="00590470"/>
    <w:rsid w:val="00591C06"/>
    <w:rsid w:val="005923D6"/>
    <w:rsid w:val="005926D2"/>
    <w:rsid w:val="00592CD6"/>
    <w:rsid w:val="00595828"/>
    <w:rsid w:val="00595C69"/>
    <w:rsid w:val="00595E79"/>
    <w:rsid w:val="005962E7"/>
    <w:rsid w:val="00596D56"/>
    <w:rsid w:val="00597A6C"/>
    <w:rsid w:val="005A2926"/>
    <w:rsid w:val="005A3C65"/>
    <w:rsid w:val="005A462C"/>
    <w:rsid w:val="005A4C01"/>
    <w:rsid w:val="005A7674"/>
    <w:rsid w:val="005B5B7F"/>
    <w:rsid w:val="005C072D"/>
    <w:rsid w:val="005C3716"/>
    <w:rsid w:val="005C4077"/>
    <w:rsid w:val="005C59D5"/>
    <w:rsid w:val="005C6731"/>
    <w:rsid w:val="005C690C"/>
    <w:rsid w:val="005D03A0"/>
    <w:rsid w:val="005D76BA"/>
    <w:rsid w:val="005D7C53"/>
    <w:rsid w:val="005E5586"/>
    <w:rsid w:val="005E5654"/>
    <w:rsid w:val="005E74F9"/>
    <w:rsid w:val="005F0F6D"/>
    <w:rsid w:val="005F0FFF"/>
    <w:rsid w:val="005F18BB"/>
    <w:rsid w:val="005F273E"/>
    <w:rsid w:val="005F32F3"/>
    <w:rsid w:val="005F3F70"/>
    <w:rsid w:val="005F414D"/>
    <w:rsid w:val="005F439E"/>
    <w:rsid w:val="00601C7B"/>
    <w:rsid w:val="00602537"/>
    <w:rsid w:val="0060314B"/>
    <w:rsid w:val="00603F3D"/>
    <w:rsid w:val="00604B23"/>
    <w:rsid w:val="00605DB8"/>
    <w:rsid w:val="00606F2F"/>
    <w:rsid w:val="00610A1B"/>
    <w:rsid w:val="00610AB4"/>
    <w:rsid w:val="0061322D"/>
    <w:rsid w:val="00613761"/>
    <w:rsid w:val="00614046"/>
    <w:rsid w:val="00616304"/>
    <w:rsid w:val="00616831"/>
    <w:rsid w:val="006241DC"/>
    <w:rsid w:val="00624F16"/>
    <w:rsid w:val="006269F4"/>
    <w:rsid w:val="00626FDE"/>
    <w:rsid w:val="00632C4D"/>
    <w:rsid w:val="00635041"/>
    <w:rsid w:val="00636736"/>
    <w:rsid w:val="006418E5"/>
    <w:rsid w:val="00643D7B"/>
    <w:rsid w:val="0064438E"/>
    <w:rsid w:val="00644F3A"/>
    <w:rsid w:val="00645FB8"/>
    <w:rsid w:val="00651AF5"/>
    <w:rsid w:val="00651BF0"/>
    <w:rsid w:val="0065241B"/>
    <w:rsid w:val="00652CDA"/>
    <w:rsid w:val="00652DDE"/>
    <w:rsid w:val="00653192"/>
    <w:rsid w:val="006538AA"/>
    <w:rsid w:val="0065657A"/>
    <w:rsid w:val="006620E4"/>
    <w:rsid w:val="00662239"/>
    <w:rsid w:val="00664943"/>
    <w:rsid w:val="0066558B"/>
    <w:rsid w:val="0066676C"/>
    <w:rsid w:val="00673927"/>
    <w:rsid w:val="00675491"/>
    <w:rsid w:val="006758AA"/>
    <w:rsid w:val="006759DF"/>
    <w:rsid w:val="00675B09"/>
    <w:rsid w:val="00676777"/>
    <w:rsid w:val="0068125D"/>
    <w:rsid w:val="00682187"/>
    <w:rsid w:val="00682AAD"/>
    <w:rsid w:val="0068338F"/>
    <w:rsid w:val="00684E2A"/>
    <w:rsid w:val="00686C93"/>
    <w:rsid w:val="00687EBF"/>
    <w:rsid w:val="006901B6"/>
    <w:rsid w:val="00694250"/>
    <w:rsid w:val="006955EE"/>
    <w:rsid w:val="006958F1"/>
    <w:rsid w:val="0069711B"/>
    <w:rsid w:val="0069747E"/>
    <w:rsid w:val="00697889"/>
    <w:rsid w:val="00697BB7"/>
    <w:rsid w:val="006A22D2"/>
    <w:rsid w:val="006A2739"/>
    <w:rsid w:val="006A5166"/>
    <w:rsid w:val="006A5EAC"/>
    <w:rsid w:val="006B0F5B"/>
    <w:rsid w:val="006B1BC7"/>
    <w:rsid w:val="006B47A9"/>
    <w:rsid w:val="006B4834"/>
    <w:rsid w:val="006B768E"/>
    <w:rsid w:val="006B7F4B"/>
    <w:rsid w:val="006C1003"/>
    <w:rsid w:val="006C15E3"/>
    <w:rsid w:val="006C1A8C"/>
    <w:rsid w:val="006C2A99"/>
    <w:rsid w:val="006C2DAA"/>
    <w:rsid w:val="006C44CE"/>
    <w:rsid w:val="006C528C"/>
    <w:rsid w:val="006C5D53"/>
    <w:rsid w:val="006C5E8B"/>
    <w:rsid w:val="006C6808"/>
    <w:rsid w:val="006C6BCA"/>
    <w:rsid w:val="006D10F3"/>
    <w:rsid w:val="006D18F7"/>
    <w:rsid w:val="006D1F9D"/>
    <w:rsid w:val="006D2039"/>
    <w:rsid w:val="006D3C7F"/>
    <w:rsid w:val="006D4735"/>
    <w:rsid w:val="006D5912"/>
    <w:rsid w:val="006E0047"/>
    <w:rsid w:val="006E303A"/>
    <w:rsid w:val="006E3871"/>
    <w:rsid w:val="006E3C20"/>
    <w:rsid w:val="006E5CE6"/>
    <w:rsid w:val="006F14C7"/>
    <w:rsid w:val="006F202A"/>
    <w:rsid w:val="006F370D"/>
    <w:rsid w:val="006F4225"/>
    <w:rsid w:val="006F50F2"/>
    <w:rsid w:val="007023EF"/>
    <w:rsid w:val="00703937"/>
    <w:rsid w:val="00703ACD"/>
    <w:rsid w:val="0071158B"/>
    <w:rsid w:val="00713D8B"/>
    <w:rsid w:val="00714448"/>
    <w:rsid w:val="0071469E"/>
    <w:rsid w:val="0071523F"/>
    <w:rsid w:val="007171A7"/>
    <w:rsid w:val="00720009"/>
    <w:rsid w:val="0072010A"/>
    <w:rsid w:val="00722117"/>
    <w:rsid w:val="00723584"/>
    <w:rsid w:val="007247BC"/>
    <w:rsid w:val="00724FB9"/>
    <w:rsid w:val="0072642C"/>
    <w:rsid w:val="007278DB"/>
    <w:rsid w:val="00733938"/>
    <w:rsid w:val="00733EC0"/>
    <w:rsid w:val="00735FD8"/>
    <w:rsid w:val="00736C12"/>
    <w:rsid w:val="00736C81"/>
    <w:rsid w:val="00736CCB"/>
    <w:rsid w:val="007418EE"/>
    <w:rsid w:val="007436B9"/>
    <w:rsid w:val="007446B0"/>
    <w:rsid w:val="00745045"/>
    <w:rsid w:val="00745A5F"/>
    <w:rsid w:val="00745D45"/>
    <w:rsid w:val="0074680C"/>
    <w:rsid w:val="0075029C"/>
    <w:rsid w:val="007566C1"/>
    <w:rsid w:val="00756A0D"/>
    <w:rsid w:val="00757AF1"/>
    <w:rsid w:val="00764847"/>
    <w:rsid w:val="00766BBB"/>
    <w:rsid w:val="007673B6"/>
    <w:rsid w:val="00767F37"/>
    <w:rsid w:val="0077057E"/>
    <w:rsid w:val="00770B0C"/>
    <w:rsid w:val="00772B60"/>
    <w:rsid w:val="00774646"/>
    <w:rsid w:val="00774D79"/>
    <w:rsid w:val="00776573"/>
    <w:rsid w:val="007771EC"/>
    <w:rsid w:val="0077774D"/>
    <w:rsid w:val="007779AD"/>
    <w:rsid w:val="00777FB5"/>
    <w:rsid w:val="0078108F"/>
    <w:rsid w:val="0078275D"/>
    <w:rsid w:val="007827E9"/>
    <w:rsid w:val="00790735"/>
    <w:rsid w:val="00790871"/>
    <w:rsid w:val="00790F97"/>
    <w:rsid w:val="00792869"/>
    <w:rsid w:val="00792909"/>
    <w:rsid w:val="0079408F"/>
    <w:rsid w:val="0079752D"/>
    <w:rsid w:val="007A2744"/>
    <w:rsid w:val="007A2A72"/>
    <w:rsid w:val="007A5988"/>
    <w:rsid w:val="007A7AD4"/>
    <w:rsid w:val="007B0AEF"/>
    <w:rsid w:val="007B0E08"/>
    <w:rsid w:val="007B1C36"/>
    <w:rsid w:val="007B21E0"/>
    <w:rsid w:val="007B2431"/>
    <w:rsid w:val="007B2488"/>
    <w:rsid w:val="007B3DFF"/>
    <w:rsid w:val="007B4831"/>
    <w:rsid w:val="007B49BC"/>
    <w:rsid w:val="007B56CE"/>
    <w:rsid w:val="007C0314"/>
    <w:rsid w:val="007C2036"/>
    <w:rsid w:val="007C2303"/>
    <w:rsid w:val="007C417A"/>
    <w:rsid w:val="007C5D3F"/>
    <w:rsid w:val="007C7F00"/>
    <w:rsid w:val="007D1974"/>
    <w:rsid w:val="007D2AE6"/>
    <w:rsid w:val="007D3E73"/>
    <w:rsid w:val="007D5E19"/>
    <w:rsid w:val="007E06FE"/>
    <w:rsid w:val="007E1259"/>
    <w:rsid w:val="007E1E15"/>
    <w:rsid w:val="007E2436"/>
    <w:rsid w:val="007E2FAF"/>
    <w:rsid w:val="007E4610"/>
    <w:rsid w:val="007E6052"/>
    <w:rsid w:val="007E7FDA"/>
    <w:rsid w:val="007F1390"/>
    <w:rsid w:val="007F1A89"/>
    <w:rsid w:val="007F1E18"/>
    <w:rsid w:val="007F2239"/>
    <w:rsid w:val="007F2DE7"/>
    <w:rsid w:val="007F2F76"/>
    <w:rsid w:val="007F3734"/>
    <w:rsid w:val="007F6337"/>
    <w:rsid w:val="00801AC5"/>
    <w:rsid w:val="00802181"/>
    <w:rsid w:val="008036FB"/>
    <w:rsid w:val="00805BC9"/>
    <w:rsid w:val="008109C8"/>
    <w:rsid w:val="0081121D"/>
    <w:rsid w:val="008127CD"/>
    <w:rsid w:val="00812CCE"/>
    <w:rsid w:val="00813759"/>
    <w:rsid w:val="00815BCA"/>
    <w:rsid w:val="00817473"/>
    <w:rsid w:val="0082002D"/>
    <w:rsid w:val="008256F6"/>
    <w:rsid w:val="0083096A"/>
    <w:rsid w:val="008331FE"/>
    <w:rsid w:val="00833B6C"/>
    <w:rsid w:val="00834074"/>
    <w:rsid w:val="00834375"/>
    <w:rsid w:val="0083554B"/>
    <w:rsid w:val="00836336"/>
    <w:rsid w:val="008376F7"/>
    <w:rsid w:val="00841089"/>
    <w:rsid w:val="00842FE6"/>
    <w:rsid w:val="0084397B"/>
    <w:rsid w:val="00846DC0"/>
    <w:rsid w:val="008478A7"/>
    <w:rsid w:val="008518E6"/>
    <w:rsid w:val="008536FB"/>
    <w:rsid w:val="00854F3D"/>
    <w:rsid w:val="00856C23"/>
    <w:rsid w:val="00862889"/>
    <w:rsid w:val="00862E6D"/>
    <w:rsid w:val="00863054"/>
    <w:rsid w:val="00863745"/>
    <w:rsid w:val="00863B74"/>
    <w:rsid w:val="00866A85"/>
    <w:rsid w:val="00871985"/>
    <w:rsid w:val="008733C5"/>
    <w:rsid w:val="00874EB5"/>
    <w:rsid w:val="00875516"/>
    <w:rsid w:val="00881943"/>
    <w:rsid w:val="00883403"/>
    <w:rsid w:val="00883CFA"/>
    <w:rsid w:val="00884731"/>
    <w:rsid w:val="008876FF"/>
    <w:rsid w:val="00887866"/>
    <w:rsid w:val="008878F8"/>
    <w:rsid w:val="0089382F"/>
    <w:rsid w:val="00894FE1"/>
    <w:rsid w:val="00895789"/>
    <w:rsid w:val="00897718"/>
    <w:rsid w:val="00897D2C"/>
    <w:rsid w:val="008A4F14"/>
    <w:rsid w:val="008A71EC"/>
    <w:rsid w:val="008A7385"/>
    <w:rsid w:val="008B2479"/>
    <w:rsid w:val="008B3978"/>
    <w:rsid w:val="008C0A09"/>
    <w:rsid w:val="008C452B"/>
    <w:rsid w:val="008C57A9"/>
    <w:rsid w:val="008C7EDA"/>
    <w:rsid w:val="008D258B"/>
    <w:rsid w:val="008D26FB"/>
    <w:rsid w:val="008D3FA0"/>
    <w:rsid w:val="008D4B92"/>
    <w:rsid w:val="008D5F8C"/>
    <w:rsid w:val="008D6763"/>
    <w:rsid w:val="008E5BBE"/>
    <w:rsid w:val="008F02BB"/>
    <w:rsid w:val="008F1F9B"/>
    <w:rsid w:val="008F37FD"/>
    <w:rsid w:val="008F3A86"/>
    <w:rsid w:val="008F63E5"/>
    <w:rsid w:val="008F682D"/>
    <w:rsid w:val="0090077B"/>
    <w:rsid w:val="0090310C"/>
    <w:rsid w:val="00905ADF"/>
    <w:rsid w:val="00906A84"/>
    <w:rsid w:val="00907197"/>
    <w:rsid w:val="00910E8B"/>
    <w:rsid w:val="00913E11"/>
    <w:rsid w:val="0091493F"/>
    <w:rsid w:val="00916336"/>
    <w:rsid w:val="009168D7"/>
    <w:rsid w:val="00917ED4"/>
    <w:rsid w:val="00920DFF"/>
    <w:rsid w:val="00927FDF"/>
    <w:rsid w:val="00930B65"/>
    <w:rsid w:val="00931F38"/>
    <w:rsid w:val="00932C47"/>
    <w:rsid w:val="009338F8"/>
    <w:rsid w:val="00933BD8"/>
    <w:rsid w:val="00934273"/>
    <w:rsid w:val="009351D0"/>
    <w:rsid w:val="009357EC"/>
    <w:rsid w:val="00935F04"/>
    <w:rsid w:val="009412F2"/>
    <w:rsid w:val="00944695"/>
    <w:rsid w:val="0094504A"/>
    <w:rsid w:val="00945E64"/>
    <w:rsid w:val="0094699B"/>
    <w:rsid w:val="00950CA6"/>
    <w:rsid w:val="00955414"/>
    <w:rsid w:val="009559D9"/>
    <w:rsid w:val="00955CED"/>
    <w:rsid w:val="00955F7B"/>
    <w:rsid w:val="00956AA4"/>
    <w:rsid w:val="00962EA3"/>
    <w:rsid w:val="00963AD9"/>
    <w:rsid w:val="00965EE2"/>
    <w:rsid w:val="009668D7"/>
    <w:rsid w:val="0096705E"/>
    <w:rsid w:val="00967BB2"/>
    <w:rsid w:val="00970291"/>
    <w:rsid w:val="00970C78"/>
    <w:rsid w:val="00970EEA"/>
    <w:rsid w:val="00972193"/>
    <w:rsid w:val="00973289"/>
    <w:rsid w:val="00973554"/>
    <w:rsid w:val="00973879"/>
    <w:rsid w:val="00975A32"/>
    <w:rsid w:val="0098035E"/>
    <w:rsid w:val="00980B19"/>
    <w:rsid w:val="00980EE9"/>
    <w:rsid w:val="00981251"/>
    <w:rsid w:val="0098153E"/>
    <w:rsid w:val="0098535C"/>
    <w:rsid w:val="009862E3"/>
    <w:rsid w:val="00986EFB"/>
    <w:rsid w:val="00987D9D"/>
    <w:rsid w:val="0099244A"/>
    <w:rsid w:val="009939A4"/>
    <w:rsid w:val="00993C49"/>
    <w:rsid w:val="00996D3B"/>
    <w:rsid w:val="009A05C1"/>
    <w:rsid w:val="009A2392"/>
    <w:rsid w:val="009A28EE"/>
    <w:rsid w:val="009A594A"/>
    <w:rsid w:val="009A606A"/>
    <w:rsid w:val="009A65EB"/>
    <w:rsid w:val="009A71BE"/>
    <w:rsid w:val="009A7E41"/>
    <w:rsid w:val="009B63F0"/>
    <w:rsid w:val="009B7AFA"/>
    <w:rsid w:val="009B7E6B"/>
    <w:rsid w:val="009C1169"/>
    <w:rsid w:val="009C1A90"/>
    <w:rsid w:val="009C253D"/>
    <w:rsid w:val="009C76D9"/>
    <w:rsid w:val="009D106C"/>
    <w:rsid w:val="009D29CC"/>
    <w:rsid w:val="009D47D9"/>
    <w:rsid w:val="009D48B7"/>
    <w:rsid w:val="009D586B"/>
    <w:rsid w:val="009D64DC"/>
    <w:rsid w:val="009D6D1A"/>
    <w:rsid w:val="009D7B38"/>
    <w:rsid w:val="009D7D6E"/>
    <w:rsid w:val="009E197E"/>
    <w:rsid w:val="009E2312"/>
    <w:rsid w:val="009E549E"/>
    <w:rsid w:val="009E700C"/>
    <w:rsid w:val="009F0030"/>
    <w:rsid w:val="009F0B83"/>
    <w:rsid w:val="009F130B"/>
    <w:rsid w:val="009F414D"/>
    <w:rsid w:val="009F496B"/>
    <w:rsid w:val="009F7C99"/>
    <w:rsid w:val="00A01FE4"/>
    <w:rsid w:val="00A0211C"/>
    <w:rsid w:val="00A0295E"/>
    <w:rsid w:val="00A0324F"/>
    <w:rsid w:val="00A04E62"/>
    <w:rsid w:val="00A07F65"/>
    <w:rsid w:val="00A102D1"/>
    <w:rsid w:val="00A114DF"/>
    <w:rsid w:val="00A1150C"/>
    <w:rsid w:val="00A15BBD"/>
    <w:rsid w:val="00A1664E"/>
    <w:rsid w:val="00A2137B"/>
    <w:rsid w:val="00A226F8"/>
    <w:rsid w:val="00A22A65"/>
    <w:rsid w:val="00A262A6"/>
    <w:rsid w:val="00A26CC4"/>
    <w:rsid w:val="00A302A2"/>
    <w:rsid w:val="00A31CC1"/>
    <w:rsid w:val="00A32B89"/>
    <w:rsid w:val="00A355CF"/>
    <w:rsid w:val="00A36543"/>
    <w:rsid w:val="00A374BB"/>
    <w:rsid w:val="00A40724"/>
    <w:rsid w:val="00A41265"/>
    <w:rsid w:val="00A414D3"/>
    <w:rsid w:val="00A415B1"/>
    <w:rsid w:val="00A4375E"/>
    <w:rsid w:val="00A4401A"/>
    <w:rsid w:val="00A44273"/>
    <w:rsid w:val="00A4660C"/>
    <w:rsid w:val="00A4745B"/>
    <w:rsid w:val="00A50BA7"/>
    <w:rsid w:val="00A51CA8"/>
    <w:rsid w:val="00A5200D"/>
    <w:rsid w:val="00A5666F"/>
    <w:rsid w:val="00A56A78"/>
    <w:rsid w:val="00A56C2A"/>
    <w:rsid w:val="00A60175"/>
    <w:rsid w:val="00A601F8"/>
    <w:rsid w:val="00A607F5"/>
    <w:rsid w:val="00A614A6"/>
    <w:rsid w:val="00A6219F"/>
    <w:rsid w:val="00A6467F"/>
    <w:rsid w:val="00A64843"/>
    <w:rsid w:val="00A65366"/>
    <w:rsid w:val="00A65788"/>
    <w:rsid w:val="00A6629A"/>
    <w:rsid w:val="00A7063B"/>
    <w:rsid w:val="00A718BC"/>
    <w:rsid w:val="00A72790"/>
    <w:rsid w:val="00A746B3"/>
    <w:rsid w:val="00A74888"/>
    <w:rsid w:val="00A757BB"/>
    <w:rsid w:val="00A75876"/>
    <w:rsid w:val="00A7789B"/>
    <w:rsid w:val="00A814C9"/>
    <w:rsid w:val="00A8270E"/>
    <w:rsid w:val="00A829E1"/>
    <w:rsid w:val="00A831C2"/>
    <w:rsid w:val="00A834CB"/>
    <w:rsid w:val="00A877C5"/>
    <w:rsid w:val="00A9103E"/>
    <w:rsid w:val="00A910FD"/>
    <w:rsid w:val="00A92E54"/>
    <w:rsid w:val="00A93CE1"/>
    <w:rsid w:val="00A93FFE"/>
    <w:rsid w:val="00A94764"/>
    <w:rsid w:val="00A94FFE"/>
    <w:rsid w:val="00A9549A"/>
    <w:rsid w:val="00A965CA"/>
    <w:rsid w:val="00AA1C99"/>
    <w:rsid w:val="00AA1EE3"/>
    <w:rsid w:val="00AA2B16"/>
    <w:rsid w:val="00AA49E8"/>
    <w:rsid w:val="00AA78E3"/>
    <w:rsid w:val="00AB36D2"/>
    <w:rsid w:val="00AB5EEB"/>
    <w:rsid w:val="00AB7093"/>
    <w:rsid w:val="00AB717F"/>
    <w:rsid w:val="00AC0A6E"/>
    <w:rsid w:val="00AC111B"/>
    <w:rsid w:val="00AC27FB"/>
    <w:rsid w:val="00AC3739"/>
    <w:rsid w:val="00AC6FFE"/>
    <w:rsid w:val="00AC7A06"/>
    <w:rsid w:val="00AD2D61"/>
    <w:rsid w:val="00AD30FE"/>
    <w:rsid w:val="00AD3B81"/>
    <w:rsid w:val="00AD4E7D"/>
    <w:rsid w:val="00AE09A2"/>
    <w:rsid w:val="00AE0A55"/>
    <w:rsid w:val="00AE11FB"/>
    <w:rsid w:val="00AE3027"/>
    <w:rsid w:val="00AE3BD2"/>
    <w:rsid w:val="00AE4F73"/>
    <w:rsid w:val="00AF2255"/>
    <w:rsid w:val="00AF295D"/>
    <w:rsid w:val="00AF2B56"/>
    <w:rsid w:val="00AF31CB"/>
    <w:rsid w:val="00AF39E2"/>
    <w:rsid w:val="00AF3CB5"/>
    <w:rsid w:val="00AF4BB7"/>
    <w:rsid w:val="00AF6DF3"/>
    <w:rsid w:val="00AF6ED5"/>
    <w:rsid w:val="00B01123"/>
    <w:rsid w:val="00B0179A"/>
    <w:rsid w:val="00B01E51"/>
    <w:rsid w:val="00B02626"/>
    <w:rsid w:val="00B02F2D"/>
    <w:rsid w:val="00B06376"/>
    <w:rsid w:val="00B07CC5"/>
    <w:rsid w:val="00B11CE1"/>
    <w:rsid w:val="00B1265F"/>
    <w:rsid w:val="00B1312E"/>
    <w:rsid w:val="00B136E1"/>
    <w:rsid w:val="00B14252"/>
    <w:rsid w:val="00B177B5"/>
    <w:rsid w:val="00B21E67"/>
    <w:rsid w:val="00B233FC"/>
    <w:rsid w:val="00B23F0E"/>
    <w:rsid w:val="00B23FBF"/>
    <w:rsid w:val="00B30849"/>
    <w:rsid w:val="00B3350E"/>
    <w:rsid w:val="00B33AF1"/>
    <w:rsid w:val="00B3427D"/>
    <w:rsid w:val="00B3579C"/>
    <w:rsid w:val="00B358AF"/>
    <w:rsid w:val="00B35F2B"/>
    <w:rsid w:val="00B36297"/>
    <w:rsid w:val="00B365A7"/>
    <w:rsid w:val="00B37CA7"/>
    <w:rsid w:val="00B40094"/>
    <w:rsid w:val="00B40189"/>
    <w:rsid w:val="00B41BFA"/>
    <w:rsid w:val="00B42737"/>
    <w:rsid w:val="00B45402"/>
    <w:rsid w:val="00B4557B"/>
    <w:rsid w:val="00B50F94"/>
    <w:rsid w:val="00B51FFA"/>
    <w:rsid w:val="00B53289"/>
    <w:rsid w:val="00B53643"/>
    <w:rsid w:val="00B54068"/>
    <w:rsid w:val="00B546C2"/>
    <w:rsid w:val="00B54A2B"/>
    <w:rsid w:val="00B55645"/>
    <w:rsid w:val="00B55B8D"/>
    <w:rsid w:val="00B56AF9"/>
    <w:rsid w:val="00B57469"/>
    <w:rsid w:val="00B57A7A"/>
    <w:rsid w:val="00B6039F"/>
    <w:rsid w:val="00B60993"/>
    <w:rsid w:val="00B63A12"/>
    <w:rsid w:val="00B64DED"/>
    <w:rsid w:val="00B6581E"/>
    <w:rsid w:val="00B6694B"/>
    <w:rsid w:val="00B669BB"/>
    <w:rsid w:val="00B670F9"/>
    <w:rsid w:val="00B7014A"/>
    <w:rsid w:val="00B716E4"/>
    <w:rsid w:val="00B71B36"/>
    <w:rsid w:val="00B72915"/>
    <w:rsid w:val="00B7484B"/>
    <w:rsid w:val="00B758BC"/>
    <w:rsid w:val="00B75A39"/>
    <w:rsid w:val="00B771A4"/>
    <w:rsid w:val="00B816EA"/>
    <w:rsid w:val="00B81C62"/>
    <w:rsid w:val="00B81CB5"/>
    <w:rsid w:val="00B81E94"/>
    <w:rsid w:val="00B83595"/>
    <w:rsid w:val="00B837D7"/>
    <w:rsid w:val="00B83BAC"/>
    <w:rsid w:val="00B842E8"/>
    <w:rsid w:val="00B844C6"/>
    <w:rsid w:val="00B85D11"/>
    <w:rsid w:val="00B87CB6"/>
    <w:rsid w:val="00B913A2"/>
    <w:rsid w:val="00B92EE2"/>
    <w:rsid w:val="00B934A9"/>
    <w:rsid w:val="00B93534"/>
    <w:rsid w:val="00B96759"/>
    <w:rsid w:val="00B96ACC"/>
    <w:rsid w:val="00BA125A"/>
    <w:rsid w:val="00BA1274"/>
    <w:rsid w:val="00BA4B61"/>
    <w:rsid w:val="00BA563C"/>
    <w:rsid w:val="00BA567A"/>
    <w:rsid w:val="00BA633F"/>
    <w:rsid w:val="00BA7403"/>
    <w:rsid w:val="00BA767D"/>
    <w:rsid w:val="00BB1296"/>
    <w:rsid w:val="00BB2367"/>
    <w:rsid w:val="00BB278D"/>
    <w:rsid w:val="00BB3991"/>
    <w:rsid w:val="00BB3A3E"/>
    <w:rsid w:val="00BB43B7"/>
    <w:rsid w:val="00BB4E00"/>
    <w:rsid w:val="00BB53C3"/>
    <w:rsid w:val="00BB59D4"/>
    <w:rsid w:val="00BC0205"/>
    <w:rsid w:val="00BC09C8"/>
    <w:rsid w:val="00BC1175"/>
    <w:rsid w:val="00BC21EB"/>
    <w:rsid w:val="00BC3347"/>
    <w:rsid w:val="00BC37DF"/>
    <w:rsid w:val="00BC41B0"/>
    <w:rsid w:val="00BC4CEC"/>
    <w:rsid w:val="00BC538A"/>
    <w:rsid w:val="00BD0B94"/>
    <w:rsid w:val="00BD1C15"/>
    <w:rsid w:val="00BD2314"/>
    <w:rsid w:val="00BD656E"/>
    <w:rsid w:val="00BD66FE"/>
    <w:rsid w:val="00BD6AC4"/>
    <w:rsid w:val="00BD7F69"/>
    <w:rsid w:val="00BE05D1"/>
    <w:rsid w:val="00BE11F8"/>
    <w:rsid w:val="00BE53AE"/>
    <w:rsid w:val="00BF09EE"/>
    <w:rsid w:val="00BF21E3"/>
    <w:rsid w:val="00BF2AD7"/>
    <w:rsid w:val="00BF3BB2"/>
    <w:rsid w:val="00BF3F6A"/>
    <w:rsid w:val="00BF4A1A"/>
    <w:rsid w:val="00BF5F36"/>
    <w:rsid w:val="00C06315"/>
    <w:rsid w:val="00C12279"/>
    <w:rsid w:val="00C1263D"/>
    <w:rsid w:val="00C15366"/>
    <w:rsid w:val="00C15B05"/>
    <w:rsid w:val="00C165EB"/>
    <w:rsid w:val="00C17444"/>
    <w:rsid w:val="00C17A50"/>
    <w:rsid w:val="00C20A96"/>
    <w:rsid w:val="00C2711C"/>
    <w:rsid w:val="00C304BE"/>
    <w:rsid w:val="00C32B5A"/>
    <w:rsid w:val="00C33AA2"/>
    <w:rsid w:val="00C33D3B"/>
    <w:rsid w:val="00C342FA"/>
    <w:rsid w:val="00C3757C"/>
    <w:rsid w:val="00C41041"/>
    <w:rsid w:val="00C42AFD"/>
    <w:rsid w:val="00C43A73"/>
    <w:rsid w:val="00C4774B"/>
    <w:rsid w:val="00C47E69"/>
    <w:rsid w:val="00C50CAC"/>
    <w:rsid w:val="00C51C6B"/>
    <w:rsid w:val="00C51D2F"/>
    <w:rsid w:val="00C5200D"/>
    <w:rsid w:val="00C52A17"/>
    <w:rsid w:val="00C52C28"/>
    <w:rsid w:val="00C52D79"/>
    <w:rsid w:val="00C53A10"/>
    <w:rsid w:val="00C55E65"/>
    <w:rsid w:val="00C613F5"/>
    <w:rsid w:val="00C61642"/>
    <w:rsid w:val="00C61ABB"/>
    <w:rsid w:val="00C623A8"/>
    <w:rsid w:val="00C62D85"/>
    <w:rsid w:val="00C63EAC"/>
    <w:rsid w:val="00C6430A"/>
    <w:rsid w:val="00C64ACD"/>
    <w:rsid w:val="00C65439"/>
    <w:rsid w:val="00C719BC"/>
    <w:rsid w:val="00C82E36"/>
    <w:rsid w:val="00C83026"/>
    <w:rsid w:val="00C908A4"/>
    <w:rsid w:val="00C92731"/>
    <w:rsid w:val="00C92AA1"/>
    <w:rsid w:val="00C92ED7"/>
    <w:rsid w:val="00C97285"/>
    <w:rsid w:val="00C97EBC"/>
    <w:rsid w:val="00CA072C"/>
    <w:rsid w:val="00CA0788"/>
    <w:rsid w:val="00CA07C8"/>
    <w:rsid w:val="00CA0BDF"/>
    <w:rsid w:val="00CA42FA"/>
    <w:rsid w:val="00CA441C"/>
    <w:rsid w:val="00CA7C32"/>
    <w:rsid w:val="00CB2123"/>
    <w:rsid w:val="00CB28AE"/>
    <w:rsid w:val="00CB515C"/>
    <w:rsid w:val="00CB5525"/>
    <w:rsid w:val="00CB5603"/>
    <w:rsid w:val="00CB7E69"/>
    <w:rsid w:val="00CC4254"/>
    <w:rsid w:val="00CC4579"/>
    <w:rsid w:val="00CC7192"/>
    <w:rsid w:val="00CD1A35"/>
    <w:rsid w:val="00CD1EC6"/>
    <w:rsid w:val="00CD2F7B"/>
    <w:rsid w:val="00CD3166"/>
    <w:rsid w:val="00CD3948"/>
    <w:rsid w:val="00CD4429"/>
    <w:rsid w:val="00CD6B4A"/>
    <w:rsid w:val="00CD737E"/>
    <w:rsid w:val="00CE1878"/>
    <w:rsid w:val="00CE1B6A"/>
    <w:rsid w:val="00CE20E7"/>
    <w:rsid w:val="00CE25CB"/>
    <w:rsid w:val="00CE30AE"/>
    <w:rsid w:val="00CE38DA"/>
    <w:rsid w:val="00CE3B9D"/>
    <w:rsid w:val="00CE79AA"/>
    <w:rsid w:val="00CF2E23"/>
    <w:rsid w:val="00CF3568"/>
    <w:rsid w:val="00CF450A"/>
    <w:rsid w:val="00CF4A14"/>
    <w:rsid w:val="00CF5213"/>
    <w:rsid w:val="00CF7AEA"/>
    <w:rsid w:val="00D00038"/>
    <w:rsid w:val="00D019AD"/>
    <w:rsid w:val="00D0621A"/>
    <w:rsid w:val="00D07500"/>
    <w:rsid w:val="00D1319B"/>
    <w:rsid w:val="00D13855"/>
    <w:rsid w:val="00D13D42"/>
    <w:rsid w:val="00D13D76"/>
    <w:rsid w:val="00D13FCA"/>
    <w:rsid w:val="00D1515B"/>
    <w:rsid w:val="00D1533B"/>
    <w:rsid w:val="00D1591F"/>
    <w:rsid w:val="00D176B6"/>
    <w:rsid w:val="00D21D4D"/>
    <w:rsid w:val="00D22962"/>
    <w:rsid w:val="00D23023"/>
    <w:rsid w:val="00D23C5C"/>
    <w:rsid w:val="00D26326"/>
    <w:rsid w:val="00D270FC"/>
    <w:rsid w:val="00D27828"/>
    <w:rsid w:val="00D304F3"/>
    <w:rsid w:val="00D32C53"/>
    <w:rsid w:val="00D353E4"/>
    <w:rsid w:val="00D4038A"/>
    <w:rsid w:val="00D415E5"/>
    <w:rsid w:val="00D42D63"/>
    <w:rsid w:val="00D42FDA"/>
    <w:rsid w:val="00D45AA5"/>
    <w:rsid w:val="00D45EB3"/>
    <w:rsid w:val="00D45F4E"/>
    <w:rsid w:val="00D46A31"/>
    <w:rsid w:val="00D46ECD"/>
    <w:rsid w:val="00D52760"/>
    <w:rsid w:val="00D53C8F"/>
    <w:rsid w:val="00D54159"/>
    <w:rsid w:val="00D544DD"/>
    <w:rsid w:val="00D579EF"/>
    <w:rsid w:val="00D60972"/>
    <w:rsid w:val="00D617C2"/>
    <w:rsid w:val="00D61EF9"/>
    <w:rsid w:val="00D62E7A"/>
    <w:rsid w:val="00D63F43"/>
    <w:rsid w:val="00D67E3E"/>
    <w:rsid w:val="00D71E28"/>
    <w:rsid w:val="00D74F5F"/>
    <w:rsid w:val="00D7622F"/>
    <w:rsid w:val="00D82013"/>
    <w:rsid w:val="00D83970"/>
    <w:rsid w:val="00D860CE"/>
    <w:rsid w:val="00D86245"/>
    <w:rsid w:val="00D8686F"/>
    <w:rsid w:val="00D86BF7"/>
    <w:rsid w:val="00D878DD"/>
    <w:rsid w:val="00D9222F"/>
    <w:rsid w:val="00D92441"/>
    <w:rsid w:val="00D928D4"/>
    <w:rsid w:val="00D92E07"/>
    <w:rsid w:val="00D97449"/>
    <w:rsid w:val="00D978F2"/>
    <w:rsid w:val="00D97ED4"/>
    <w:rsid w:val="00DA0406"/>
    <w:rsid w:val="00DA0E25"/>
    <w:rsid w:val="00DA1138"/>
    <w:rsid w:val="00DA4FBA"/>
    <w:rsid w:val="00DA7E14"/>
    <w:rsid w:val="00DB0010"/>
    <w:rsid w:val="00DB08CB"/>
    <w:rsid w:val="00DB0A4A"/>
    <w:rsid w:val="00DB1C27"/>
    <w:rsid w:val="00DB29DB"/>
    <w:rsid w:val="00DB4F8E"/>
    <w:rsid w:val="00DB5207"/>
    <w:rsid w:val="00DB678A"/>
    <w:rsid w:val="00DB7306"/>
    <w:rsid w:val="00DB77ED"/>
    <w:rsid w:val="00DC25D2"/>
    <w:rsid w:val="00DC3231"/>
    <w:rsid w:val="00DC35D8"/>
    <w:rsid w:val="00DC4C7B"/>
    <w:rsid w:val="00DC51C2"/>
    <w:rsid w:val="00DC525D"/>
    <w:rsid w:val="00DD0A49"/>
    <w:rsid w:val="00DD0BDA"/>
    <w:rsid w:val="00DD1435"/>
    <w:rsid w:val="00DD2FB1"/>
    <w:rsid w:val="00DD6C74"/>
    <w:rsid w:val="00DD6FB3"/>
    <w:rsid w:val="00DF089E"/>
    <w:rsid w:val="00DF479A"/>
    <w:rsid w:val="00E01182"/>
    <w:rsid w:val="00E01B78"/>
    <w:rsid w:val="00E0203C"/>
    <w:rsid w:val="00E02250"/>
    <w:rsid w:val="00E049E4"/>
    <w:rsid w:val="00E05033"/>
    <w:rsid w:val="00E05051"/>
    <w:rsid w:val="00E07420"/>
    <w:rsid w:val="00E11561"/>
    <w:rsid w:val="00E1237A"/>
    <w:rsid w:val="00E15061"/>
    <w:rsid w:val="00E156D9"/>
    <w:rsid w:val="00E23138"/>
    <w:rsid w:val="00E2399F"/>
    <w:rsid w:val="00E25C91"/>
    <w:rsid w:val="00E26EBB"/>
    <w:rsid w:val="00E32B32"/>
    <w:rsid w:val="00E334EE"/>
    <w:rsid w:val="00E33949"/>
    <w:rsid w:val="00E34A3F"/>
    <w:rsid w:val="00E34C84"/>
    <w:rsid w:val="00E403EF"/>
    <w:rsid w:val="00E415B1"/>
    <w:rsid w:val="00E424A5"/>
    <w:rsid w:val="00E43AEF"/>
    <w:rsid w:val="00E46FDC"/>
    <w:rsid w:val="00E475FC"/>
    <w:rsid w:val="00E47D51"/>
    <w:rsid w:val="00E539A7"/>
    <w:rsid w:val="00E5564A"/>
    <w:rsid w:val="00E556D8"/>
    <w:rsid w:val="00E558D6"/>
    <w:rsid w:val="00E576B7"/>
    <w:rsid w:val="00E579B5"/>
    <w:rsid w:val="00E6048C"/>
    <w:rsid w:val="00E604D1"/>
    <w:rsid w:val="00E62E16"/>
    <w:rsid w:val="00E63018"/>
    <w:rsid w:val="00E631C7"/>
    <w:rsid w:val="00E63703"/>
    <w:rsid w:val="00E64E00"/>
    <w:rsid w:val="00E66E72"/>
    <w:rsid w:val="00E7069A"/>
    <w:rsid w:val="00E712F8"/>
    <w:rsid w:val="00E73D7D"/>
    <w:rsid w:val="00E74185"/>
    <w:rsid w:val="00E74C45"/>
    <w:rsid w:val="00E760C1"/>
    <w:rsid w:val="00E76D4D"/>
    <w:rsid w:val="00E8242F"/>
    <w:rsid w:val="00E83357"/>
    <w:rsid w:val="00E863F1"/>
    <w:rsid w:val="00E87778"/>
    <w:rsid w:val="00E919B6"/>
    <w:rsid w:val="00E929C2"/>
    <w:rsid w:val="00E9403F"/>
    <w:rsid w:val="00E9561A"/>
    <w:rsid w:val="00E95B48"/>
    <w:rsid w:val="00E96280"/>
    <w:rsid w:val="00E971C5"/>
    <w:rsid w:val="00E97514"/>
    <w:rsid w:val="00EA0268"/>
    <w:rsid w:val="00EA19BC"/>
    <w:rsid w:val="00EA4519"/>
    <w:rsid w:val="00EA534E"/>
    <w:rsid w:val="00EA6DED"/>
    <w:rsid w:val="00EA761D"/>
    <w:rsid w:val="00EB03EE"/>
    <w:rsid w:val="00EB0441"/>
    <w:rsid w:val="00EB129A"/>
    <w:rsid w:val="00EB1ACA"/>
    <w:rsid w:val="00EB231D"/>
    <w:rsid w:val="00EB3472"/>
    <w:rsid w:val="00EB3FDC"/>
    <w:rsid w:val="00EB60F4"/>
    <w:rsid w:val="00EC1A1B"/>
    <w:rsid w:val="00EC1C6C"/>
    <w:rsid w:val="00EC3550"/>
    <w:rsid w:val="00EC3ACD"/>
    <w:rsid w:val="00EC3CD2"/>
    <w:rsid w:val="00EC468E"/>
    <w:rsid w:val="00EC50A6"/>
    <w:rsid w:val="00EC5DC9"/>
    <w:rsid w:val="00ED05C5"/>
    <w:rsid w:val="00ED1688"/>
    <w:rsid w:val="00ED1C9F"/>
    <w:rsid w:val="00ED2791"/>
    <w:rsid w:val="00ED2D7D"/>
    <w:rsid w:val="00ED33C4"/>
    <w:rsid w:val="00ED4DE7"/>
    <w:rsid w:val="00ED6376"/>
    <w:rsid w:val="00EE014C"/>
    <w:rsid w:val="00EE089F"/>
    <w:rsid w:val="00EE1551"/>
    <w:rsid w:val="00EE19F3"/>
    <w:rsid w:val="00EE3200"/>
    <w:rsid w:val="00EE3313"/>
    <w:rsid w:val="00EE3EE9"/>
    <w:rsid w:val="00EF0092"/>
    <w:rsid w:val="00EF23A3"/>
    <w:rsid w:val="00EF2672"/>
    <w:rsid w:val="00EF2F7F"/>
    <w:rsid w:val="00EF4A96"/>
    <w:rsid w:val="00F00C3B"/>
    <w:rsid w:val="00F04E50"/>
    <w:rsid w:val="00F05B12"/>
    <w:rsid w:val="00F07C96"/>
    <w:rsid w:val="00F1471E"/>
    <w:rsid w:val="00F1739D"/>
    <w:rsid w:val="00F202E5"/>
    <w:rsid w:val="00F20D72"/>
    <w:rsid w:val="00F21C33"/>
    <w:rsid w:val="00F22D3B"/>
    <w:rsid w:val="00F23E74"/>
    <w:rsid w:val="00F24465"/>
    <w:rsid w:val="00F2494A"/>
    <w:rsid w:val="00F25300"/>
    <w:rsid w:val="00F25697"/>
    <w:rsid w:val="00F261BB"/>
    <w:rsid w:val="00F2638F"/>
    <w:rsid w:val="00F30478"/>
    <w:rsid w:val="00F31D76"/>
    <w:rsid w:val="00F31E5D"/>
    <w:rsid w:val="00F3301C"/>
    <w:rsid w:val="00F349B2"/>
    <w:rsid w:val="00F378B6"/>
    <w:rsid w:val="00F40625"/>
    <w:rsid w:val="00F4180A"/>
    <w:rsid w:val="00F4452D"/>
    <w:rsid w:val="00F46828"/>
    <w:rsid w:val="00F53BE4"/>
    <w:rsid w:val="00F55618"/>
    <w:rsid w:val="00F572F0"/>
    <w:rsid w:val="00F60890"/>
    <w:rsid w:val="00F61CD4"/>
    <w:rsid w:val="00F633A9"/>
    <w:rsid w:val="00F63914"/>
    <w:rsid w:val="00F6485D"/>
    <w:rsid w:val="00F66226"/>
    <w:rsid w:val="00F66B0F"/>
    <w:rsid w:val="00F714F9"/>
    <w:rsid w:val="00F72C91"/>
    <w:rsid w:val="00F73147"/>
    <w:rsid w:val="00F7328E"/>
    <w:rsid w:val="00F7480A"/>
    <w:rsid w:val="00F750C2"/>
    <w:rsid w:val="00F7538A"/>
    <w:rsid w:val="00F75A67"/>
    <w:rsid w:val="00F77786"/>
    <w:rsid w:val="00F81771"/>
    <w:rsid w:val="00F82BD1"/>
    <w:rsid w:val="00F82E9E"/>
    <w:rsid w:val="00F84F99"/>
    <w:rsid w:val="00F86BEB"/>
    <w:rsid w:val="00F90BFB"/>
    <w:rsid w:val="00F913F8"/>
    <w:rsid w:val="00F92FE6"/>
    <w:rsid w:val="00F939F3"/>
    <w:rsid w:val="00F93EEF"/>
    <w:rsid w:val="00F9402C"/>
    <w:rsid w:val="00F965FF"/>
    <w:rsid w:val="00F96A30"/>
    <w:rsid w:val="00FA128C"/>
    <w:rsid w:val="00FA3A02"/>
    <w:rsid w:val="00FA3A04"/>
    <w:rsid w:val="00FA42F2"/>
    <w:rsid w:val="00FA7C40"/>
    <w:rsid w:val="00FB20A8"/>
    <w:rsid w:val="00FB2B09"/>
    <w:rsid w:val="00FB5A6F"/>
    <w:rsid w:val="00FB76D2"/>
    <w:rsid w:val="00FB790A"/>
    <w:rsid w:val="00FB7DED"/>
    <w:rsid w:val="00FC22C0"/>
    <w:rsid w:val="00FC2FA9"/>
    <w:rsid w:val="00FC5218"/>
    <w:rsid w:val="00FC61B0"/>
    <w:rsid w:val="00FD1551"/>
    <w:rsid w:val="00FD4695"/>
    <w:rsid w:val="00FE08D6"/>
    <w:rsid w:val="00FE1183"/>
    <w:rsid w:val="00FE12FB"/>
    <w:rsid w:val="00FE254C"/>
    <w:rsid w:val="00FE3DE0"/>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97</TotalTime>
  <Pages>29</Pages>
  <Words>27572</Words>
  <Characters>157163</Characters>
  <Application>Microsoft Macintosh Word</Application>
  <DocSecurity>0</DocSecurity>
  <Lines>1309</Lines>
  <Paragraphs>368</Paragraphs>
  <ScaleCrop>false</ScaleCrop>
  <Company/>
  <LinksUpToDate>false</LinksUpToDate>
  <CharactersWithSpaces>184367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55</cp:revision>
  <dcterms:created xsi:type="dcterms:W3CDTF">2015-12-15T15:23:00Z</dcterms:created>
  <dcterms:modified xsi:type="dcterms:W3CDTF">2015-12-21T22:47:00Z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citations="58" publications="65"/&gt;&lt;/info&gt;PAPERS2_INFO_END</vt:lpwstr>
  </property>
</Properties>
</file>