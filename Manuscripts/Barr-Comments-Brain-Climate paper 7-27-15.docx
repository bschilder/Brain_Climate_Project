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7DF0AC56" w:rsidR="009C253D" w:rsidRPr="00980EE9" w:rsidRDefault="009C253D" w:rsidP="00A414D3">
      <w:pPr>
        <w:rPr>
          <w:rFonts w:ascii="Times New Roman" w:hAnsi="Times New Roman" w:cs="Times New Roman"/>
        </w:rPr>
      </w:pPr>
      <w:r>
        <w:rPr>
          <w:rFonts w:ascii="Times New Roman" w:hAnsi="Times New Roman" w:cs="Times New Roman"/>
          <w:b/>
          <w:sz w:val="28"/>
          <w:szCs w:val="28"/>
        </w:rPr>
        <w:t>Mammalian Brain Increases are Unrelated to Global Climate</w:t>
      </w:r>
    </w:p>
    <w:p w14:paraId="256DCD85" w14:textId="77777777" w:rsidR="0075029C" w:rsidRPr="00862889" w:rsidRDefault="0075029C" w:rsidP="009338F8">
      <w:pPr>
        <w:jc w:val="center"/>
        <w:rPr>
          <w:rFonts w:ascii="Times New Roman" w:hAnsi="Times New Roman" w:cs="Times New Roman"/>
        </w:rPr>
      </w:pPr>
    </w:p>
    <w:p w14:paraId="4CDBFD74" w14:textId="19B4EFFA"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980EE9" w:rsidRPr="00106D5E">
        <w:rPr>
          <w:rFonts w:ascii="Times New Roman" w:hAnsi="Times New Roman" w:cs="Times New Roman"/>
          <w:vertAlign w:val="superscript"/>
        </w:rPr>
        <w:t>1</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Pr="009C253D"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050B624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776B3540" w14:textId="77777777" w:rsidR="005C6731" w:rsidRDefault="005C6731">
      <w:pPr>
        <w:rPr>
          <w:rFonts w:ascii="Times New Roman" w:hAnsi="Times New Roman" w:cs="Times New Roman"/>
          <w:b/>
        </w:rPr>
      </w:pPr>
      <w:r>
        <w:rPr>
          <w:rFonts w:ascii="Times New Roman" w:hAnsi="Times New Roman" w:cs="Times New Roman"/>
          <w:b/>
        </w:rPr>
        <w:br w:type="page"/>
      </w:r>
    </w:p>
    <w:p w14:paraId="56E68FF1" w14:textId="23A476B8"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lastRenderedPageBreak/>
        <w:t>Abstract</w:t>
      </w:r>
    </w:p>
    <w:p w14:paraId="662CEB23" w14:textId="6D93119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Orders</w:t>
      </w:r>
    </w:p>
    <w:p w14:paraId="5B808C4B" w14:textId="23E4062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 xml:space="preserve">Climate </w:t>
      </w:r>
      <w:r w:rsidR="00B51FFA">
        <w:rPr>
          <w:rFonts w:ascii="Times New Roman" w:hAnsi="Times New Roman" w:cs="Times New Roman"/>
        </w:rPr>
        <w:t>m</w:t>
      </w:r>
      <w:r>
        <w:rPr>
          <w:rFonts w:ascii="Times New Roman" w:hAnsi="Times New Roman" w:cs="Times New Roman"/>
        </w:rPr>
        <w:t xml:space="preserve">ultiple </w:t>
      </w:r>
      <w:r w:rsidR="00B51FFA">
        <w:rPr>
          <w:rFonts w:ascii="Times New Roman" w:hAnsi="Times New Roman" w:cs="Times New Roman"/>
        </w:rPr>
        <w:t>r</w:t>
      </w:r>
      <w:r>
        <w:rPr>
          <w:rFonts w:ascii="Times New Roman" w:hAnsi="Times New Roman" w:cs="Times New Roman"/>
        </w:rPr>
        <w:t>egressions</w:t>
      </w:r>
    </w:p>
    <w:p w14:paraId="3E165007" w14:textId="248FBB29" w:rsidR="00EF4A96" w:rsidRDefault="00B51FFA" w:rsidP="00EF4A96">
      <w:pPr>
        <w:pStyle w:val="ListParagraph"/>
        <w:numPr>
          <w:ilvl w:val="1"/>
          <w:numId w:val="9"/>
        </w:numPr>
        <w:rPr>
          <w:rFonts w:ascii="Times New Roman" w:hAnsi="Times New Roman" w:cs="Times New Roman"/>
        </w:rPr>
      </w:pPr>
      <w:r>
        <w:rPr>
          <w:rFonts w:ascii="Times New Roman" w:hAnsi="Times New Roman" w:cs="Times New Roman"/>
        </w:rPr>
        <w:t>Temporal a</w:t>
      </w:r>
      <w:r w:rsidR="00EF4A96">
        <w:rPr>
          <w:rFonts w:ascii="Times New Roman" w:hAnsi="Times New Roman" w:cs="Times New Roman"/>
        </w:rPr>
        <w:t>utocorrelation</w:t>
      </w:r>
    </w:p>
    <w:p w14:paraId="1EF6906F" w14:textId="77777777" w:rsidR="00EF4A96" w:rsidRPr="00FB7DED"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Introduction</w:t>
      </w:r>
    </w:p>
    <w:p w14:paraId="650503FF" w14:textId="523524DD" w:rsidR="00FB7DED" w:rsidRPr="00FB7DED" w:rsidRDefault="00FB7DED" w:rsidP="00FB7DED">
      <w:pPr>
        <w:pStyle w:val="ListParagraph"/>
        <w:numPr>
          <w:ilvl w:val="1"/>
          <w:numId w:val="9"/>
        </w:numPr>
        <w:rPr>
          <w:rFonts w:ascii="Times New Roman" w:hAnsi="Times New Roman" w:cs="Times New Roman"/>
          <w:b/>
        </w:rPr>
      </w:pPr>
      <w:r>
        <w:rPr>
          <w:rFonts w:ascii="Times New Roman" w:hAnsi="Times New Roman" w:cs="Times New Roman"/>
        </w:rPr>
        <w:t>Orders previously investigated for CC vs. climate</w:t>
      </w:r>
    </w:p>
    <w:p w14:paraId="0C77278E" w14:textId="20A61F7D" w:rsidR="00FB7DED" w:rsidRPr="00FB7DED" w:rsidRDefault="009B63F0" w:rsidP="00FB7DED">
      <w:pPr>
        <w:pStyle w:val="ListParagraph"/>
        <w:numPr>
          <w:ilvl w:val="1"/>
          <w:numId w:val="9"/>
        </w:numPr>
        <w:rPr>
          <w:rFonts w:ascii="Times New Roman" w:hAnsi="Times New Roman" w:cs="Times New Roman"/>
          <w:b/>
        </w:rPr>
      </w:pPr>
      <w:r>
        <w:rPr>
          <w:rFonts w:ascii="Times New Roman" w:hAnsi="Times New Roman" w:cs="Times New Roman"/>
        </w:rPr>
        <w:t>Competing</w:t>
      </w:r>
      <w:r w:rsidR="00FB7DED">
        <w:rPr>
          <w:rFonts w:ascii="Times New Roman" w:hAnsi="Times New Roman" w:cs="Times New Roman"/>
        </w:rPr>
        <w:t xml:space="preserve"> hypotheses</w:t>
      </w:r>
    </w:p>
    <w:p w14:paraId="5BD4078D" w14:textId="44E2D3EE"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Trend selection</w:t>
      </w:r>
    </w:p>
    <w:p w14:paraId="615E76AB" w14:textId="36F4BD7D"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Variability selection</w:t>
      </w:r>
    </w:p>
    <w:p w14:paraId="68FFC350" w14:textId="083C4345" w:rsidR="00FB7DED" w:rsidRPr="009B63F0"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 xml:space="preserve">Rate </w:t>
      </w:r>
      <w:r w:rsidR="009B63F0">
        <w:rPr>
          <w:rFonts w:ascii="Times New Roman" w:hAnsi="Times New Roman" w:cs="Times New Roman"/>
        </w:rPr>
        <w:t>selection</w:t>
      </w:r>
      <w:r>
        <w:rPr>
          <w:rFonts w:ascii="Times New Roman" w:hAnsi="Times New Roman" w:cs="Times New Roman"/>
        </w:rPr>
        <w:t xml:space="preserve"> (novel)</w:t>
      </w:r>
    </w:p>
    <w:p w14:paraId="0AED6538" w14:textId="52091742" w:rsidR="009B63F0" w:rsidRPr="009B63F0" w:rsidRDefault="009B63F0" w:rsidP="009B63F0">
      <w:pPr>
        <w:pStyle w:val="ListParagraph"/>
        <w:numPr>
          <w:ilvl w:val="1"/>
          <w:numId w:val="9"/>
        </w:numPr>
        <w:rPr>
          <w:rFonts w:ascii="Times New Roman" w:hAnsi="Times New Roman" w:cs="Times New Roman"/>
          <w:b/>
        </w:rPr>
      </w:pPr>
      <w:r>
        <w:rPr>
          <w:rFonts w:ascii="Times New Roman" w:hAnsi="Times New Roman" w:cs="Times New Roman"/>
        </w:rPr>
        <w:t>Temporal autocorrelation</w:t>
      </w:r>
    </w:p>
    <w:p w14:paraId="4BBAFBA0" w14:textId="2BC38C1B"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 xml:space="preserve">Materials </w:t>
      </w:r>
    </w:p>
    <w:p w14:paraId="2350BA41" w14:textId="19C9140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Climate data</w:t>
      </w:r>
      <w:r w:rsidR="002D32FE">
        <w:rPr>
          <w:rFonts w:ascii="Times New Roman" w:hAnsi="Times New Roman" w:cs="Times New Roman"/>
        </w:rPr>
        <w:t xml:space="preserve"> (intervals)</w:t>
      </w:r>
    </w:p>
    <w:p w14:paraId="390BD528" w14:textId="2FC25559"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Fossil data</w:t>
      </w:r>
    </w:p>
    <w:p w14:paraId="0F3BCCF2" w14:textId="0432232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Ancestral state reconstructions</w:t>
      </w:r>
    </w:p>
    <w:p w14:paraId="6B0621CF" w14:textId="1F7402C4" w:rsidR="00B51FFA" w:rsidRPr="007A7AD4" w:rsidRDefault="00B51FFA" w:rsidP="00B51FFA">
      <w:pPr>
        <w:pStyle w:val="ListParagraph"/>
        <w:numPr>
          <w:ilvl w:val="0"/>
          <w:numId w:val="9"/>
        </w:numPr>
        <w:rPr>
          <w:rFonts w:ascii="Times New Roman" w:hAnsi="Times New Roman" w:cs="Times New Roman"/>
          <w:b/>
        </w:rPr>
      </w:pPr>
      <w:r w:rsidRPr="007A7AD4">
        <w:rPr>
          <w:rFonts w:ascii="Times New Roman" w:hAnsi="Times New Roman" w:cs="Times New Roman"/>
          <w:b/>
        </w:rPr>
        <w:t>Methods</w:t>
      </w:r>
    </w:p>
    <w:p w14:paraId="7D47A36C" w14:textId="40556636" w:rsidR="002D32FE" w:rsidRDefault="002D32FE" w:rsidP="00B51FFA">
      <w:pPr>
        <w:pStyle w:val="ListParagraph"/>
        <w:numPr>
          <w:ilvl w:val="1"/>
          <w:numId w:val="9"/>
        </w:numPr>
        <w:rPr>
          <w:rFonts w:ascii="Times New Roman" w:hAnsi="Times New Roman" w:cs="Times New Roman"/>
        </w:rPr>
      </w:pPr>
      <w:r>
        <w:rPr>
          <w:rFonts w:ascii="Times New Roman" w:hAnsi="Times New Roman" w:cs="Times New Roman"/>
        </w:rPr>
        <w:t>CC vs. Time linear regressions</w:t>
      </w:r>
    </w:p>
    <w:p w14:paraId="6DFD79C3" w14:textId="17680BAC"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Multiple regressions</w:t>
      </w:r>
    </w:p>
    <w:p w14:paraId="0D9471EC" w14:textId="624F5B82"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 xml:space="preserve">Detrending </w:t>
      </w:r>
      <w:r w:rsidR="001B407B">
        <w:rPr>
          <w:rFonts w:ascii="Times New Roman" w:hAnsi="Times New Roman" w:cs="Times New Roman"/>
        </w:rPr>
        <w:t>time series</w:t>
      </w:r>
      <w:r>
        <w:rPr>
          <w:rFonts w:ascii="Times New Roman" w:hAnsi="Times New Roman" w:cs="Times New Roman"/>
        </w:rPr>
        <w:t xml:space="preserve"> data</w:t>
      </w:r>
    </w:p>
    <w:p w14:paraId="6527D8D5" w14:textId="043DEB4D" w:rsidR="00EF4A96" w:rsidRPr="007A7AD4"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Results</w:t>
      </w:r>
    </w:p>
    <w:p w14:paraId="6A538722" w14:textId="588E668D" w:rsidR="007A7AD4" w:rsidRPr="007A7AD4" w:rsidRDefault="007A7AD4" w:rsidP="007A7AD4">
      <w:pPr>
        <w:pStyle w:val="ListParagraph"/>
        <w:numPr>
          <w:ilvl w:val="1"/>
          <w:numId w:val="9"/>
        </w:numPr>
        <w:rPr>
          <w:rFonts w:ascii="Times New Roman" w:hAnsi="Times New Roman" w:cs="Times New Roman"/>
        </w:rPr>
      </w:pPr>
      <w:r w:rsidRPr="007A7AD4">
        <w:rPr>
          <w:rFonts w:ascii="Times New Roman" w:hAnsi="Times New Roman" w:cs="Times New Roman"/>
        </w:rPr>
        <w:t>Fossil</w:t>
      </w:r>
      <w:r>
        <w:rPr>
          <w:rFonts w:ascii="Times New Roman" w:hAnsi="Times New Roman" w:cs="Times New Roman"/>
        </w:rPr>
        <w:t>s:</w:t>
      </w:r>
      <w:r w:rsidRPr="007A7AD4">
        <w:rPr>
          <w:rFonts w:ascii="Times New Roman" w:hAnsi="Times New Roman" w:cs="Times New Roman"/>
        </w:rPr>
        <w:t xml:space="preserve"> </w:t>
      </w:r>
      <w:r>
        <w:rPr>
          <w:rFonts w:ascii="Times New Roman" w:hAnsi="Times New Roman" w:cs="Times New Roman"/>
        </w:rPr>
        <w:t>CC vs. Time</w:t>
      </w:r>
      <w:r w:rsidR="00142D2A">
        <w:rPr>
          <w:rFonts w:ascii="Times New Roman" w:hAnsi="Times New Roman" w:cs="Times New Roman"/>
        </w:rPr>
        <w:t xml:space="preserve"> (Fossils, Ancestrals)</w:t>
      </w:r>
    </w:p>
    <w:p w14:paraId="5F90624F" w14:textId="5CC5183C"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High, Moderate, or Low Confidence</w:t>
      </w:r>
    </w:p>
    <w:p w14:paraId="41185015" w14:textId="6A011054"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CC vs. Climate</w:t>
      </w:r>
    </w:p>
    <w:p w14:paraId="1C5DFB94" w14:textId="45DC4FF1" w:rsidR="007A7AD4"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 xml:space="preserve">Fossils: </w:t>
      </w:r>
      <w:r w:rsidR="007A7AD4">
        <w:rPr>
          <w:rFonts w:ascii="Times New Roman" w:hAnsi="Times New Roman" w:cs="Times New Roman"/>
        </w:rPr>
        <w:t>Trended vs. Detrended</w:t>
      </w:r>
    </w:p>
    <w:p w14:paraId="2FF399D5" w14:textId="2F614C95" w:rsidR="00142D2A"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Ancestrals: Trended vs Detrended</w:t>
      </w:r>
    </w:p>
    <w:p w14:paraId="7D0D59E0" w14:textId="6D6FA9ED" w:rsidR="00B51FFA" w:rsidRPr="00164133"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Discussion</w:t>
      </w:r>
    </w:p>
    <w:p w14:paraId="364542E4" w14:textId="736366FA" w:rsidR="004D7214" w:rsidRDefault="004D7214" w:rsidP="00164133">
      <w:pPr>
        <w:pStyle w:val="ListParagraph"/>
        <w:numPr>
          <w:ilvl w:val="1"/>
          <w:numId w:val="9"/>
        </w:numPr>
        <w:rPr>
          <w:rFonts w:ascii="Times New Roman" w:hAnsi="Times New Roman" w:cs="Times New Roman"/>
        </w:rPr>
      </w:pPr>
      <w:r>
        <w:rPr>
          <w:rFonts w:ascii="Times New Roman" w:hAnsi="Times New Roman" w:cs="Times New Roman"/>
        </w:rPr>
        <w:t>Limitations</w:t>
      </w:r>
    </w:p>
    <w:p w14:paraId="1A240869" w14:textId="65D3AF6F" w:rsidR="004D7214" w:rsidRDefault="004D7214" w:rsidP="004D7214">
      <w:pPr>
        <w:pStyle w:val="ListParagraph"/>
        <w:numPr>
          <w:ilvl w:val="2"/>
          <w:numId w:val="9"/>
        </w:numPr>
        <w:rPr>
          <w:rFonts w:ascii="Times New Roman" w:hAnsi="Times New Roman" w:cs="Times New Roman"/>
        </w:rPr>
      </w:pPr>
      <w:r>
        <w:rPr>
          <w:rFonts w:ascii="Times New Roman" w:hAnsi="Times New Roman" w:cs="Times New Roman"/>
        </w:rPr>
        <w:t>There’s no defined interval of</w:t>
      </w:r>
    </w:p>
    <w:p w14:paraId="4BFBD36B" w14:textId="1F41B18D" w:rsidR="00164133" w:rsidRDefault="00164133" w:rsidP="00164133">
      <w:pPr>
        <w:pStyle w:val="ListParagraph"/>
        <w:numPr>
          <w:ilvl w:val="1"/>
          <w:numId w:val="9"/>
        </w:numPr>
        <w:rPr>
          <w:rFonts w:ascii="Times New Roman" w:hAnsi="Times New Roman" w:cs="Times New Roman"/>
        </w:rPr>
      </w:pPr>
      <w:r w:rsidRPr="00164133">
        <w:rPr>
          <w:rFonts w:ascii="Times New Roman" w:hAnsi="Times New Roman" w:cs="Times New Roman"/>
        </w:rPr>
        <w:t>Not all possible cl</w:t>
      </w:r>
      <w:r w:rsidR="004D7214">
        <w:rPr>
          <w:rFonts w:ascii="Times New Roman" w:hAnsi="Times New Roman" w:cs="Times New Roman"/>
        </w:rPr>
        <w:t>imatic</w:t>
      </w:r>
      <w:r w:rsidRPr="00164133">
        <w:rPr>
          <w:rFonts w:ascii="Times New Roman" w:hAnsi="Times New Roman" w:cs="Times New Roman"/>
        </w:rPr>
        <w:t xml:space="preserve"> variables were tested, but this could </w:t>
      </w:r>
      <w:r>
        <w:rPr>
          <w:rFonts w:ascii="Times New Roman" w:hAnsi="Times New Roman" w:cs="Times New Roman"/>
        </w:rPr>
        <w:t xml:space="preserve">be </w:t>
      </w:r>
      <w:r w:rsidRPr="00164133">
        <w:rPr>
          <w:rFonts w:ascii="Times New Roman" w:hAnsi="Times New Roman" w:cs="Times New Roman"/>
        </w:rPr>
        <w:t>used as a framework for others to investigate climate and evolutionary changes.</w:t>
      </w:r>
    </w:p>
    <w:p w14:paraId="51936CEF" w14:textId="4740B90C" w:rsidR="00164133" w:rsidRDefault="00164133" w:rsidP="00164133">
      <w:pPr>
        <w:pStyle w:val="ListParagraph"/>
        <w:numPr>
          <w:ilvl w:val="2"/>
          <w:numId w:val="9"/>
        </w:numPr>
        <w:rPr>
          <w:rFonts w:ascii="Times New Roman" w:hAnsi="Times New Roman" w:cs="Times New Roman"/>
        </w:rPr>
      </w:pPr>
      <w:r>
        <w:rPr>
          <w:rFonts w:ascii="Times New Roman" w:hAnsi="Times New Roman" w:cs="Times New Roman"/>
        </w:rPr>
        <w:t>Step I: Identify which orders show significant changes over time</w:t>
      </w:r>
      <w:r w:rsidR="001D0798">
        <w:rPr>
          <w:rFonts w:ascii="Times New Roman" w:hAnsi="Times New Roman" w:cs="Times New Roman"/>
        </w:rPr>
        <w:t>.</w:t>
      </w:r>
      <w:r>
        <w:rPr>
          <w:rFonts w:ascii="Times New Roman" w:hAnsi="Times New Roman" w:cs="Times New Roman"/>
        </w:rPr>
        <w:t xml:space="preserve"> </w:t>
      </w:r>
    </w:p>
    <w:p w14:paraId="082E2D67" w14:textId="13C25FF8"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 Analyze those orders in multiple regressions models.</w:t>
      </w:r>
    </w:p>
    <w:p w14:paraId="3A7774A3" w14:textId="22E85CE6"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III: Account for temporal autocorrelation.</w:t>
      </w:r>
    </w:p>
    <w:p w14:paraId="1907E4DE" w14:textId="6FEF1A91" w:rsidR="001D0798" w:rsidRDefault="001157DB" w:rsidP="001D0798">
      <w:pPr>
        <w:pStyle w:val="ListParagraph"/>
        <w:numPr>
          <w:ilvl w:val="1"/>
          <w:numId w:val="9"/>
        </w:numPr>
        <w:rPr>
          <w:rFonts w:ascii="Times New Roman" w:hAnsi="Times New Roman" w:cs="Times New Roman"/>
        </w:rPr>
      </w:pPr>
      <w:r>
        <w:rPr>
          <w:rFonts w:ascii="Times New Roman" w:hAnsi="Times New Roman" w:cs="Times New Roman"/>
        </w:rPr>
        <w:t xml:space="preserve">Can be extended to other biological data vs. other </w:t>
      </w:r>
      <w:r w:rsidR="001B407B">
        <w:rPr>
          <w:rFonts w:ascii="Times New Roman" w:hAnsi="Times New Roman" w:cs="Times New Roman"/>
        </w:rPr>
        <w:t>time series</w:t>
      </w:r>
      <w:r>
        <w:rPr>
          <w:rFonts w:ascii="Times New Roman" w:hAnsi="Times New Roman" w:cs="Times New Roman"/>
        </w:rPr>
        <w:t xml:space="preserve"> data.</w:t>
      </w:r>
    </w:p>
    <w:p w14:paraId="5A1559CA" w14:textId="1B60BDC9" w:rsidR="00033F4B" w:rsidRDefault="007566C1" w:rsidP="007566C1">
      <w:pPr>
        <w:pStyle w:val="ListParagraph"/>
        <w:numPr>
          <w:ilvl w:val="1"/>
          <w:numId w:val="9"/>
        </w:numPr>
        <w:rPr>
          <w:rFonts w:ascii="Times New Roman" w:hAnsi="Times New Roman" w:cs="Times New Roman"/>
        </w:rPr>
      </w:pPr>
      <w:r>
        <w:rPr>
          <w:rFonts w:ascii="Times New Roman" w:hAnsi="Times New Roman" w:cs="Times New Roman"/>
        </w:rPr>
        <w:t>We found that climate did predict CC in some mammalian orders, but no</w:t>
      </w:r>
      <w:r w:rsidR="00A4660C">
        <w:rPr>
          <w:rFonts w:ascii="Times New Roman" w:hAnsi="Times New Roman" w:cs="Times New Roman"/>
        </w:rPr>
        <w:t>t</w:t>
      </w:r>
      <w:r>
        <w:rPr>
          <w:rFonts w:ascii="Times New Roman" w:hAnsi="Times New Roman" w:cs="Times New Roman"/>
        </w:rPr>
        <w:t xml:space="preserve"> Hominins, contradicting</w:t>
      </w:r>
      <w:r w:rsidR="00033F4B">
        <w:rPr>
          <w:rFonts w:ascii="Times New Roman" w:hAnsi="Times New Roman" w:cs="Times New Roman"/>
        </w:rPr>
        <w:t xml:space="preserve"> other prominent hypotheses of brain evolution (e.g. turnover-pulse hypothesis, variability selection hypothesis)</w:t>
      </w:r>
      <w:r>
        <w:rPr>
          <w:rFonts w:ascii="Times New Roman" w:hAnsi="Times New Roman" w:cs="Times New Roman"/>
        </w:rPr>
        <w:t>.</w:t>
      </w:r>
    </w:p>
    <w:p w14:paraId="5133ABEC" w14:textId="0C4CDCEE" w:rsidR="00372E26" w:rsidRPr="00986EFB" w:rsidRDefault="00372E26" w:rsidP="00372E26">
      <w:pPr>
        <w:pStyle w:val="ListParagraph"/>
        <w:numPr>
          <w:ilvl w:val="2"/>
          <w:numId w:val="9"/>
        </w:numPr>
        <w:rPr>
          <w:rFonts w:ascii="Times New Roman" w:hAnsi="Times New Roman" w:cs="Times New Roman"/>
        </w:rPr>
      </w:pPr>
      <w:r>
        <w:rPr>
          <w:rFonts w:ascii="Times New Roman" w:hAnsi="Times New Roman" w:cs="Times New Roman"/>
        </w:rPr>
        <w:t>Does not necessarily exclude possibility of shifts in carbon record, or regional or local climate shifts (not tested here) predict Hominin CC.</w:t>
      </w:r>
    </w:p>
    <w:p w14:paraId="2BB5A02F" w14:textId="6FF4354B" w:rsidR="00364AE5" w:rsidRDefault="00B51FFA" w:rsidP="00CA7C32">
      <w:pPr>
        <w:pStyle w:val="ListParagraph"/>
        <w:numPr>
          <w:ilvl w:val="0"/>
          <w:numId w:val="9"/>
        </w:numPr>
        <w:rPr>
          <w:rFonts w:ascii="Times New Roman" w:hAnsi="Times New Roman" w:cs="Times New Roman"/>
          <w:b/>
        </w:rPr>
      </w:pPr>
      <w:r w:rsidRPr="007A7AD4">
        <w:rPr>
          <w:rFonts w:ascii="Times New Roman" w:hAnsi="Times New Roman" w:cs="Times New Roman"/>
          <w:b/>
        </w:rPr>
        <w:t>Conclusions</w:t>
      </w:r>
    </w:p>
    <w:p w14:paraId="5566E7F9" w14:textId="5809046D" w:rsidR="004009FE" w:rsidRDefault="00000C26" w:rsidP="004009FE">
      <w:pPr>
        <w:pStyle w:val="ListParagraph"/>
        <w:numPr>
          <w:ilvl w:val="1"/>
          <w:numId w:val="9"/>
        </w:numPr>
        <w:rPr>
          <w:rFonts w:ascii="Times New Roman" w:hAnsi="Times New Roman" w:cs="Times New Roman"/>
        </w:rPr>
      </w:pPr>
      <w:r>
        <w:rPr>
          <w:rFonts w:ascii="Times New Roman" w:hAnsi="Times New Roman" w:cs="Times New Roman"/>
        </w:rPr>
        <w:t>Climate predicts CC of some mammals, but not Hominins.</w:t>
      </w:r>
    </w:p>
    <w:p w14:paraId="08639778" w14:textId="13B2A44B" w:rsidR="004009FE" w:rsidRDefault="00B54A2B" w:rsidP="004009FE">
      <w:pPr>
        <w:pStyle w:val="ListParagraph"/>
        <w:numPr>
          <w:ilvl w:val="1"/>
          <w:numId w:val="9"/>
        </w:numPr>
        <w:rPr>
          <w:rFonts w:ascii="Times New Roman" w:hAnsi="Times New Roman" w:cs="Times New Roman"/>
        </w:rPr>
      </w:pPr>
      <w:r>
        <w:rPr>
          <w:rFonts w:ascii="Times New Roman" w:hAnsi="Times New Roman" w:cs="Times New Roman"/>
        </w:rPr>
        <w:t>Detrend yo data!</w:t>
      </w:r>
    </w:p>
    <w:p w14:paraId="66E6D23B" w14:textId="77777777" w:rsidR="005C6731" w:rsidRDefault="005C6731" w:rsidP="005C6731">
      <w:pPr>
        <w:pStyle w:val="ListParagraph"/>
        <w:ind w:left="1080"/>
        <w:rPr>
          <w:rFonts w:ascii="Times New Roman" w:hAnsi="Times New Roman" w:cs="Times New Roman"/>
        </w:rPr>
      </w:pPr>
    </w:p>
    <w:p w14:paraId="401C168C" w14:textId="77777777" w:rsidR="005C6731" w:rsidRPr="004009FE" w:rsidRDefault="005C6731" w:rsidP="005C6731">
      <w:pPr>
        <w:pStyle w:val="ListParagraph"/>
        <w:ind w:left="1080"/>
        <w:rPr>
          <w:rFonts w:ascii="Times New Roman" w:hAnsi="Times New Roman" w:cs="Times New Roman"/>
        </w:rPr>
      </w:pPr>
    </w:p>
    <w:p w14:paraId="1DEA830F" w14:textId="77777777" w:rsidR="00A4660C" w:rsidRDefault="00A4660C">
      <w:pPr>
        <w:rPr>
          <w:rFonts w:ascii="Times New Roman" w:hAnsi="Times New Roman" w:cs="Times New Roman"/>
          <w:b/>
        </w:rPr>
      </w:pPr>
      <w:r>
        <w:rPr>
          <w:rFonts w:ascii="Times New Roman" w:hAnsi="Times New Roman" w:cs="Times New Roman"/>
          <w:b/>
        </w:rPr>
        <w:br w:type="page"/>
      </w:r>
    </w:p>
    <w:p w14:paraId="3019CB55" w14:textId="192E3D18" w:rsidR="00500E53" w:rsidRPr="00862889" w:rsidRDefault="00697BB7" w:rsidP="00BA125A">
      <w:pPr>
        <w:rPr>
          <w:rFonts w:ascii="Times New Roman" w:hAnsi="Times New Roman" w:cs="Times New Roman"/>
          <w:b/>
        </w:rPr>
      </w:pPr>
      <w:r>
        <w:rPr>
          <w:rFonts w:ascii="Times New Roman" w:hAnsi="Times New Roman" w:cs="Times New Roman"/>
          <w:b/>
        </w:rPr>
        <w:t>ABSTRACT</w:t>
      </w:r>
    </w:p>
    <w:p w14:paraId="15920795" w14:textId="77777777" w:rsidR="00E43AEF" w:rsidRDefault="00E43AEF" w:rsidP="00BA125A">
      <w:pPr>
        <w:rPr>
          <w:rFonts w:ascii="Times New Roman" w:hAnsi="Times New Roman" w:cs="Times New Roman"/>
        </w:rPr>
      </w:pPr>
    </w:p>
    <w:p w14:paraId="6D204005" w14:textId="5C017C64"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C3757C">
        <w:rPr>
          <w:rFonts w:ascii="Times New Roman" w:hAnsi="Times New Roman" w:cs="Times New Roman"/>
        </w:rPr>
        <w:t xml:space="preserve"> including hominins.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w:t>
      </w:r>
      <w:del w:id="0" w:author="Andrew Barr" w:date="2015-08-18T11:23:00Z">
        <w:r w:rsidR="00F714F9" w:rsidDel="008331FE">
          <w:rPr>
            <w:rFonts w:ascii="Times New Roman" w:hAnsi="Times New Roman" w:cs="Times New Roman"/>
          </w:rPr>
          <w:delText xml:space="preserve">each </w:delText>
        </w:r>
      </w:del>
      <w:ins w:id="1" w:author="Andrew Barr" w:date="2015-08-18T11:23:00Z">
        <w:r w:rsidR="008331FE">
          <w:rPr>
            <w:rFonts w:ascii="Times New Roman" w:hAnsi="Times New Roman" w:cs="Times New Roman"/>
          </w:rPr>
          <w:t xml:space="preserve">different </w:t>
        </w:r>
      </w:ins>
      <w:r w:rsidR="00F714F9">
        <w:rPr>
          <w:rFonts w:ascii="Times New Roman" w:hAnsi="Times New Roman" w:cs="Times New Roman"/>
        </w:rPr>
        <w:t>aspect</w:t>
      </w:r>
      <w:ins w:id="2" w:author="Andrew Barr" w:date="2015-08-18T11:23:00Z">
        <w:r w:rsidR="008331FE">
          <w:rPr>
            <w:rFonts w:ascii="Times New Roman" w:hAnsi="Times New Roman" w:cs="Times New Roman"/>
          </w:rPr>
          <w:t>s</w:t>
        </w:r>
      </w:ins>
      <w:r w:rsidR="00F714F9">
        <w:rPr>
          <w:rFonts w:ascii="Times New Roman" w:hAnsi="Times New Roman" w:cs="Times New Roman"/>
        </w:rPr>
        <w:t xml:space="preserve"> of the climate</w:t>
      </w:r>
      <w:r w:rsidR="009412F2">
        <w:rPr>
          <w:rFonts w:ascii="Times New Roman" w:hAnsi="Times New Roman" w:cs="Times New Roman"/>
        </w:rPr>
        <w:t xml:space="preserve"> (e.g. trends vs. variability) </w:t>
      </w:r>
      <w:del w:id="3" w:author="Andrew Barr" w:date="2015-08-18T11:23:00Z">
        <w:r w:rsidR="00F714F9" w:rsidDel="008331FE">
          <w:rPr>
            <w:rFonts w:ascii="Times New Roman" w:hAnsi="Times New Roman" w:cs="Times New Roman"/>
          </w:rPr>
          <w:delText xml:space="preserve">has </w:delText>
        </w:r>
      </w:del>
      <w:ins w:id="4" w:author="Andrew Barr" w:date="2015-08-18T11:23:00Z">
        <w:r w:rsidR="008331FE">
          <w:rPr>
            <w:rFonts w:ascii="Times New Roman" w:hAnsi="Times New Roman" w:cs="Times New Roman"/>
          </w:rPr>
          <w:t xml:space="preserve">have </w:t>
        </w:r>
      </w:ins>
      <w:r w:rsidR="00F714F9">
        <w:rPr>
          <w:rFonts w:ascii="Times New Roman" w:hAnsi="Times New Roman" w:cs="Times New Roman"/>
        </w:rPr>
        <w:t>traditional</w:t>
      </w:r>
      <w:r w:rsidR="00C3757C">
        <w:rPr>
          <w:rFonts w:ascii="Times New Roman" w:hAnsi="Times New Roman" w:cs="Times New Roman"/>
        </w:rPr>
        <w:t>ly</w:t>
      </w:r>
      <w:r w:rsidR="00F714F9">
        <w:rPr>
          <w:rFonts w:ascii="Times New Roman" w:hAnsi="Times New Roman" w:cs="Times New Roman"/>
        </w:rPr>
        <w:t xml:space="preserve"> been investigated in isolation without simultaneously considering the </w:t>
      </w:r>
      <w:r w:rsidR="001C6EDA">
        <w:rPr>
          <w:rFonts w:ascii="Times New Roman" w:hAnsi="Times New Roman" w:cs="Times New Roman"/>
        </w:rPr>
        <w:t xml:space="preserve">potential contributions of other </w:t>
      </w:r>
      <w:r w:rsidR="00C3757C">
        <w:rPr>
          <w:rFonts w:ascii="Times New Roman" w:hAnsi="Times New Roman" w:cs="Times New Roman"/>
        </w:rPr>
        <w:t xml:space="preserve">highly interrelated </w:t>
      </w:r>
      <w:r w:rsidR="001C6EDA">
        <w:rPr>
          <w:rFonts w:ascii="Times New Roman" w:hAnsi="Times New Roman" w:cs="Times New Roman"/>
        </w:rPr>
        <w:t xml:space="preserve">climatic variables.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 </w:t>
      </w:r>
    </w:p>
    <w:p w14:paraId="695608EE" w14:textId="5AA5FFDC"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 xml:space="preserve">(trend, variability, and rate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3828E7">
        <w:rPr>
          <w:rFonts w:ascii="Times New Roman" w:hAnsi="Times New Roman" w:cs="Times New Roman"/>
        </w:rPr>
        <w:t>299</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w:t>
      </w:r>
      <w:del w:id="5" w:author="Andrew Barr" w:date="2015-08-18T11:23:00Z">
        <w:r w:rsidR="00D1319B" w:rsidDel="008331FE">
          <w:rPr>
            <w:rFonts w:ascii="Times New Roman" w:hAnsi="Times New Roman" w:cs="Times New Roman"/>
          </w:rPr>
          <w:delText xml:space="preserve">298 </w:delText>
        </w:r>
      </w:del>
      <w:r w:rsidR="00D1319B">
        <w:rPr>
          <w:rFonts w:ascii="Times New Roman" w:hAnsi="Times New Roman" w:cs="Times New Roman"/>
        </w:rPr>
        <w:t xml:space="preserve">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predicted by global climate in some taxa, including primates, all analyses indicated that hominin brain size was independent of global climate. </w:t>
      </w:r>
      <w:commentRangeStart w:id="6"/>
      <w:r w:rsidR="0035464B">
        <w:rPr>
          <w:rFonts w:ascii="Times New Roman" w:hAnsi="Times New Roman" w:cs="Times New Roman"/>
        </w:rPr>
        <w:t xml:space="preserve">This study contradicts </w:t>
      </w:r>
      <w:del w:id="7" w:author="Andrew Barr" w:date="2015-08-18T11:24:00Z">
        <w:r w:rsidR="0035464B" w:rsidDel="008331FE">
          <w:rPr>
            <w:rFonts w:ascii="Times New Roman" w:hAnsi="Times New Roman" w:cs="Times New Roman"/>
          </w:rPr>
          <w:delText xml:space="preserve">pervious </w:delText>
        </w:r>
      </w:del>
      <w:ins w:id="8" w:author="Andrew Barr" w:date="2015-08-18T11:24:00Z">
        <w:r w:rsidR="008331FE">
          <w:rPr>
            <w:rFonts w:ascii="Times New Roman" w:hAnsi="Times New Roman" w:cs="Times New Roman"/>
          </w:rPr>
          <w:t xml:space="preserve">previous </w:t>
        </w:r>
      </w:ins>
      <w:r w:rsidR="0035464B">
        <w:rPr>
          <w:rFonts w:ascii="Times New Roman" w:hAnsi="Times New Roman" w:cs="Times New Roman"/>
        </w:rPr>
        <w:t xml:space="preserve">findings and describes statistical methods that should be standard in these types of </w:t>
      </w:r>
      <w:del w:id="9" w:author="Andrew Barr" w:date="2015-08-18T11:24:00Z">
        <w:r w:rsidR="0035464B" w:rsidDel="008331FE">
          <w:rPr>
            <w:rFonts w:ascii="Times New Roman" w:hAnsi="Times New Roman" w:cs="Times New Roman"/>
          </w:rPr>
          <w:delText>investigatations</w:delText>
        </w:r>
      </w:del>
      <w:ins w:id="10" w:author="Andrew Barr" w:date="2015-08-18T11:24:00Z">
        <w:r w:rsidR="008331FE">
          <w:rPr>
            <w:rFonts w:ascii="Times New Roman" w:hAnsi="Times New Roman" w:cs="Times New Roman"/>
          </w:rPr>
          <w:t>investigations</w:t>
        </w:r>
      </w:ins>
      <w:r w:rsidR="0035464B">
        <w:rPr>
          <w:rFonts w:ascii="Times New Roman" w:hAnsi="Times New Roman" w:cs="Times New Roman"/>
        </w:rPr>
        <w:t>.</w:t>
      </w:r>
      <w:commentRangeEnd w:id="6"/>
      <w:r w:rsidR="008331FE">
        <w:rPr>
          <w:rStyle w:val="CommentReference"/>
        </w:rPr>
        <w:commentReference w:id="6"/>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291CA79D"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C42AFD">
        <w:rPr>
          <w:rFonts w:ascii="Times New Roman" w:hAnsi="Times New Roman" w:cs="Times New Roman"/>
        </w:rPr>
        <w:t>hominin</w:t>
      </w:r>
      <w:r>
        <w:rPr>
          <w:rFonts w:ascii="Times New Roman" w:hAnsi="Times New Roman" w:cs="Times New Roman"/>
        </w:rPr>
        <w:t>s from other great apes</w:t>
      </w:r>
      <w:r w:rsidR="00973554">
        <w:rPr>
          <w:rFonts w:ascii="Times New Roman" w:hAnsi="Times New Roman" w:cs="Times New Roman"/>
        </w:rPr>
        <w:t xml:space="preserve"> 6-7 Mya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 xml:space="preserve">those of </w:t>
      </w:r>
      <w:commentRangeStart w:id="11"/>
      <w:r>
        <w:rPr>
          <w:rFonts w:ascii="Times New Roman" w:hAnsi="Times New Roman" w:cs="Times New Roman"/>
        </w:rPr>
        <w:t>chimpanzees</w:t>
      </w:r>
      <w:commentRangeEnd w:id="11"/>
      <w:r w:rsidR="008331FE">
        <w:rPr>
          <w:rStyle w:val="CommentReference"/>
        </w:rPr>
        <w:commentReference w:id="11"/>
      </w:r>
      <w:r w:rsidR="00E156D9" w:rsidRPr="00862889">
        <w:rPr>
          <w:rFonts w:ascii="Times New Roman" w:hAnsi="Times New Roman" w:cs="Times New Roman"/>
          <w:i/>
        </w:rPr>
        <w:t xml:space="preserve"> </w:t>
      </w:r>
      <w:r w:rsidR="009D6D1A">
        <w:rPr>
          <w:rFonts w:ascii="Times New Roman" w:hAnsi="Times New Roman" w:cs="Times New Roman"/>
          <w:i/>
        </w:rPr>
        <w:fldChar w:fldCharType="begin"/>
      </w:r>
      <w:r w:rsidR="003E5272">
        <w:rPr>
          <w:rFonts w:ascii="Times New Roman" w:hAnsi="Times New Roman" w:cs="Times New Roman"/>
          <w:i/>
        </w:rPr>
        <w:instrText xml:space="preserve"> ADDIN PAPERS2_CITATIONS &lt;citation&gt;&lt;uuid&gt;F3BB0572-B9E0-4434-9580-AE74B9324A97&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7A2744">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 xml:space="preserve">non-hominin primates, </w:t>
      </w:r>
      <w:r w:rsidR="00A7063B">
        <w:rPr>
          <w:rFonts w:ascii="Times New Roman" w:hAnsi="Times New Roman" w:cs="Times New Roman"/>
        </w:rPr>
        <w:t xml:space="preserve">carnivores, artiodactlya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CD69313-FEDF-4F6B-97D1-75FF00F33C33&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F1A89">
        <w:rPr>
          <w:rFonts w:ascii="Times New Roman" w:hAnsi="Times New Roman" w:cs="Times New Roman"/>
        </w:rPr>
        <w:t>(Lefebvre et al., 2004; Shultz and Robin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320468D2" w14:textId="458DCF6E" w:rsidR="00894FE1" w:rsidRDefault="00A7063B" w:rsidP="009C1A90">
      <w:pPr>
        <w:ind w:firstLine="720"/>
        <w:rPr>
          <w:rFonts w:ascii="Times New Roman" w:hAnsi="Times New Roman" w:cs="Times New Roman"/>
        </w:rPr>
      </w:pPr>
      <w:r>
        <w:rPr>
          <w:rFonts w:ascii="Times New Roman" w:hAnsi="Times New Roman" w:cs="Times New Roman"/>
        </w:rPr>
        <w:t xml:space="preserve">While the precise reasons for evolving larger brains remain unclear, many hypothesis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209D900E-0A04-4373-979D-536B88B8445F&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commentRangeStart w:id="12"/>
      <w:r w:rsidR="00B6694B">
        <w:rPr>
          <w:rFonts w:ascii="Times New Roman" w:hAnsi="Times New Roman" w:cs="Times New Roman"/>
        </w:rPr>
        <w:t xml:space="preserve">This </w:t>
      </w:r>
      <w:commentRangeEnd w:id="12"/>
      <w:r w:rsidR="008331FE">
        <w:rPr>
          <w:rStyle w:val="CommentReference"/>
        </w:rPr>
        <w:commentReference w:id="12"/>
      </w:r>
      <w:r w:rsidR="00B6694B">
        <w:rPr>
          <w:rFonts w:ascii="Times New Roman" w:hAnsi="Times New Roman" w:cs="Times New Roman"/>
        </w:rPr>
        <w:t xml:space="preserve">may </w:t>
      </w:r>
      <w:r w:rsidR="000E69C4">
        <w:rPr>
          <w:rFonts w:ascii="Times New Roman" w:hAnsi="Times New Roman" w:cs="Times New Roman"/>
        </w:rPr>
        <w:t>be the result of</w:t>
      </w:r>
      <w:r w:rsidR="00B6694B">
        <w:rPr>
          <w:rFonts w:ascii="Times New Roman" w:hAnsi="Times New Roman" w:cs="Times New Roman"/>
        </w:rPr>
        <w:t xml:space="preserve"> organisms</w:t>
      </w:r>
      <w:r>
        <w:rPr>
          <w:rFonts w:ascii="Times New Roman" w:hAnsi="Times New Roman" w:cs="Times New Roman"/>
        </w:rPr>
        <w:t xml:space="preserve"> </w:t>
      </w:r>
      <w:r w:rsidR="000E69C4">
        <w:rPr>
          <w:rFonts w:ascii="Times New Roman" w:hAnsi="Times New Roman" w:cs="Times New Roman"/>
        </w:rPr>
        <w:t>evolving the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A6DFDAE-0DDB-4C5F-B142-AD3737031955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731AF9F7-BEE1-4EA9-9C24-29EA9BCFB667&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IM&lt;/firstName&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F1A89">
        <w:rPr>
          <w:rFonts w:ascii="Times New Roman" w:hAnsi="Times New Roman" w:cs="Times New Roman"/>
        </w:rPr>
        <w:t>(RIM Dunbar, 1998; Shultz and R I M Dunbar, 2007; Shultz and Robin Dunbar,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 </w:t>
      </w:r>
      <w:r w:rsidR="009C1A90">
        <w:rPr>
          <w:rFonts w:ascii="Times New Roman" w:hAnsi="Times New Roman" w:cs="Times New Roman"/>
        </w:rPr>
        <w:t>The turnover-pulse hypothesis</w:t>
      </w:r>
      <w:r w:rsidR="008F682D">
        <w:rPr>
          <w:rFonts w:ascii="Times New Roman" w:hAnsi="Times New Roman" w:cs="Times New Roman"/>
        </w:rPr>
        <w:t xml:space="preserve"> propose</w:t>
      </w:r>
      <w:r w:rsidR="009C1A90">
        <w:rPr>
          <w:rFonts w:ascii="Times New Roman" w:hAnsi="Times New Roman" w:cs="Times New Roman"/>
        </w:rPr>
        <w:t>s</w:t>
      </w:r>
      <w:r w:rsidR="008F682D">
        <w:rPr>
          <w:rFonts w:ascii="Times New Roman" w:hAnsi="Times New Roman" w:cs="Times New Roman"/>
        </w:rPr>
        <w:t xml:space="preserve"> that directional trends in </w:t>
      </w:r>
      <w:r w:rsidR="003C1D57" w:rsidRPr="00862889">
        <w:rPr>
          <w:rFonts w:ascii="Times New Roman" w:hAnsi="Times New Roman" w:cs="Times New Roman"/>
        </w:rPr>
        <w:t>te</w:t>
      </w:r>
      <w:r w:rsidR="00D74F5F" w:rsidRPr="00862889">
        <w:rPr>
          <w:rFonts w:ascii="Times New Roman" w:hAnsi="Times New Roman" w:cs="Times New Roman"/>
        </w:rPr>
        <w:t>mperature</w:t>
      </w:r>
      <w:r w:rsidR="008F682D">
        <w:rPr>
          <w:rFonts w:ascii="Times New Roman" w:hAnsi="Times New Roman" w:cs="Times New Roman"/>
        </w:rPr>
        <w:t>, aridity and</w:t>
      </w:r>
      <w:r w:rsidR="0002233C">
        <w:rPr>
          <w:rFonts w:ascii="Times New Roman" w:hAnsi="Times New Roman" w:cs="Times New Roman"/>
        </w:rPr>
        <w:t xml:space="preserve"> </w:t>
      </w:r>
      <w:r w:rsidR="00D74F5F" w:rsidRPr="00862889">
        <w:rPr>
          <w:rFonts w:ascii="Times New Roman" w:hAnsi="Times New Roman" w:cs="Times New Roman"/>
        </w:rPr>
        <w:t>vegetation over</w:t>
      </w:r>
      <w:r w:rsidR="0002233C">
        <w:rPr>
          <w:rFonts w:ascii="Times New Roman" w:hAnsi="Times New Roman" w:cs="Times New Roman"/>
        </w:rPr>
        <w:t xml:space="preserve"> time </w:t>
      </w:r>
      <w:r w:rsidR="006C6808">
        <w:rPr>
          <w:rFonts w:ascii="Times New Roman" w:hAnsi="Times New Roman" w:cs="Times New Roman"/>
        </w:rPr>
        <w:t>have been</w:t>
      </w:r>
      <w:r w:rsidR="000311CD" w:rsidRPr="00862889">
        <w:rPr>
          <w:rFonts w:ascii="Times New Roman" w:hAnsi="Times New Roman" w:cs="Times New Roman"/>
        </w:rPr>
        <w:t xml:space="preserve">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w:t>
      </w:r>
      <w:r w:rsidR="00EC5DC9">
        <w:rPr>
          <w:rFonts w:ascii="Times New Roman" w:hAnsi="Times New Roman" w:cs="Times New Roman"/>
        </w:rPr>
        <w:t>underlying</w:t>
      </w:r>
      <w:r w:rsidR="00FA7C40" w:rsidRPr="00862889">
        <w:rPr>
          <w:rFonts w:ascii="Times New Roman" w:hAnsi="Times New Roman" w:cs="Times New Roman"/>
        </w:rPr>
        <w:t xml:space="preserve"> hominin encephalization</w:t>
      </w:r>
      <w:r w:rsidR="00EC5DC9">
        <w:rPr>
          <w:rFonts w:ascii="Times New Roman" w:hAnsi="Times New Roman" w:cs="Times New Roman"/>
        </w:rPr>
        <w:t xml:space="preserv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F0758E8-AD3C-4E82-AF84-B91C97CB3F51&lt;/uuid&gt;&lt;priority&gt;5&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(Elisabeth S Vrba, 1993; 1995; Elizabeth S Vrba, 1996)</w:t>
      </w:r>
      <w:r w:rsidR="007F2239">
        <w:rPr>
          <w:rFonts w:ascii="Times New Roman" w:hAnsi="Times New Roman" w:cs="Times New Roman"/>
        </w:rPr>
        <w:fldChar w:fldCharType="end"/>
      </w:r>
      <w:r w:rsidR="00FA7C40" w:rsidRPr="00862889">
        <w:rPr>
          <w:rFonts w:ascii="Times New Roman" w:hAnsi="Times New Roman" w:cs="Times New Roman"/>
        </w:rPr>
        <w:t>.</w:t>
      </w:r>
      <w:r w:rsidR="006C6808">
        <w:rPr>
          <w:rFonts w:ascii="Times New Roman" w:hAnsi="Times New Roman" w:cs="Times New Roman"/>
        </w:rPr>
        <w:t xml:space="preserve"> </w:t>
      </w:r>
      <w:commentRangeStart w:id="13"/>
      <w:r w:rsidR="006C6808">
        <w:rPr>
          <w:rFonts w:ascii="Times New Roman" w:hAnsi="Times New Roman" w:cs="Times New Roman"/>
        </w:rPr>
        <w:t xml:space="preserve">Whereas proponents of </w:t>
      </w:r>
      <w:r w:rsidR="009C1A90">
        <w:rPr>
          <w:rFonts w:ascii="Times New Roman" w:hAnsi="Times New Roman" w:cs="Times New Roman"/>
        </w:rPr>
        <w:t xml:space="preserve">the </w:t>
      </w:r>
      <w:r w:rsidR="00D617C2">
        <w:rPr>
          <w:rFonts w:ascii="Times New Roman" w:hAnsi="Times New Roman" w:cs="Times New Roman"/>
        </w:rPr>
        <w:t>variability</w:t>
      </w:r>
      <w:r w:rsidR="006C6808">
        <w:rPr>
          <w:rFonts w:ascii="Times New Roman" w:hAnsi="Times New Roman" w:cs="Times New Roman"/>
        </w:rPr>
        <w:t xml:space="preserve"> selection </w:t>
      </w:r>
      <w:r w:rsidR="009C1A90">
        <w:rPr>
          <w:rFonts w:ascii="Times New Roman" w:hAnsi="Times New Roman" w:cs="Times New Roman"/>
        </w:rPr>
        <w:t xml:space="preserve">hypothesis </w:t>
      </w:r>
      <w:r w:rsidR="006C6808">
        <w:rPr>
          <w:rFonts w:ascii="Times New Roman" w:hAnsi="Times New Roman" w:cs="Times New Roman"/>
        </w:rPr>
        <w:t>posit that</w:t>
      </w:r>
      <w:r w:rsidR="004B2548">
        <w:rPr>
          <w:rFonts w:ascii="Times New Roman" w:hAnsi="Times New Roman" w:cs="Times New Roman"/>
        </w:rPr>
        <w:t xml:space="preserve"> increases in the amplitude and periodicity of </w:t>
      </w:r>
      <w:r w:rsidR="00F77786">
        <w:rPr>
          <w:rFonts w:ascii="Times New Roman" w:hAnsi="Times New Roman" w:cs="Times New Roman"/>
        </w:rPr>
        <w:t>global</w:t>
      </w:r>
      <w:r w:rsidR="004B2548">
        <w:rPr>
          <w:rFonts w:ascii="Times New Roman" w:hAnsi="Times New Roman" w:cs="Times New Roman"/>
        </w:rPr>
        <w:t xml:space="preserve"> environmental </w:t>
      </w:r>
      <w:r w:rsidR="006E3871">
        <w:rPr>
          <w:rFonts w:ascii="Times New Roman" w:hAnsi="Times New Roman" w:cs="Times New Roman"/>
        </w:rPr>
        <w:t>fluctuations drive species to become more versatile</w:t>
      </w:r>
      <w:r w:rsidR="00D617C2">
        <w:rPr>
          <w:rFonts w:ascii="Times New Roman" w:hAnsi="Times New Roman" w:cs="Times New Roman"/>
        </w:rPr>
        <w:t xml:space="preserve"> and thus more effectively adapt to rapidly changing environments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1C7223B-CD52-4DF4-8A98-76E318AF799D&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(Potts, 1996; 1998a; 1998b; 2012)</w:t>
      </w:r>
      <w:r w:rsidR="007F2239">
        <w:rPr>
          <w:rFonts w:ascii="Times New Roman" w:hAnsi="Times New Roman" w:cs="Times New Roman"/>
        </w:rPr>
        <w:fldChar w:fldCharType="end"/>
      </w:r>
      <w:commentRangeEnd w:id="13"/>
      <w:r w:rsidR="008331FE">
        <w:rPr>
          <w:rStyle w:val="CommentReference"/>
        </w:rPr>
        <w:commentReference w:id="13"/>
      </w:r>
      <w:r w:rsidR="00B85D11">
        <w:rPr>
          <w:rFonts w:ascii="Times New Roman" w:hAnsi="Times New Roman" w:cs="Times New Roman"/>
        </w:rPr>
        <w:t xml:space="preserve">. One way organisms can </w:t>
      </w:r>
      <w:r w:rsidR="00D617C2">
        <w:rPr>
          <w:rFonts w:ascii="Times New Roman" w:hAnsi="Times New Roman" w:cs="Times New Roman"/>
        </w:rPr>
        <w:t xml:space="preserve">achieve </w:t>
      </w:r>
      <w:r w:rsidR="00B01E51">
        <w:rPr>
          <w:rFonts w:ascii="Times New Roman" w:hAnsi="Times New Roman" w:cs="Times New Roman"/>
        </w:rPr>
        <w:t xml:space="preserve">greater </w:t>
      </w:r>
      <w:r w:rsidR="00FC2FA9">
        <w:rPr>
          <w:rFonts w:ascii="Times New Roman" w:hAnsi="Times New Roman" w:cs="Times New Roman"/>
        </w:rPr>
        <w:t>versatility</w:t>
      </w:r>
      <w:r w:rsidR="00D617C2">
        <w:rPr>
          <w:rFonts w:ascii="Times New Roman" w:hAnsi="Times New Roman" w:cs="Times New Roman"/>
        </w:rPr>
        <w:t xml:space="preserve"> is </w:t>
      </w:r>
      <w:r w:rsidR="006E3871">
        <w:rPr>
          <w:rFonts w:ascii="Times New Roman" w:hAnsi="Times New Roman" w:cs="Times New Roman"/>
        </w:rPr>
        <w:t xml:space="preserve">by </w:t>
      </w:r>
      <w:r w:rsidR="00F633A9">
        <w:rPr>
          <w:rFonts w:ascii="Times New Roman" w:hAnsi="Times New Roman" w:cs="Times New Roman"/>
        </w:rPr>
        <w:t>adding</w:t>
      </w:r>
      <w:r w:rsidR="00CF2E23">
        <w:rPr>
          <w:rFonts w:ascii="Times New Roman" w:hAnsi="Times New Roman" w:cs="Times New Roman"/>
        </w:rPr>
        <w:t xml:space="preserve"> </w:t>
      </w:r>
      <w:r w:rsidR="00F633A9">
        <w:rPr>
          <w:rFonts w:ascii="Times New Roman" w:hAnsi="Times New Roman" w:cs="Times New Roman"/>
        </w:rPr>
        <w:t>more</w:t>
      </w:r>
      <w:r w:rsidR="00CF2E23">
        <w:rPr>
          <w:rFonts w:ascii="Times New Roman" w:hAnsi="Times New Roman" w:cs="Times New Roman"/>
        </w:rPr>
        <w:t xml:space="preserve"> neurons</w:t>
      </w:r>
      <w:r w:rsidR="006E3871">
        <w:rPr>
          <w:rFonts w:ascii="Times New Roman" w:hAnsi="Times New Roman" w:cs="Times New Roman"/>
        </w:rPr>
        <w:t xml:space="preserve"> </w:t>
      </w:r>
      <w:r w:rsidR="00AD3B81">
        <w:rPr>
          <w:rFonts w:ascii="Times New Roman" w:hAnsi="Times New Roman" w:cs="Times New Roman"/>
        </w:rPr>
        <w:t xml:space="preserve">to the brain. </w:t>
      </w:r>
      <w:r w:rsidR="00B85D11">
        <w:rPr>
          <w:rFonts w:ascii="Times New Roman" w:hAnsi="Times New Roman" w:cs="Times New Roman"/>
        </w:rPr>
        <w:t>Increasing the number of</w:t>
      </w:r>
      <w:r w:rsidR="00AD3B81">
        <w:rPr>
          <w:rFonts w:ascii="Times New Roman" w:hAnsi="Times New Roman" w:cs="Times New Roman"/>
        </w:rPr>
        <w:t xml:space="preserve"> neurons</w:t>
      </w:r>
      <w:r w:rsidR="00B85D11">
        <w:rPr>
          <w:rFonts w:ascii="Times New Roman" w:hAnsi="Times New Roman" w:cs="Times New Roman"/>
        </w:rPr>
        <w:t xml:space="preserve"> enhances</w:t>
      </w:r>
      <w:r w:rsidR="00AD3B81">
        <w:rPr>
          <w:rFonts w:ascii="Times New Roman" w:hAnsi="Times New Roman" w:cs="Times New Roman"/>
        </w:rPr>
        <w:t xml:space="preserve"> compartmentalization and specialization specific brain regions for particular function</w:t>
      </w:r>
      <w:r w:rsidR="00917ED4">
        <w:rPr>
          <w:rFonts w:ascii="Times New Roman" w:hAnsi="Times New Roman" w:cs="Times New Roman"/>
        </w:rPr>
        <w:t>s</w:t>
      </w:r>
      <w:r w:rsidR="008256F6">
        <w:rPr>
          <w:rFonts w:ascii="Times New Roman" w:hAnsi="Times New Roman" w:cs="Times New Roman"/>
        </w:rPr>
        <w:t xml:space="preserve"> </w:t>
      </w:r>
      <w:r w:rsidR="008256F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17A848BC-CF58-4042-8972-2DA2FDC05B39&lt;/uuid&gt;&lt;priority&gt;0&lt;/priority&gt;&lt;publications&gt;&lt;publication&gt;&lt;publication_date&gt;99200500001200000000200000&lt;/publication_date&gt;&lt;startpage&gt;436&lt;/startpage&gt;&lt;title&gt;Principles of Brain Evolution&lt;/title&gt;&lt;uuid&gt;B3FAA464-8C43-4337-ADAC-9E6607716E14&lt;/uuid&gt;&lt;subtype&gt;0&lt;/subtype&gt;&lt;publisher&gt;Sinauer Associates Incorporated&lt;/publisher&gt;&lt;type&gt;0&lt;/type&gt;&lt;url&gt;http://books.google.com/books?id=JzdmQgAACAAJ&amp;amp;dq=Principles+of+brain+evolution+2005&amp;amp;hl=&amp;amp;cd=1&amp;amp;source=gbs_api&lt;/url&gt;&lt;authors&gt;&lt;author&gt;&lt;firstName&gt;Georg&lt;/firstName&gt;&lt;middleNames&gt;F&lt;/middleNames&gt;&lt;lastName&gt;Striedter&lt;/lastName&gt;&lt;/author&gt;&lt;/authors&gt;&lt;/publication&gt;&lt;/publications&gt;&lt;cites&gt;&lt;/cites&gt;&lt;/citation&gt;</w:instrText>
      </w:r>
      <w:r w:rsidR="008256F6">
        <w:rPr>
          <w:rFonts w:ascii="Times New Roman" w:hAnsi="Times New Roman" w:cs="Times New Roman"/>
        </w:rPr>
        <w:fldChar w:fldCharType="separate"/>
      </w:r>
      <w:r w:rsidR="005D7C53">
        <w:rPr>
          <w:rFonts w:ascii="Times New Roman" w:hAnsi="Times New Roman" w:cs="Times New Roman"/>
        </w:rPr>
        <w:t>(Striedter, 2005)</w:t>
      </w:r>
      <w:r w:rsidR="008256F6">
        <w:rPr>
          <w:rFonts w:ascii="Times New Roman" w:hAnsi="Times New Roman" w:cs="Times New Roman"/>
        </w:rPr>
        <w:fldChar w:fldCharType="end"/>
      </w:r>
      <w:r w:rsidR="00AD3B81">
        <w:rPr>
          <w:rFonts w:ascii="Times New Roman" w:hAnsi="Times New Roman" w:cs="Times New Roman"/>
        </w:rPr>
        <w:t xml:space="preserve">. </w:t>
      </w:r>
      <w:commentRangeStart w:id="14"/>
      <w:r w:rsidR="00AD3B81">
        <w:rPr>
          <w:rFonts w:ascii="Times New Roman" w:hAnsi="Times New Roman" w:cs="Times New Roman"/>
        </w:rPr>
        <w:t>Ultimately</w:t>
      </w:r>
      <w:r w:rsidR="00193024">
        <w:rPr>
          <w:rFonts w:ascii="Times New Roman" w:hAnsi="Times New Roman" w:cs="Times New Roman"/>
        </w:rPr>
        <w:t xml:space="preserve"> </w:t>
      </w:r>
      <w:r w:rsidR="008256F6">
        <w:rPr>
          <w:rFonts w:ascii="Times New Roman" w:hAnsi="Times New Roman" w:cs="Times New Roman"/>
        </w:rPr>
        <w:t>may give</w:t>
      </w:r>
      <w:r w:rsidR="00917ED4">
        <w:rPr>
          <w:rFonts w:ascii="Times New Roman" w:hAnsi="Times New Roman" w:cs="Times New Roman"/>
        </w:rPr>
        <w:t xml:space="preserve"> rise to a more complex neural network</w:t>
      </w:r>
      <w:r w:rsidR="008256F6">
        <w:rPr>
          <w:rFonts w:ascii="Times New Roman" w:hAnsi="Times New Roman" w:cs="Times New Roman"/>
        </w:rPr>
        <w:t xml:space="preserve">, </w:t>
      </w:r>
      <w:r w:rsidR="003F40F6">
        <w:rPr>
          <w:rFonts w:ascii="Times New Roman" w:hAnsi="Times New Roman" w:cs="Times New Roman"/>
        </w:rPr>
        <w:t>enhanced</w:t>
      </w:r>
      <w:r w:rsidR="00193024">
        <w:rPr>
          <w:rFonts w:ascii="Times New Roman" w:hAnsi="Times New Roman" w:cs="Times New Roman"/>
        </w:rPr>
        <w:t xml:space="preserve"> </w:t>
      </w:r>
      <w:r w:rsidR="00B14252">
        <w:rPr>
          <w:rFonts w:ascii="Times New Roman" w:hAnsi="Times New Roman" w:cs="Times New Roman"/>
        </w:rPr>
        <w:t>cognitive</w:t>
      </w:r>
      <w:r w:rsidR="00193024">
        <w:rPr>
          <w:rFonts w:ascii="Times New Roman" w:hAnsi="Times New Roman" w:cs="Times New Roman"/>
        </w:rPr>
        <w:t xml:space="preserve"> flexibility</w:t>
      </w:r>
      <w:r w:rsidR="008256F6">
        <w:rPr>
          <w:rFonts w:ascii="Times New Roman" w:hAnsi="Times New Roman" w:cs="Times New Roman"/>
        </w:rPr>
        <w:t xml:space="preserve">, </w:t>
      </w:r>
      <w:r w:rsidR="00193024">
        <w:rPr>
          <w:rFonts w:ascii="Times New Roman" w:hAnsi="Times New Roman" w:cs="Times New Roman"/>
        </w:rPr>
        <w:t xml:space="preserve">and </w:t>
      </w:r>
      <w:r w:rsidR="003F40F6">
        <w:rPr>
          <w:rFonts w:ascii="Times New Roman" w:hAnsi="Times New Roman" w:cs="Times New Roman"/>
        </w:rPr>
        <w:t>a</w:t>
      </w:r>
      <w:r w:rsidR="00193024">
        <w:rPr>
          <w:rFonts w:ascii="Times New Roman" w:hAnsi="Times New Roman" w:cs="Times New Roman"/>
        </w:rPr>
        <w:t xml:space="preserve"> volumetric expansion of the brain</w:t>
      </w:r>
      <w:r w:rsidR="00D617C2">
        <w:rPr>
          <w:rFonts w:ascii="Times New Roman" w:hAnsi="Times New Roman" w:cs="Times New Roman"/>
        </w:rPr>
        <w:t xml:space="preserve">. </w:t>
      </w:r>
      <w:commentRangeEnd w:id="14"/>
      <w:r w:rsidR="008331FE">
        <w:rPr>
          <w:rStyle w:val="CommentReference"/>
        </w:rPr>
        <w:commentReference w:id="14"/>
      </w:r>
      <w:r w:rsidR="00D617C2" w:rsidRPr="006F202A">
        <w:rPr>
          <w:rFonts w:ascii="Times New Roman" w:hAnsi="Times New Roman" w:cs="Times New Roman"/>
        </w:rPr>
        <w:t xml:space="preserve">While often advertised as </w:t>
      </w:r>
      <w:r w:rsidR="00F77786" w:rsidRPr="006F202A">
        <w:rPr>
          <w:rFonts w:ascii="Times New Roman" w:hAnsi="Times New Roman" w:cs="Times New Roman"/>
        </w:rPr>
        <w:t>mutually exclusive hypotheses</w:t>
      </w:r>
      <w:r w:rsidR="00D617C2" w:rsidRPr="006F202A">
        <w:rPr>
          <w:rFonts w:ascii="Times New Roman" w:hAnsi="Times New Roman" w:cs="Times New Roman"/>
        </w:rPr>
        <w:t xml:space="preserve">, </w:t>
      </w:r>
      <w:r w:rsidR="00F77786">
        <w:rPr>
          <w:rFonts w:ascii="Times New Roman" w:hAnsi="Times New Roman" w:cs="Times New Roman"/>
        </w:rPr>
        <w:t>this</w:t>
      </w:r>
      <w:r w:rsidR="00D617C2" w:rsidRPr="006F202A">
        <w:rPr>
          <w:rFonts w:ascii="Times New Roman" w:hAnsi="Times New Roman" w:cs="Times New Roman"/>
        </w:rPr>
        <w:t xml:space="preserve"> </w:t>
      </w:r>
      <w:r w:rsidR="00F77786">
        <w:rPr>
          <w:rFonts w:ascii="Times New Roman" w:hAnsi="Times New Roman" w:cs="Times New Roman"/>
        </w:rPr>
        <w:t>is</w:t>
      </w:r>
      <w:r w:rsidR="00D617C2" w:rsidRPr="006F202A">
        <w:rPr>
          <w:rFonts w:ascii="Times New Roman" w:hAnsi="Times New Roman" w:cs="Times New Roman"/>
        </w:rPr>
        <w:t xml:space="preserve"> not necessarily </w:t>
      </w:r>
      <w:r w:rsidR="00F77786">
        <w:rPr>
          <w:rFonts w:ascii="Times New Roman" w:hAnsi="Times New Roman" w:cs="Times New Roman"/>
        </w:rPr>
        <w:t xml:space="preserve">the case </w:t>
      </w:r>
      <w:r w:rsidR="00D617C2" w:rsidRPr="006F202A">
        <w:rPr>
          <w:rFonts w:ascii="Times New Roman" w:hAnsi="Times New Roman" w:cs="Times New Roman"/>
        </w:rPr>
        <w:t xml:space="preserve">as </w:t>
      </w:r>
      <w:r w:rsidR="00F77786">
        <w:rPr>
          <w:rFonts w:ascii="Times New Roman" w:hAnsi="Times New Roman" w:cs="Times New Roman"/>
        </w:rPr>
        <w:t xml:space="preserve">multiple climatic factors </w:t>
      </w:r>
      <w:r w:rsidR="00D617C2" w:rsidRPr="006F202A">
        <w:rPr>
          <w:rFonts w:ascii="Times New Roman" w:hAnsi="Times New Roman" w:cs="Times New Roman"/>
        </w:rPr>
        <w:t xml:space="preserve">can indirectly exert selective pressures on </w:t>
      </w:r>
      <w:r w:rsidR="00FC2FA9">
        <w:rPr>
          <w:rFonts w:ascii="Times New Roman" w:hAnsi="Times New Roman" w:cs="Times New Roman"/>
        </w:rPr>
        <w:t>a population</w:t>
      </w:r>
      <w:r w:rsidR="00D617C2" w:rsidRPr="006F202A">
        <w:rPr>
          <w:rFonts w:ascii="Times New Roman" w:hAnsi="Times New Roman" w:cs="Times New Roman"/>
        </w:rPr>
        <w:t xml:space="preserve"> at the same </w:t>
      </w:r>
      <w:commentRangeStart w:id="15"/>
      <w:r w:rsidR="00D617C2" w:rsidRPr="006F202A">
        <w:rPr>
          <w:rFonts w:ascii="Times New Roman" w:hAnsi="Times New Roman" w:cs="Times New Roman"/>
        </w:rPr>
        <w:t>time</w:t>
      </w:r>
      <w:commentRangeEnd w:id="15"/>
      <w:r w:rsidR="008331FE">
        <w:rPr>
          <w:rStyle w:val="CommentReference"/>
        </w:rPr>
        <w:commentReference w:id="15"/>
      </w:r>
      <w:r w:rsidR="00D617C2" w:rsidRPr="006F202A">
        <w:rPr>
          <w:rFonts w:ascii="Times New Roman" w:hAnsi="Times New Roman" w:cs="Times New Roman"/>
        </w:rPr>
        <w:t>.</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33ABEE8D" w14:textId="15DACAA9" w:rsidR="007E06FE" w:rsidRDefault="00D52760" w:rsidP="00E403EF">
      <w:pPr>
        <w:ind w:firstLine="720"/>
        <w:rPr>
          <w:rFonts w:ascii="Times New Roman" w:hAnsi="Times New Roman" w:cs="Times New Roman"/>
        </w:rPr>
      </w:pPr>
      <w:r>
        <w:rPr>
          <w:rFonts w:ascii="Times New Roman" w:hAnsi="Times New Roman"/>
        </w:rPr>
        <w:t>P</w:t>
      </w:r>
      <w:r w:rsidR="00894FE1" w:rsidRPr="00862889">
        <w:rPr>
          <w:rFonts w:ascii="Times New Roman" w:hAnsi="Times New Roman"/>
        </w:rPr>
        <w:t xml:space="preserve">revious attempts to </w:t>
      </w:r>
      <w:r>
        <w:rPr>
          <w:rFonts w:ascii="Times New Roman" w:hAnsi="Times New Roman"/>
        </w:rPr>
        <w:t>directly test</w:t>
      </w:r>
      <w:r w:rsidR="00894FE1" w:rsidRPr="00862889">
        <w:rPr>
          <w:rFonts w:ascii="Times New Roman" w:hAnsi="Times New Roman"/>
        </w:rPr>
        <w:t xml:space="preserve"> </w:t>
      </w:r>
      <w:r w:rsidR="00341C1F" w:rsidRPr="00862889">
        <w:rPr>
          <w:rFonts w:ascii="Times New Roman" w:hAnsi="Times New Roman"/>
        </w:rPr>
        <w:t xml:space="preserve">the </w:t>
      </w:r>
      <w:r w:rsidR="00B60993">
        <w:rPr>
          <w:rFonts w:ascii="Times New Roman" w:hAnsi="Times New Roman"/>
        </w:rPr>
        <w:t>relationship</w:t>
      </w:r>
      <w:r w:rsidR="00341C1F" w:rsidRPr="00862889">
        <w:rPr>
          <w:rFonts w:ascii="Times New Roman" w:hAnsi="Times New Roman"/>
        </w:rPr>
        <w:t xml:space="preserve"> </w:t>
      </w:r>
      <w:r w:rsidR="00B60993">
        <w:rPr>
          <w:rFonts w:ascii="Times New Roman" w:hAnsi="Times New Roman"/>
        </w:rPr>
        <w:t>between</w:t>
      </w:r>
      <w:r w:rsidR="00341C1F" w:rsidRPr="00862889">
        <w:rPr>
          <w:rFonts w:ascii="Times New Roman" w:hAnsi="Times New Roman"/>
        </w:rPr>
        <w:t xml:space="preserve"> </w:t>
      </w:r>
      <w:r w:rsidR="00E403EF" w:rsidRPr="00862889">
        <w:rPr>
          <w:rFonts w:ascii="Times New Roman" w:hAnsi="Times New Roman"/>
        </w:rPr>
        <w:t xml:space="preserve">global climate </w:t>
      </w:r>
      <w:r w:rsidR="00341C1F" w:rsidRPr="00862889">
        <w:rPr>
          <w:rFonts w:ascii="Times New Roman" w:hAnsi="Times New Roman"/>
        </w:rPr>
        <w:t>on</w:t>
      </w:r>
      <w:r w:rsidR="00894FE1" w:rsidRPr="00862889">
        <w:rPr>
          <w:rFonts w:ascii="Times New Roman" w:hAnsi="Times New Roman"/>
        </w:rPr>
        <w:t xml:space="preserve"> </w:t>
      </w:r>
      <w:r>
        <w:rPr>
          <w:rFonts w:ascii="Times New Roman" w:hAnsi="Times New Roman"/>
        </w:rPr>
        <w:t>fossil hominin</w:t>
      </w:r>
      <w:r w:rsidR="00341C1F" w:rsidRPr="00862889">
        <w:rPr>
          <w:rFonts w:ascii="Times New Roman" w:hAnsi="Times New Roman"/>
        </w:rPr>
        <w:t xml:space="preserve"> brain size</w:t>
      </w:r>
      <w:r>
        <w:rPr>
          <w:rFonts w:ascii="Times New Roman" w:hAnsi="Times New Roman"/>
        </w:rPr>
        <w:t xml:space="preserve"> have concluded </w:t>
      </w:r>
      <w:del w:id="16" w:author="Andrew Barr" w:date="2015-08-18T11:35:00Z">
        <w:r w:rsidDel="00011F8B">
          <w:rPr>
            <w:rFonts w:ascii="Times New Roman" w:hAnsi="Times New Roman"/>
          </w:rPr>
          <w:delText>that there is evidence</w:delText>
        </w:r>
        <w:r w:rsidR="00B60993" w:rsidDel="00011F8B">
          <w:rPr>
            <w:rFonts w:ascii="Times New Roman" w:hAnsi="Times New Roman"/>
          </w:rPr>
          <w:delText xml:space="preserve"> </w:delText>
        </w:r>
      </w:del>
      <w:r w:rsidR="00B60993">
        <w:rPr>
          <w:rFonts w:ascii="Times New Roman" w:hAnsi="Times New Roman"/>
        </w:rPr>
        <w:t xml:space="preserve">that climate has influenced brain size </w:t>
      </w:r>
      <w:r w:rsidR="00B60993" w:rsidRPr="00862889">
        <w:rPr>
          <w:rFonts w:ascii="Times New Roman" w:hAnsi="Times New Roman"/>
        </w:rPr>
        <w:fldChar w:fldCharType="begin"/>
      </w:r>
      <w:r w:rsidR="003E5272">
        <w:rPr>
          <w:rFonts w:ascii="Times New Roman" w:hAnsi="Times New Roman"/>
        </w:rPr>
        <w:instrText xml:space="preserve"> ADDIN PAPERS2_CITATIONS &lt;citation&gt;&lt;uuid&gt;EB7165E1-37F4-419C-895B-6E4FEDB48BA9&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B60993" w:rsidRPr="00862889">
        <w:rPr>
          <w:rFonts w:ascii="Times New Roman" w:hAnsi="Times New Roman"/>
        </w:rPr>
        <w:fldChar w:fldCharType="separate"/>
      </w:r>
      <w:r w:rsidR="00B60993" w:rsidRPr="00862889">
        <w:rPr>
          <w:rFonts w:ascii="Times New Roman" w:hAnsi="Times New Roman" w:cs="Times New Roman"/>
        </w:rPr>
        <w:t>(Ash and Gallup, 2007; Bailey and Geary, 2009; Shultz and Maslin, 2013)</w:t>
      </w:r>
      <w:r w:rsidR="00B60993" w:rsidRPr="00862889">
        <w:rPr>
          <w:rFonts w:ascii="Times New Roman" w:hAnsi="Times New Roman"/>
        </w:rPr>
        <w:fldChar w:fldCharType="end"/>
      </w:r>
      <w:r w:rsidR="00B60993">
        <w:rPr>
          <w:rFonts w:ascii="Times New Roman" w:hAnsi="Times New Roman"/>
        </w:rPr>
        <w:t xml:space="preserve">. However, each of these investigations </w:t>
      </w:r>
      <w:r w:rsidR="00D4038A">
        <w:rPr>
          <w:rFonts w:ascii="Times New Roman" w:hAnsi="Times New Roman"/>
        </w:rPr>
        <w:t>was</w:t>
      </w:r>
      <w:r w:rsidR="00B60993">
        <w:rPr>
          <w:rFonts w:ascii="Times New Roman" w:hAnsi="Times New Roman"/>
        </w:rPr>
        <w:t xml:space="preserve"> </w:t>
      </w:r>
      <w:commentRangeStart w:id="17"/>
      <w:r w:rsidR="00B60993">
        <w:rPr>
          <w:rFonts w:ascii="Times New Roman" w:hAnsi="Times New Roman"/>
        </w:rPr>
        <w:t>fraught with considerable limitations and critical confounds</w:t>
      </w:r>
      <w:commentRangeEnd w:id="17"/>
      <w:r w:rsidR="00011F8B">
        <w:rPr>
          <w:rStyle w:val="CommentReference"/>
        </w:rPr>
        <w:commentReference w:id="17"/>
      </w:r>
      <w:r>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is not unique to hominins</w:t>
      </w:r>
      <w:r w:rsidR="00BB2367" w:rsidRPr="00862889">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D4038A">
        <w:rPr>
          <w:rFonts w:ascii="Times New Roman" w:hAnsi="Times New Roman"/>
        </w:rPr>
        <w:t>most studies focused on a single climatic factor at a time (e.g. variability, trend) leaving open the possibility that multiple factors are affecting brain evolution at the same time</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1B407B">
        <w:rPr>
          <w:rFonts w:ascii="Times New Roman" w:hAnsi="Times New Roman"/>
        </w:rPr>
        <w:t>time 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7E06FE" w:rsidRPr="00534072">
        <w:rPr>
          <w:rFonts w:ascii="Times New Roman" w:hAnsi="Times New Roman" w:cs="Times New Roman"/>
        </w:rPr>
        <w:t>accounted for or even discussed in any of these studies.</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6A63B8B4" w14:textId="77777777" w:rsidR="00281167" w:rsidRPr="00534072" w:rsidRDefault="00281167" w:rsidP="00281167">
      <w:pPr>
        <w:rPr>
          <w:rFonts w:ascii="Times New Roman" w:hAnsi="Times New Roman" w:cs="Times New Roman"/>
        </w:rPr>
      </w:pPr>
    </w:p>
    <w:p w14:paraId="25C3B260" w14:textId="7273AF26" w:rsidR="00534072" w:rsidRPr="00534072" w:rsidRDefault="00534072" w:rsidP="00534072">
      <w:pPr>
        <w:ind w:firstLine="720"/>
        <w:rPr>
          <w:rFonts w:ascii="Times New Roman" w:eastAsia="Times New Roman" w:hAnsi="Times New Roman" w:cs="Times New Roman"/>
        </w:rPr>
      </w:pPr>
      <w:commentRangeStart w:id="18"/>
      <w:r w:rsidRPr="00534072">
        <w:rPr>
          <w:rFonts w:ascii="Times New Roman" w:eastAsia="Times New Roman" w:hAnsi="Times New Roman" w:cs="Times New Roman"/>
          <w:color w:val="333333"/>
          <w:shd w:val="clear" w:color="auto" w:fill="FFFFFF"/>
        </w:rPr>
        <w:t>The analysis of time series data has an extensive literature with established best practices (e.g.,</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D2B38FC9-CC1A-4F7C-AC98-D34BB7F0FF20&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When it comes to computing cross-correlations between two time series (as we are interested in doing here), it is typical to restrict cross-correlations to </w:t>
      </w:r>
      <w:r w:rsidRPr="00534072">
        <w:rPr>
          <w:rFonts w:ascii="Times New Roman" w:eastAsia="Times New Roman" w:hAnsi="Times New Roman" w:cs="Times New Roman"/>
          <w:i/>
          <w:iCs/>
          <w:color w:val="333333"/>
          <w:shd w:val="clear" w:color="auto" w:fill="FFFFFF"/>
        </w:rPr>
        <w:t>stationary</w:t>
      </w:r>
      <w:r w:rsidR="001B407B">
        <w:rPr>
          <w:rFonts w:ascii="Times New Roman" w:eastAsia="Times New Roman" w:hAnsi="Times New Roman" w:cs="Times New Roman"/>
          <w:color w:val="333333"/>
          <w:shd w:val="clear" w:color="auto" w:fill="FFFFFF"/>
        </w:rPr>
        <w:t xml:space="preserve"> time series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325932B4-1EB2-443E-8A50-89FA702B1C25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xml:space="preserve"> pg. 155). Among other things, stationary time series have a constant mean function, which is another way of saying there is no directional </w:t>
      </w:r>
      <w:r w:rsidRPr="00534072">
        <w:rPr>
          <w:rFonts w:ascii="Times New Roman" w:eastAsia="Times New Roman" w:hAnsi="Times New Roman" w:cs="Times New Roman"/>
          <w:i/>
          <w:iCs/>
          <w:color w:val="333333"/>
          <w:shd w:val="clear" w:color="auto" w:fill="FFFFFF"/>
        </w:rPr>
        <w:t>trend</w:t>
      </w:r>
      <w:r w:rsidRPr="00534072">
        <w:rPr>
          <w:rFonts w:ascii="Times New Roman" w:eastAsia="Times New Roman" w:hAnsi="Times New Roman" w:cs="Times New Roman"/>
          <w:color w:val="333333"/>
          <w:shd w:val="clear" w:color="auto" w:fill="FFFFFF"/>
        </w:rPr>
        <w:t> in the series, and no significant auto-correlat</w:t>
      </w:r>
      <w:r w:rsidR="001B407B">
        <w:rPr>
          <w:rFonts w:ascii="Times New Roman" w:eastAsia="Times New Roman" w:hAnsi="Times New Roman" w:cs="Times New Roman"/>
          <w:color w:val="333333"/>
          <w:shd w:val="clear" w:color="auto" w:fill="FFFFFF"/>
        </w:rPr>
        <w:t>ion. John Alroy and colleagues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30BFE323-DBAE-4CBC-803F-B786005C0F8E&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(2000)</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discuss this issue at length in their widely-cited paper on the (lack of) relationship between global oxygen isotope records and various aspects of Cenozoic mammalian evolution, including average body mass. The authors make an impassioned argument against cross-correlating non-stationary time series with strong trends, such as the oxygen isotope record. The reason is that any two trended time series with high auto-correlation will also exhibit strong cross-correlations. This makes any interpretation of causality in the cross-correlation highly suspect, as even random walks will produce significant cross-correlations due to auto-correlation</w:t>
      </w:r>
      <w:r w:rsidR="001B407B">
        <w:rPr>
          <w:rFonts w:ascii="Times New Roman" w:eastAsia="Times New Roman" w:hAnsi="Times New Roman" w:cs="Times New Roman"/>
          <w:color w:val="333333"/>
          <w:shd w:val="clear" w:color="auto" w:fill="FFFFFF"/>
        </w:rPr>
        <w:t xml:space="preserve"> (SI Fig X)</w:t>
      </w:r>
      <w:r w:rsidRPr="00534072">
        <w:rPr>
          <w:rFonts w:ascii="Times New Roman" w:eastAsia="Times New Roman" w:hAnsi="Times New Roman" w:cs="Times New Roman"/>
          <w:color w:val="333333"/>
          <w:shd w:val="clear" w:color="auto" w:fill="FFFFFF"/>
        </w:rPr>
        <w:t>.</w:t>
      </w:r>
    </w:p>
    <w:p w14:paraId="11AE4365" w14:textId="77ECD065" w:rsidR="007E06FE" w:rsidRPr="00534072" w:rsidRDefault="00534072" w:rsidP="00E403EF">
      <w:pPr>
        <w:ind w:firstLine="720"/>
        <w:rPr>
          <w:rFonts w:ascii="Times New Roman" w:hAnsi="Times New Roman" w:cs="Times New Roman"/>
        </w:rPr>
      </w:pPr>
      <w:r w:rsidRPr="00534072">
        <w:rPr>
          <w:rFonts w:ascii="Times New Roman" w:eastAsia="Times New Roman" w:hAnsi="Times New Roman" w:cs="Times New Roman"/>
          <w:color w:val="333333"/>
          <w:shd w:val="clear" w:color="auto" w:fill="FFFFFF"/>
        </w:rPr>
        <w:t>One solution is to instead cross-correlate detrended time series by calculating the first differences of the original time series. The new time series are computed as the following: y′t=yt−yt−1 where each value of the new time series is indicated by y′t. The quantity yt is the original value of the time series at time t and yt−1 is the value of the original time series at time t−1. Note that the new time series of first differences will be of length n−1 where n is the original length of the time series. The result is a new time series where each point reflects the difference between adjacent time bins</w:t>
      </w:r>
      <w:r w:rsidR="005A7674">
        <w:rPr>
          <w:rFonts w:ascii="Times New Roman" w:eastAsia="Times New Roman" w:hAnsi="Times New Roman" w:cs="Times New Roman"/>
          <w:color w:val="333333"/>
          <w:shd w:val="clear" w:color="auto" w:fill="FFFFFF"/>
        </w:rPr>
        <w:t xml:space="preserve"> (</w:t>
      </w:r>
      <w:r w:rsidR="005A7674" w:rsidRPr="00D579EF">
        <w:rPr>
          <w:rFonts w:ascii="Times New Roman" w:eastAsia="Times New Roman" w:hAnsi="Times New Roman" w:cs="Times New Roman"/>
          <w:i/>
          <w:color w:val="333333"/>
          <w:shd w:val="clear" w:color="auto" w:fill="FFFFFF"/>
        </w:rPr>
        <w:t>figure X: showing before and after of CC and climate data</w:t>
      </w:r>
      <w:r w:rsidR="005A7674">
        <w:rPr>
          <w:rFonts w:ascii="Times New Roman" w:eastAsia="Times New Roman" w:hAnsi="Times New Roman" w:cs="Times New Roman"/>
          <w:color w:val="333333"/>
          <w:shd w:val="clear" w:color="auto" w:fill="FFFFFF"/>
        </w:rPr>
        <w:t>)</w:t>
      </w:r>
      <w:r w:rsidRPr="00534072">
        <w:rPr>
          <w:rFonts w:ascii="Times New Roman" w:eastAsia="Times New Roman" w:hAnsi="Times New Roman" w:cs="Times New Roman"/>
          <w:color w:val="333333"/>
          <w:shd w:val="clear" w:color="auto" w:fill="FFFFFF"/>
        </w:rPr>
        <w:t>. These derivative time series are generally stationary and not auto-correlated, so they are more appropriate for investigating cross-correlations.</w:t>
      </w:r>
    </w:p>
    <w:p w14:paraId="202E658D" w14:textId="77777777" w:rsidR="00534072" w:rsidRPr="00534072" w:rsidRDefault="00534072" w:rsidP="00534072">
      <w:pPr>
        <w:ind w:firstLine="720"/>
        <w:rPr>
          <w:rFonts w:ascii="Times New Roman" w:eastAsia="Times New Roman" w:hAnsi="Times New Roman" w:cs="Times New Roman"/>
        </w:rPr>
      </w:pPr>
      <w:r w:rsidRPr="00534072">
        <w:rPr>
          <w:rFonts w:ascii="Times New Roman" w:eastAsia="Times New Roman" w:hAnsi="Times New Roman" w:cs="Times New Roman"/>
          <w:color w:val="333333"/>
          <w:shd w:val="clear" w:color="auto" w:fill="FFFFFF"/>
        </w:rPr>
        <w:t>Alroy’s warning against cross-correlating was also formalized as commandment #6 in his</w:t>
      </w:r>
      <w:r w:rsidRPr="00534072">
        <w:rPr>
          <w:rStyle w:val="apple-converted-space"/>
          <w:rFonts w:ascii="Times New Roman" w:eastAsia="Times New Roman" w:hAnsi="Times New Roman" w:cs="Times New Roman"/>
          <w:color w:val="333333"/>
          <w:shd w:val="clear" w:color="auto" w:fill="FFFFFF"/>
        </w:rPr>
        <w:t> </w:t>
      </w:r>
      <w:hyperlink r:id="rId10" w:history="1">
        <w:r w:rsidRPr="00534072">
          <w:rPr>
            <w:rStyle w:val="Hyperlink"/>
            <w:rFonts w:ascii="Times New Roman" w:eastAsia="Times New Roman" w:hAnsi="Times New Roman" w:cs="Times New Roman"/>
            <w:color w:val="337AB7"/>
            <w:shd w:val="clear" w:color="auto" w:fill="FFFFFF"/>
          </w:rPr>
          <w:t>10 statistical commandments of Chairman Alroy</w:t>
        </w:r>
      </w:hyperlink>
      <w:r w:rsidRPr="00534072">
        <w:rPr>
          <w:rFonts w:ascii="Times New Roman" w:eastAsia="Times New Roman" w:hAnsi="Times New Roman" w:cs="Times New Roman"/>
          <w:color w:val="333333"/>
          <w:shd w:val="clear" w:color="auto" w:fill="FFFFFF"/>
        </w:rPr>
        <w:t>:</w:t>
      </w:r>
    </w:p>
    <w:p w14:paraId="5FBFCCAF" w14:textId="77777777" w:rsidR="00534072" w:rsidRPr="00534072" w:rsidRDefault="00534072" w:rsidP="00534072">
      <w:pPr>
        <w:ind w:left="720"/>
        <w:rPr>
          <w:rFonts w:ascii="Times New Roman" w:eastAsia="Times New Roman" w:hAnsi="Times New Roman" w:cs="Times New Roman"/>
          <w:i/>
        </w:rPr>
      </w:pPr>
      <w:r w:rsidRPr="00534072">
        <w:rPr>
          <w:rFonts w:ascii="Times New Roman" w:eastAsia="Times New Roman" w:hAnsi="Times New Roman" w:cs="Times New Roman"/>
          <w:i/>
          <w:color w:val="333333"/>
          <w:shd w:val="clear" w:color="auto" w:fill="FFFFFF"/>
        </w:rPr>
        <w:t>Thou shalt difference thy data! Time series data are almost always autocorrelated (and thou shalt test for that). Still, people insist on interpreting “trends” shared by pairs of time series as meaningful cross-correlations, even though autocorrelation makes finding these demonic things the null hypothesis! Even random walks produce such patterns! FEAR YE SINNERS! The easiest and most powerful way to remove the autocorrelation is to take first differences. So, the next time thou wantest to correlate population growth with the rate of sea-floor spreading - and people will - difference thy</w:t>
      </w:r>
      <w:r w:rsidRPr="00534072">
        <w:rPr>
          <w:rStyle w:val="apple-converted-space"/>
          <w:rFonts w:ascii="Times New Roman" w:eastAsia="Times New Roman" w:hAnsi="Times New Roman" w:cs="Times New Roman"/>
          <w:i/>
          <w:color w:val="333333"/>
          <w:shd w:val="clear" w:color="auto" w:fill="FFFFFF"/>
        </w:rPr>
        <w:t> </w:t>
      </w:r>
      <w:hyperlink r:id="rId11" w:history="1">
        <w:r w:rsidRPr="00534072">
          <w:rPr>
            <w:rStyle w:val="Hyperlink"/>
            <w:rFonts w:ascii="Times New Roman" w:eastAsia="Times New Roman" w:hAnsi="Times New Roman" w:cs="Times New Roman"/>
            <w:i/>
            <w:color w:val="337AB7"/>
            <w:shd w:val="clear" w:color="auto" w:fill="FFFFFF"/>
          </w:rPr>
          <w:t>!@#$</w:t>
        </w:r>
      </w:hyperlink>
      <w:r w:rsidRPr="00534072">
        <w:rPr>
          <w:rFonts w:ascii="Times New Roman" w:eastAsia="Times New Roman" w:hAnsi="Times New Roman" w:cs="Times New Roman"/>
          <w:i/>
          <w:color w:val="333333"/>
          <w:shd w:val="clear" w:color="auto" w:fill="FFFFFF"/>
        </w:rPr>
        <w:t>% data.</w:t>
      </w:r>
    </w:p>
    <w:commentRangeEnd w:id="18"/>
    <w:p w14:paraId="655C4691" w14:textId="77777777" w:rsidR="007E06FE" w:rsidRPr="00534072" w:rsidRDefault="00011F8B" w:rsidP="00E403EF">
      <w:pPr>
        <w:ind w:firstLine="720"/>
        <w:rPr>
          <w:rFonts w:ascii="Times New Roman" w:hAnsi="Times New Roman" w:cs="Times New Roman"/>
        </w:rPr>
      </w:pPr>
      <w:r>
        <w:rPr>
          <w:rStyle w:val="CommentReference"/>
        </w:rPr>
        <w:commentReference w:id="18"/>
      </w: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459D43F9" w14:textId="7DE5891C" w:rsidR="00243855"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243855">
        <w:rPr>
          <w:rFonts w:ascii="Times New Roman" w:hAnsi="Times New Roman" w:cs="Times New Roman"/>
        </w:rPr>
        <w:t>have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39A72034-7DB5-4AD3-8C53-3FFD0F77603F&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F66B0F">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fragmented nature of many fossils often make taxonomic placement of these specimens challenging or sometimes entirely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8FCC33B-2A9B-4A73-884A-325CB4B3B368&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7F1A89">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F66B0F">
        <w:rPr>
          <w:rFonts w:ascii="Times New Roman" w:hAnsi="Times New Roman" w:cs="Times New Roman"/>
        </w:rPr>
        <w:t xml:space="preserve"> Ancestral state </w:t>
      </w:r>
      <w:r w:rsidR="007D5E19">
        <w:rPr>
          <w:rFonts w:ascii="Times New Roman" w:hAnsi="Times New Roman" w:cs="Times New Roman"/>
        </w:rPr>
        <w:t>reconstructions have a different set of</w:t>
      </w:r>
      <w:r w:rsidR="00F66B0F">
        <w:rPr>
          <w:rFonts w:ascii="Times New Roman" w:hAnsi="Times New Roman" w:cs="Times New Roman"/>
        </w:rPr>
        <w:t xml:space="preserve"> inherent limitations. In the way we employ it here, it has the advantage of</w:t>
      </w:r>
      <w:r w:rsidR="007D5E19">
        <w:rPr>
          <w:rFonts w:ascii="Times New Roman" w:hAnsi="Times New Roman" w:cs="Times New Roman"/>
        </w:rPr>
        <w:t xml:space="preserve"> being derived from</w:t>
      </w:r>
      <w:r w:rsidR="00F66B0F">
        <w:rPr>
          <w:rFonts w:ascii="Times New Roman" w:hAnsi="Times New Roman" w:cs="Times New Roman"/>
        </w:rPr>
        <w:t xml:space="preserve"> precise measurement</w:t>
      </w:r>
      <w:r w:rsidR="007D5E19">
        <w:rPr>
          <w:rFonts w:ascii="Times New Roman" w:hAnsi="Times New Roman" w:cs="Times New Roman"/>
        </w:rPr>
        <w:t>s</w:t>
      </w:r>
      <w:r w:rsidR="00F66B0F">
        <w:rPr>
          <w:rFonts w:ascii="Times New Roman" w:hAnsi="Times New Roman" w:cs="Times New Roman"/>
        </w:rPr>
        <w:t xml:space="preserve"> of CC as they are taken from an extant sample. However this method also makes a number of assumptions </w:t>
      </w:r>
      <w:r w:rsidR="00E64E00">
        <w:rPr>
          <w:rFonts w:ascii="Times New Roman" w:hAnsi="Times New Roman" w:cs="Times New Roman"/>
        </w:rPr>
        <w:t xml:space="preserve">and has sources of error </w:t>
      </w:r>
      <w:r w:rsidR="00F66B0F">
        <w:rPr>
          <w:rFonts w:ascii="Times New Roman" w:hAnsi="Times New Roman" w:cs="Times New Roman"/>
        </w:rPr>
        <w:t xml:space="preserve">including the </w:t>
      </w:r>
      <w:r w:rsidR="004E3791">
        <w:rPr>
          <w:rFonts w:ascii="Times New Roman" w:hAnsi="Times New Roman" w:cs="Times New Roman"/>
        </w:rPr>
        <w:t>accuracy of the</w:t>
      </w:r>
      <w:r w:rsidR="00E64E00">
        <w:rPr>
          <w:rFonts w:ascii="Times New Roman" w:hAnsi="Times New Roman" w:cs="Times New Roman"/>
        </w:rPr>
        <w:t xml:space="preserve"> dates and relationships in the chosen</w:t>
      </w:r>
      <w:r w:rsidR="004E3791">
        <w:rPr>
          <w:rFonts w:ascii="Times New Roman" w:hAnsi="Times New Roman" w:cs="Times New Roman"/>
        </w:rPr>
        <w:t xml:space="preserve"> phylogenetic tree. 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too of generating reliable reconstructions of biological measurements (e.g. brain size) in previous investigations </w:t>
      </w:r>
      <w:r w:rsidR="00BF5F36">
        <w:rPr>
          <w:rFonts w:ascii="Times New Roman" w:hAnsi="Times New Roman" w:cs="Times New Roman"/>
        </w:rPr>
        <w:t xml:space="preserve">of primates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00FC2B8E-FAA4-4D85-91A9-F43F62D89D19&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carnivores </w:t>
      </w:r>
      <w:r w:rsidR="00BF5F3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DC838B7-93FA-4149-8EB2-56FCDDDD3219&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B92EE2">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cetaceans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83167DEE-B917-42D1-9FBB-2B49944565B0&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E65A938-FE27-429C-8796-9D097AFAEB4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B92EE2">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AB717F">
        <w:rPr>
          <w:rFonts w:ascii="Times New Roman" w:hAnsi="Times New Roman" w:cs="Times New Roman"/>
        </w:rPr>
        <w:t xml:space="preserve">While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BF4A1A">
        <w:rPr>
          <w:rFonts w:ascii="Times New Roman" w:hAnsi="Times New Roman" w:cs="Times New Roman"/>
        </w:rPr>
        <w:t>each have</w:t>
      </w:r>
      <w:r w:rsidR="00AB717F">
        <w:rPr>
          <w:rFonts w:ascii="Times New Roman" w:hAnsi="Times New Roman" w:cs="Times New Roman"/>
        </w:rPr>
        <w:t xml:space="preserve"> </w:t>
      </w:r>
      <w:r w:rsidR="0051138B">
        <w:rPr>
          <w:rFonts w:ascii="Times New Roman" w:hAnsi="Times New Roman" w:cs="Times New Roman"/>
        </w:rPr>
        <w:t>their o</w:t>
      </w:r>
      <w:r w:rsidR="00AB717F">
        <w:rPr>
          <w:rFonts w:ascii="Times New Roman" w:hAnsi="Times New Roman" w:cs="Times New Roman"/>
        </w:rPr>
        <w:t>wn set of limitations and</w:t>
      </w:r>
      <w:r w:rsidR="00714448">
        <w:rPr>
          <w:rFonts w:ascii="Times New Roman" w:hAnsi="Times New Roman" w:cs="Times New Roman"/>
        </w:rPr>
        <w:t xml:space="preserve"> sources of</w:t>
      </w:r>
      <w:r w:rsidR="00AB717F">
        <w:rPr>
          <w:rFonts w:ascii="Times New Roman" w:hAnsi="Times New Roman" w:cs="Times New Roman"/>
        </w:rPr>
        <w:t xml:space="preserve"> error, concurrence between both methods increases the likelihood that any observed trends are in fact real evolutionary phenomena.</w:t>
      </w:r>
      <w:r w:rsidR="00EC468E">
        <w:rPr>
          <w:rFonts w:ascii="Times New Roman" w:hAnsi="Times New Roman" w:cs="Times New Roman"/>
        </w:rPr>
        <w:t xml:space="preserve"> </w:t>
      </w:r>
    </w:p>
    <w:p w14:paraId="369ECD38" w14:textId="6A9BE8DB"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In order to address the dilemma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2B264327"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hypotheses such as Vrba’s turnover pulse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EADFF8E-7D9E-4620-95EE-E16E3AE8AB78&lt;/uuid&gt;&lt;priority&gt;0&lt;/priority&gt;&lt;publications&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(1993)</w:t>
      </w:r>
      <w:r w:rsidR="005D76BA">
        <w:rPr>
          <w:rFonts w:ascii="Times New Roman" w:hAnsi="Times New Roman" w:cs="Times New Roman"/>
        </w:rPr>
        <w:fldChar w:fldCharType="end"/>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ins w:id="19" w:author="Andrew Barr" w:date="2015-08-18T11:38:00Z">
        <w:r w:rsidR="00011F8B">
          <w:rPr>
            <w:rFonts w:ascii="Times New Roman" w:hAnsi="Times New Roman" w:cs="Times New Roman"/>
          </w:rPr>
          <w:t xml:space="preserve"> in a given interval</w:t>
        </w:r>
      </w:ins>
      <w:r w:rsidR="005D76BA">
        <w:rPr>
          <w:rFonts w:ascii="Times New Roman" w:hAnsi="Times New Roman" w:cs="Times New Roman"/>
        </w:rPr>
        <w:t>.</w:t>
      </w:r>
    </w:p>
    <w:p w14:paraId="67F5C0A0" w14:textId="75EB032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 hypotheses such as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variability selection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&lt;citation&gt;&lt;uuid&gt;AA27FCFC-E2AC-4325-9F52-7E280F607931&lt;/uuid&gt;&lt;priority&gt;0&lt;/priority&gt;&lt;publications&gt;&lt;publication&gt;&lt;uuid&gt;5E0378E7-67C0-4CDB-8E3E-002808DDE87D&lt;/uuid&gt;&lt;volume&gt;Suppl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gt;&lt;suppress&gt;A&lt;/suppress&gt;&lt;/cite&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(1996; 1998a)</w:t>
      </w:r>
      <w:r w:rsidR="005D76BA">
        <w:rPr>
          <w:rFonts w:ascii="Times New Roman" w:hAnsi="Times New Roman" w:cs="Times New Roman"/>
        </w:rPr>
        <w:fldChar w:fldCharType="end"/>
      </w:r>
      <w:r w:rsidRPr="00534072">
        <w:rPr>
          <w:rFonts w:ascii="Times New Roman" w:hAnsi="Times New Roman" w:cs="Times New Roman"/>
        </w:rPr>
        <w:t xml:space="preserve"> </w:t>
      </w:r>
      <w:r w:rsidR="005D76BA">
        <w:rPr>
          <w:rFonts w:ascii="Times New Roman" w:hAnsi="Times New Roman" w:cs="Times New Roman"/>
        </w:rPr>
        <w:t xml:space="preserve">which predicts that </w:t>
      </w:r>
      <w:r w:rsidR="00D860CE">
        <w:rPr>
          <w:rFonts w:ascii="Times New Roman" w:hAnsi="Times New Roman" w:cs="Times New Roman"/>
        </w:rPr>
        <w:t xml:space="preserve">increases in </w:t>
      </w:r>
      <w:r w:rsidRPr="00534072">
        <w:rPr>
          <w:rFonts w:ascii="Times New Roman" w:hAnsi="Times New Roman" w:cs="Times New Roman"/>
        </w:rPr>
        <w:t xml:space="preserve">variability in </w:t>
      </w:r>
      <w:r w:rsidR="00D860CE">
        <w:rPr>
          <w:rFonts w:ascii="Times New Roman" w:hAnsi="Times New Roman" w:cs="Times New Roman"/>
        </w:rPr>
        <w:t>global temperature and aridity leads to increased CC. This was quantified as standard deviation of oxygen isotope values</w:t>
      </w:r>
      <w:ins w:id="20" w:author="Andrew Barr" w:date="2015-08-18T11:38:00Z">
        <w:r w:rsidR="00011F8B">
          <w:rPr>
            <w:rFonts w:ascii="Times New Roman" w:hAnsi="Times New Roman" w:cs="Times New Roman"/>
          </w:rPr>
          <w:t xml:space="preserve"> in a given interval</w:t>
        </w:r>
      </w:ins>
      <w:r w:rsidR="00D860CE">
        <w:rPr>
          <w:rFonts w:ascii="Times New Roman" w:hAnsi="Times New Roman" w:cs="Times New Roman"/>
        </w:rPr>
        <w:t>.</w:t>
      </w:r>
    </w:p>
    <w:p w14:paraId="18393AE6" w14:textId="34C46128"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novel measure</w:t>
      </w:r>
      <w:r w:rsidR="00D860CE">
        <w:rPr>
          <w:rFonts w:ascii="Times New Roman" w:hAnsi="Times New Roman" w:cs="Times New Roman"/>
        </w:rPr>
        <w:t xml:space="preserve"> draws from concepts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ins w:id="21" w:author="Andrew Barr" w:date="2015-08-18T11:38:00Z">
        <w:r w:rsidR="00324214">
          <w:rPr>
            <w:rFonts w:ascii="Times New Roman" w:hAnsi="Times New Roman" w:cs="Times New Roman"/>
          </w:rPr>
          <w:t xml:space="preserve"> in a given interval</w:t>
        </w:r>
      </w:ins>
      <w:r w:rsidR="007F3734">
        <w:rPr>
          <w:rFonts w:ascii="Times New Roman" w:hAnsi="Times New Roman" w:cs="Times New Roman"/>
        </w:rPr>
        <w:t>.</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385B35A4"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to </w:t>
      </w:r>
      <w:r w:rsidR="000F4D45">
        <w:rPr>
          <w:rFonts w:ascii="Times New Roman" w:hAnsi="Times New Roman" w:cs="Times New Roman"/>
        </w:rPr>
        <w:t>correct</w:t>
      </w:r>
      <w:r>
        <w:rPr>
          <w:rFonts w:ascii="Times New Roman" w:hAnsi="Times New Roman" w:cs="Times New Roman"/>
        </w:rPr>
        <w:t xml:space="preserve"> for temporal autocorrelation and identify whether this conf</w:t>
      </w:r>
      <w:r w:rsidR="000F4D45">
        <w:rPr>
          <w:rFonts w:ascii="Times New Roman" w:hAnsi="Times New Roman" w:cs="Times New Roman"/>
        </w:rPr>
        <w:t xml:space="preserve">ound could have contributed to </w:t>
      </w:r>
      <w:r w:rsidR="00805BC9">
        <w:rPr>
          <w:rFonts w:ascii="Times New Roman" w:hAnsi="Times New Roman" w:cs="Times New Roman"/>
        </w:rPr>
        <w:t>previous</w:t>
      </w:r>
      <w:r w:rsidR="000F4D45">
        <w:rPr>
          <w:rFonts w:ascii="Times New Roman" w:hAnsi="Times New Roman" w:cs="Times New Roman"/>
        </w:rPr>
        <w:t xml:space="preserve"> studies that have reported relationships between brain size and large-scale climate.</w:t>
      </w:r>
    </w:p>
    <w:p w14:paraId="488BC486" w14:textId="3F9B8EB2" w:rsidR="00D0621A" w:rsidRPr="00862889" w:rsidRDefault="00D0621A" w:rsidP="00AA1EE3">
      <w:pPr>
        <w:rPr>
          <w:rFonts w:ascii="Times New Roman" w:hAnsi="Times New Roman" w:cs="Times New Roman"/>
        </w:rPr>
      </w:pPr>
      <w:r>
        <w:rPr>
          <w:rFonts w:ascii="Times New Roman" w:hAnsi="Times New Roman" w:cs="Times New Roman"/>
        </w:rPr>
        <w:tab/>
        <w:t>We predict that some orders will display a relations</w:t>
      </w:r>
      <w:r w:rsidR="00006CF5">
        <w:rPr>
          <w:rFonts w:ascii="Times New Roman" w:hAnsi="Times New Roman" w:cs="Times New Roman"/>
        </w:rPr>
        <w:t>hip between brain size and time, as well as a relationship between brain size and climatic variables, while other orders will not. Each order has their own evolutionary history, ecological niches, and array of habitats, and so it follows that they will be differentially affected by global climatic shifts over time,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11D148B4"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215559">
        <w:rPr>
          <w:rFonts w:ascii="Times New Roman" w:hAnsi="Times New Roman" w:cs="Times New Roman"/>
        </w:rPr>
        <w:t>222</w:t>
      </w:r>
      <w:r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(Artiodactyla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Pr="00862889">
        <w:rPr>
          <w:rFonts w:ascii="Times New Roman" w:hAnsi="Times New Roman" w:cs="Times New Roman"/>
        </w:rPr>
        <w:t>], Carnivora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Pr="00862889">
        <w:rPr>
          <w:rFonts w:ascii="Times New Roman" w:hAnsi="Times New Roman" w:cs="Times New Roman"/>
        </w:rPr>
        <w:t>], Cetacea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Pr="00862889">
        <w:rPr>
          <w:rFonts w:ascii="Times New Roman" w:hAnsi="Times New Roman" w:cs="Times New Roman"/>
        </w:rPr>
        <w:t>], Perissodactyla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Pr="00862889">
        <w:rPr>
          <w:rFonts w:ascii="Times New Roman" w:hAnsi="Times New Roman" w:cs="Times New Roman"/>
        </w:rPr>
        <w:t>], and non-hominin Primates [</w:t>
      </w:r>
      <w:r w:rsidRPr="00862889">
        <w:rPr>
          <w:rFonts w:ascii="Times New Roman" w:hAnsi="Times New Roman" w:cs="Times New Roman"/>
          <w:i/>
        </w:rPr>
        <w:t>n</w:t>
      </w:r>
      <w:r w:rsidR="00215559">
        <w:rPr>
          <w:rFonts w:ascii="Times New Roman" w:hAnsi="Times New Roman" w:cs="Times New Roman"/>
        </w:rPr>
        <w:t>=19</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AD10AE0-4F90-42EF-97DB-09EBBD92511E&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7F1A89">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hominin sample, CC and Mya for 184 individuals were extracted from a compiled dataset from Shultz, Nelson, &amp; Dunbar </w:t>
      </w:r>
      <w:r w:rsidR="00C613F5"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FCA4FB4-DC14-4231-8FAB-ECF8C97B059A&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7A2744">
        <w:rPr>
          <w:rFonts w:ascii="Times New Roman" w:hAnsi="Times New Roman" w:cs="Times New Roman"/>
        </w:rPr>
        <w:t>(2012a)</w:t>
      </w:r>
      <w:r w:rsidR="00C613F5" w:rsidRPr="00862889">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14</w:t>
      </w:r>
      <w:r w:rsidR="00BD66FE">
        <w:rPr>
          <w:rFonts w:ascii="Times New Roman" w:hAnsi="Times New Roman" w:cs="Times New Roman"/>
        </w:rPr>
        <w:t xml:space="preserve"> different hominin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=5],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=8], </w:t>
      </w:r>
      <w:r w:rsidR="00C613F5" w:rsidRPr="00862889">
        <w:rPr>
          <w:rFonts w:ascii="Times New Roman" w:hAnsi="Times New Roman" w:cs="Times New Roman"/>
          <w:i/>
        </w:rPr>
        <w:t xml:space="preserve">Australopithecus garhi </w:t>
      </w:r>
      <w:r w:rsidR="00C613F5" w:rsidRPr="00862889">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 xml:space="preserve">1],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=10],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6],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33],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=21],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=27],</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523657">
        <w:rPr>
          <w:rFonts w:ascii="Times New Roman" w:hAnsi="Times New Roman" w:cs="Times New Roman"/>
        </w:rPr>
        <w:t xml:space="preserve">=58]. CCs of </w:t>
      </w:r>
      <w:r w:rsidR="00004BB6" w:rsidRPr="00151F35">
        <w:rPr>
          <w:rFonts w:ascii="Times New Roman" w:hAnsi="Times New Roman" w:cs="Times New Roman"/>
          <w:i/>
        </w:rPr>
        <w:t>Ardipithecus ramidus</w:t>
      </w:r>
      <w:r w:rsidR="00004BB6">
        <w:rPr>
          <w:rFonts w:ascii="Times New Roman" w:hAnsi="Times New Roman" w:cs="Times New Roman"/>
        </w:rPr>
        <w:t xml:space="preserve"> [n=1]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[n=1</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[n=</w:t>
      </w:r>
      <w:r w:rsidR="00ED2D7D">
        <w:rPr>
          <w:rFonts w:ascii="Times New Roman" w:hAnsi="Times New Roman" w:cs="Times New Roman"/>
        </w:rPr>
        <w:t>3</w:t>
      </w:r>
      <w:r w:rsidR="00BD66FE">
        <w:rPr>
          <w:rFonts w:ascii="Times New Roman" w:hAnsi="Times New Roman" w:cs="Times New Roman"/>
        </w:rPr>
        <w:t>]</w:t>
      </w:r>
      <w:r w:rsidR="00523657">
        <w:rPr>
          <w:rFonts w:ascii="Times New Roman" w:hAnsi="Times New Roman" w:cs="Times New Roman"/>
        </w:rPr>
        <w:t xml:space="preserve"> were gathered from </w:t>
      </w:r>
      <w:r w:rsidR="00004BB6">
        <w:rPr>
          <w:rFonts w:ascii="Times New Roman" w:hAnsi="Times New Roman" w:cs="Times New Roman"/>
        </w:rPr>
        <w:t xml:space="preserve">Schoenemann </w:t>
      </w:r>
      <w:r w:rsidR="00004B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36158C0-EE83-4D8F-88E1-B7769A1E7CB3&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004BB6">
        <w:rPr>
          <w:rFonts w:ascii="Times New Roman" w:hAnsi="Times New Roman" w:cs="Times New Roman"/>
        </w:rPr>
        <w:fldChar w:fldCharType="separate"/>
      </w:r>
      <w:r w:rsidR="007F1A89">
        <w:rPr>
          <w:rFonts w:ascii="Times New Roman" w:hAnsi="Times New Roman" w:cs="Times New Roman"/>
        </w:rPr>
        <w:t>(2013)</w:t>
      </w:r>
      <w:r w:rsidR="00004BB6">
        <w:rPr>
          <w:rFonts w:ascii="Times New Roman" w:hAnsi="Times New Roman" w:cs="Times New Roman"/>
        </w:rPr>
        <w:fldChar w:fldCharType="end"/>
      </w:r>
      <w:r w:rsidR="00C613F5" w:rsidRPr="00862889">
        <w:rPr>
          <w:rFonts w:ascii="Times New Roman" w:hAnsi="Times New Roman" w:cs="Times New Roman"/>
        </w:rPr>
        <w:t>.</w:t>
      </w:r>
      <w:r w:rsidR="00C613F5">
        <w:rPr>
          <w:rFonts w:ascii="Times New Roman" w:hAnsi="Times New Roman" w:cs="Times New Roman"/>
        </w:rPr>
        <w:t xml:space="preserve"> </w:t>
      </w:r>
    </w:p>
    <w:p w14:paraId="217576B9" w14:textId="0907AA12"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del w:id="22" w:author="Andrew Barr" w:date="2015-08-18T11:39:00Z">
        <w:r w:rsidRPr="00862889" w:rsidDel="00D878DD">
          <w:rPr>
            <w:rFonts w:ascii="Times New Roman" w:hAnsi="Times New Roman" w:cs="Times New Roman"/>
          </w:rPr>
          <w:delText>Mya</w:delText>
        </w:r>
      </w:del>
      <w:ins w:id="23" w:author="Andrew Barr" w:date="2015-08-18T11:39:00Z">
        <w:r w:rsidR="00D878DD">
          <w:rPr>
            <w:rFonts w:ascii="Times New Roman" w:hAnsi="Times New Roman" w:cs="Times New Roman"/>
          </w:rPr>
          <w:t>Ma</w:t>
        </w:r>
      </w:ins>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340B746-512D-4710-B6CB-64233138E35C&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(Shultz and Robin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74CCFF86" w:rsidR="00862E6D" w:rsidRPr="00862889" w:rsidRDefault="00862E6D" w:rsidP="00862E6D">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interpretation of CC, Body Size, and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&lt;citation&gt;&lt;uuid&gt;BA5A671B-0CDE-45A5-B3A9-7947E4AD8838&lt;/uuid&gt;&lt;priority&gt;0&lt;/priority&gt;&lt;publications&gt;&lt;publication&gt;&lt;startpage&gt;73&lt;/startpage&gt;&lt;subtitle&gt;Food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publication_date&gt;99198400001200000000200000&lt;/publication_date&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A718BC">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this kind of detailed investigation </w:t>
      </w:r>
      <w:r w:rsidRPr="00862889">
        <w:rPr>
          <w:rFonts w:ascii="Times New Roman" w:hAnsi="Times New Roman" w:cs="Times New Roman"/>
        </w:rPr>
        <w:t xml:space="preserve">is outside the scope of this study.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2C300FD-11B1-4AA1-B927-F063BBC6DE71&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F50BA75-B289-4249-9102-8BFEB0219E2C&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While this data is available for extant species, reliable estimates of body mass in fossil taxa are much more difficult to acquire. In the Shultz  &amp; Dunbar dataset </w:t>
      </w:r>
      <w:r w:rsidR="0086374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78B82E73-56A5-4537-A612-ED69D718A987&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863745">
        <w:rPr>
          <w:rFonts w:ascii="Times New Roman" w:hAnsi="Times New Roman" w:cs="Times New Roman"/>
        </w:rPr>
        <w:fldChar w:fldCharType="separate"/>
      </w:r>
      <w:r w:rsidR="00A718BC">
        <w:rPr>
          <w:rFonts w:ascii="Times New Roman" w:hAnsi="Times New Roman" w:cs="Times New Roman"/>
        </w:rPr>
        <w:t>(2010)</w:t>
      </w:r>
      <w:r w:rsidR="00863745">
        <w:rPr>
          <w:rFonts w:ascii="Times New Roman" w:hAnsi="Times New Roman" w:cs="Times New Roman"/>
        </w:rPr>
        <w:fldChar w:fldCharType="end"/>
      </w:r>
      <w:r w:rsidR="00863745">
        <w:rPr>
          <w:rFonts w:ascii="Times New Roman" w:hAnsi="Times New Roman" w:cs="Times New Roman"/>
        </w:rPr>
        <w:t>, fossil b</w:t>
      </w:r>
      <w:r w:rsidR="00A22A65">
        <w:rPr>
          <w:rFonts w:ascii="Times New Roman" w:hAnsi="Times New Roman" w:cs="Times New Roman"/>
        </w:rPr>
        <w:t>ody mass was o</w:t>
      </w:r>
      <w:r w:rsidR="001648EF">
        <w:rPr>
          <w:rFonts w:ascii="Times New Roman" w:hAnsi="Times New Roman" w:cs="Times New Roman"/>
        </w:rPr>
        <w:t>ften estimated based on cranial orbit</w:t>
      </w:r>
      <w:r w:rsidR="00A22A65">
        <w:rPr>
          <w:rFonts w:ascii="Times New Roman" w:hAnsi="Times New Roman" w:cs="Times New Roman"/>
        </w:rPr>
        <w:t xml:space="preserve"> measurements. </w:t>
      </w:r>
      <w:r w:rsidR="00E11561">
        <w:rPr>
          <w:rFonts w:ascii="Times New Roman" w:hAnsi="Times New Roman" w:cs="Times New Roman"/>
        </w:rPr>
        <w:t xml:space="preserve">Recent </w:t>
      </w:r>
      <w:r w:rsidR="00B7014A">
        <w:rPr>
          <w:rFonts w:ascii="Times New Roman" w:hAnsi="Times New Roman" w:cs="Times New Roman"/>
        </w:rPr>
        <w:t>evidence</w:t>
      </w:r>
      <w:r w:rsidR="00E11561">
        <w:rPr>
          <w:rFonts w:ascii="Times New Roman" w:hAnsi="Times New Roman" w:cs="Times New Roman"/>
        </w:rPr>
        <w:t xml:space="preserve"> </w:t>
      </w:r>
      <w:r w:rsidR="00E1156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A98F8D7-A504-44A5-98E7-99A2777C613F&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E11561">
        <w:rPr>
          <w:rFonts w:ascii="Times New Roman" w:hAnsi="Times New Roman" w:cs="Times New Roman"/>
        </w:rPr>
        <w:fldChar w:fldCharType="separate"/>
      </w:r>
      <w:r w:rsidR="00A718BC">
        <w:rPr>
          <w:rFonts w:ascii="Times New Roman" w:hAnsi="Times New Roman" w:cs="Times New Roman"/>
        </w:rPr>
        <w:t>(Elliott et al., 2014)</w:t>
      </w:r>
      <w:r w:rsidR="00E11561">
        <w:rPr>
          <w:rFonts w:ascii="Times New Roman" w:hAnsi="Times New Roman" w:cs="Times New Roman"/>
        </w:rPr>
        <w:fldChar w:fldCharType="end"/>
      </w:r>
      <w:r w:rsidR="00E11561">
        <w:rPr>
          <w:rFonts w:ascii="Times New Roman" w:hAnsi="Times New Roman" w:cs="Times New Roman"/>
        </w:rPr>
        <w:t xml:space="preserve"> </w:t>
      </w:r>
      <w:r w:rsidR="00B7014A">
        <w:rPr>
          <w:rFonts w:ascii="Times New Roman" w:hAnsi="Times New Roman" w:cs="Times New Roman"/>
        </w:rPr>
        <w:t>suggests</w:t>
      </w:r>
      <w:r w:rsidR="00813759">
        <w:rPr>
          <w:rFonts w:ascii="Times New Roman" w:hAnsi="Times New Roman" w:cs="Times New Roman"/>
        </w:rPr>
        <w:t xml:space="preserve"> </w:t>
      </w:r>
      <w:commentRangeStart w:id="24"/>
      <w:r w:rsidR="00813759">
        <w:rPr>
          <w:rFonts w:ascii="Times New Roman" w:hAnsi="Times New Roman" w:cs="Times New Roman"/>
        </w:rPr>
        <w:t>that orbital measurements are</w:t>
      </w:r>
      <w:r w:rsidR="00E11561">
        <w:rPr>
          <w:rFonts w:ascii="Times New Roman" w:hAnsi="Times New Roman" w:cs="Times New Roman"/>
        </w:rPr>
        <w:t xml:space="preserve"> not as reliable  been shown </w:t>
      </w:r>
      <w:commentRangeEnd w:id="24"/>
      <w:r w:rsidR="002C4F6E">
        <w:rPr>
          <w:rStyle w:val="CommentReference"/>
        </w:rPr>
        <w:commentReference w:id="24"/>
      </w:r>
      <w:r w:rsidR="00E11561">
        <w:rPr>
          <w:rFonts w:ascii="Times New Roman" w:hAnsi="Times New Roman" w:cs="Times New Roman"/>
        </w:rPr>
        <w:t>to not be as accurate of an estimator</w:t>
      </w:r>
      <w:r w:rsidR="00813759">
        <w:rPr>
          <w:rFonts w:ascii="Times New Roman" w:hAnsi="Times New Roman" w:cs="Times New Roman"/>
        </w:rPr>
        <w:t>s</w:t>
      </w:r>
      <w:r w:rsidR="00E11561">
        <w:rPr>
          <w:rFonts w:ascii="Times New Roman" w:hAnsi="Times New Roman" w:cs="Times New Roman"/>
        </w:rPr>
        <w:t xml:space="preserve"> of hominin body mass as was once thought</w:t>
      </w:r>
      <w:r w:rsidR="00D176B6">
        <w:rPr>
          <w:rFonts w:ascii="Times New Roman" w:hAnsi="Times New Roman" w:cs="Times New Roman"/>
        </w:rPr>
        <w:t xml:space="preserve"> </w:t>
      </w:r>
      <w:r w:rsidR="00D176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3575E3C8-33EB-4C07-AFA6-3F2CBEE18617&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D176B6">
        <w:rPr>
          <w:rFonts w:ascii="Times New Roman" w:hAnsi="Times New Roman" w:cs="Times New Roman"/>
        </w:rPr>
        <w:fldChar w:fldCharType="separate"/>
      </w:r>
      <w:r w:rsidR="00A718BC">
        <w:rPr>
          <w:rFonts w:ascii="Times New Roman" w:hAnsi="Times New Roman" w:cs="Times New Roman"/>
        </w:rPr>
        <w:t>(Aiello and Wood, 1994)</w:t>
      </w:r>
      <w:r w:rsidR="00D176B6">
        <w:rPr>
          <w:rFonts w:ascii="Times New Roman" w:hAnsi="Times New Roman" w:cs="Times New Roman"/>
        </w:rPr>
        <w:fldChar w:fldCharType="end"/>
      </w:r>
      <w:r w:rsidR="00A22A65">
        <w:rPr>
          <w:rFonts w:ascii="Times New Roman" w:hAnsi="Times New Roman" w:cs="Times New Roman"/>
        </w:rPr>
        <w:t xml:space="preserve">, </w:t>
      </w:r>
      <w:r w:rsidR="00E11561">
        <w:rPr>
          <w:rFonts w:ascii="Times New Roman" w:hAnsi="Times New Roman" w:cs="Times New Roman"/>
        </w:rPr>
        <w:t xml:space="preserve">and this issue is compounded when </w:t>
      </w:r>
      <w:r w:rsidR="00A22A65">
        <w:rPr>
          <w:rFonts w:ascii="Times New Roman" w:hAnsi="Times New Roman" w:cs="Times New Roman"/>
        </w:rPr>
        <w:t xml:space="preserve">comparing a species across </w:t>
      </w:r>
      <w:r w:rsidR="0035552C">
        <w:rPr>
          <w:rFonts w:ascii="Times New Roman" w:hAnsi="Times New Roman" w:cs="Times New Roman"/>
        </w:rPr>
        <w:t xml:space="preserve">multiple </w:t>
      </w:r>
      <w:r w:rsidR="00A22A65">
        <w:rPr>
          <w:rFonts w:ascii="Times New Roman" w:hAnsi="Times New Roman" w:cs="Times New Roman"/>
        </w:rPr>
        <w:t>mammalian orders</w:t>
      </w:r>
      <w:r w:rsidR="0072642C">
        <w:rPr>
          <w:rFonts w:ascii="Times New Roman" w:hAnsi="Times New Roman" w:cs="Times New Roman"/>
        </w:rPr>
        <w:t>.</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48589128"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14FD3E64-6B0F-45D7-9259-94FA078E8A11&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544A7F">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commentRangeStart w:id="25"/>
      <w:r w:rsidR="006538AA">
        <w:rPr>
          <w:rFonts w:ascii="Times New Roman" w:hAnsi="Times New Roman" w:cs="Times New Roman"/>
        </w:rPr>
        <w:t>R</w:t>
      </w:r>
      <w:r w:rsidR="001B75DF">
        <w:rPr>
          <w:rFonts w:ascii="Times New Roman" w:hAnsi="Times New Roman" w:cs="Times New Roman"/>
        </w:rPr>
        <w:t>Studio</w:t>
      </w:r>
      <w:r w:rsidR="006538AA">
        <w:rPr>
          <w:rFonts w:ascii="Times New Roman" w:hAnsi="Times New Roman" w:cs="Times New Roman"/>
        </w:rPr>
        <w:t xml:space="preserve"> v</w:t>
      </w:r>
      <w:r w:rsidR="006538AA" w:rsidRPr="006538AA">
        <w:rPr>
          <w:rFonts w:ascii="Times New Roman" w:hAnsi="Times New Roman" w:cs="Times New Roman"/>
        </w:rPr>
        <w:t>ersion 0.98.1091</w:t>
      </w:r>
      <w:r w:rsidR="00544A7F">
        <w:rPr>
          <w:rFonts w:ascii="Times New Roman" w:hAnsi="Times New Roman" w:cs="Times New Roman"/>
        </w:rPr>
        <w:t xml:space="preserve"> </w:t>
      </w:r>
      <w:commentRangeEnd w:id="25"/>
      <w:r w:rsidR="002C4F6E">
        <w:rPr>
          <w:rStyle w:val="CommentReference"/>
        </w:rPr>
        <w:commentReference w:id="25"/>
      </w:r>
      <w:r w:rsidR="00544A7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544A7F">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tip data for Artiodactlya [n=</w:t>
      </w:r>
      <w:r w:rsidR="00EC1C6C">
        <w:rPr>
          <w:rFonts w:ascii="Times New Roman" w:hAnsi="Times New Roman" w:cs="Times New Roman"/>
        </w:rPr>
        <w:t xml:space="preserve">25], </w:t>
      </w:r>
      <w:r>
        <w:rPr>
          <w:rFonts w:ascii="Times New Roman" w:hAnsi="Times New Roman" w:cs="Times New Roman"/>
        </w:rPr>
        <w:t>Carnivora [n=157]</w:t>
      </w:r>
      <w:r w:rsidR="00EC1C6C">
        <w:rPr>
          <w:rFonts w:ascii="Times New Roman" w:hAnsi="Times New Roman" w:cs="Times New Roman"/>
        </w:rPr>
        <w:t>, and Cetacea [n=32</w:t>
      </w:r>
      <w:commentRangeStart w:id="26"/>
      <w:r w:rsidR="00EC1C6C">
        <w:rPr>
          <w:rFonts w:ascii="Times New Roman" w:hAnsi="Times New Roman" w:cs="Times New Roman"/>
        </w:rPr>
        <w:t>]</w:t>
      </w:r>
      <w:commentRangeEnd w:id="26"/>
      <w:r w:rsidR="002C4F6E">
        <w:rPr>
          <w:rStyle w:val="CommentReference"/>
        </w:rPr>
        <w:commentReference w:id="26"/>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1529A2A1-E23A-4E51-B588-5EF640243794&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7F1A89">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[n=76]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Boddy et al. dataset </w:t>
      </w:r>
      <w:r w:rsidR="00EC1C6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2474C709-77C7-4EA4-8320-0BDE991738C1&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71E28">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439A9123"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Bininda-Emonds et al.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3E9C51A-A365-4400-B475-E4D480301F89&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544A7F">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Mya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ins w:id="27" w:author="Andrew Barr" w:date="2015-08-18T11:51:00Z">
        <w:r w:rsidR="002C4F6E">
          <w:rPr>
            <w:rFonts w:ascii="Times New Roman" w:hAnsi="Times New Roman" w:cs="Times New Roman"/>
          </w:rPr>
          <w:t xml:space="preserve"> This alteration proved necessary, as branch lengths of 0 resulted in errors in the REML calculations. </w:t>
        </w:r>
      </w:ins>
    </w:p>
    <w:p w14:paraId="6B66F949" w14:textId="1601B238"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[n=</w:t>
      </w:r>
      <w:r w:rsidR="00390CBD">
        <w:rPr>
          <w:rFonts w:ascii="Times New Roman" w:hAnsi="Times New Roman" w:cs="Times New Roman"/>
        </w:rPr>
        <w:t>24</w:t>
      </w:r>
      <w:r>
        <w:rPr>
          <w:rFonts w:ascii="Times New Roman" w:hAnsi="Times New Roman" w:cs="Times New Roman"/>
        </w:rPr>
        <w:t>], Carnivora [n=</w:t>
      </w:r>
      <w:r w:rsidR="00D13D42">
        <w:rPr>
          <w:rFonts w:ascii="Times New Roman" w:hAnsi="Times New Roman" w:cs="Times New Roman"/>
        </w:rPr>
        <w:t>156</w:t>
      </w:r>
      <w:r>
        <w:rPr>
          <w:rFonts w:ascii="Times New Roman" w:hAnsi="Times New Roman" w:cs="Times New Roman"/>
        </w:rPr>
        <w:t xml:space="preserve">], </w:t>
      </w:r>
      <w:r w:rsidR="006C5D53">
        <w:rPr>
          <w:rFonts w:ascii="Times New Roman" w:hAnsi="Times New Roman" w:cs="Times New Roman"/>
        </w:rPr>
        <w:t xml:space="preserve">Cetacea [n=31], </w:t>
      </w:r>
      <w:r>
        <w:rPr>
          <w:rFonts w:ascii="Times New Roman" w:hAnsi="Times New Roman" w:cs="Times New Roman"/>
        </w:rPr>
        <w:t>Perissodactyla [n=</w:t>
      </w:r>
      <w:r w:rsidR="00595C69">
        <w:rPr>
          <w:rFonts w:ascii="Times New Roman" w:hAnsi="Times New Roman" w:cs="Times New Roman"/>
        </w:rPr>
        <w:t>8</w:t>
      </w:r>
      <w:r>
        <w:rPr>
          <w:rFonts w:ascii="Times New Roman" w:hAnsi="Times New Roman" w:cs="Times New Roman"/>
        </w:rPr>
        <w:t>], Primates [n=</w:t>
      </w:r>
      <w:r w:rsidR="00981251">
        <w:rPr>
          <w:rFonts w:ascii="Times New Roman" w:hAnsi="Times New Roman" w:cs="Times New Roman"/>
        </w:rPr>
        <w:t>75</w:t>
      </w:r>
      <w:r>
        <w:rPr>
          <w:rFonts w:ascii="Times New Roman" w:hAnsi="Times New Roman" w:cs="Times New Roman"/>
        </w:rPr>
        <w:t>].</w:t>
      </w:r>
      <w:r w:rsidR="00981251">
        <w:rPr>
          <w:rFonts w:ascii="Times New Roman" w:hAnsi="Times New Roman" w:cs="Times New Roman"/>
        </w:rPr>
        <w:t xml:space="preserve"> </w:t>
      </w:r>
      <w:commentRangeStart w:id="28"/>
      <w:r w:rsidR="00981251">
        <w:rPr>
          <w:rFonts w:ascii="Times New Roman" w:hAnsi="Times New Roman" w:cs="Times New Roman"/>
        </w:rPr>
        <w:t xml:space="preserve">The total is four nodes less than the cumulative number of nodes within each order because </w:t>
      </w:r>
      <w:r w:rsidR="001C3AD4">
        <w:rPr>
          <w:rFonts w:ascii="Times New Roman" w:hAnsi="Times New Roman" w:cs="Times New Roman"/>
        </w:rPr>
        <w:t xml:space="preserve">there were four nodes </w:t>
      </w:r>
      <w:r w:rsidR="00CD737E">
        <w:rPr>
          <w:rFonts w:ascii="Times New Roman" w:hAnsi="Times New Roman" w:cs="Times New Roman"/>
        </w:rPr>
        <w:t>ancestral to multiple</w:t>
      </w:r>
      <w:r w:rsidR="001C3AD4">
        <w:rPr>
          <w:rFonts w:ascii="Times New Roman" w:hAnsi="Times New Roman" w:cs="Times New Roman"/>
        </w:rPr>
        <w:t xml:space="preserve"> orders.</w:t>
      </w:r>
      <w:commentRangeEnd w:id="28"/>
      <w:r w:rsidR="00DD6C74">
        <w:rPr>
          <w:rStyle w:val="CommentReference"/>
        </w:rPr>
        <w:commentReference w:id="28"/>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4D8F7633" w:rsidR="006C2A99" w:rsidRPr="00862889" w:rsidRDefault="00D42D63" w:rsidP="006C2A99">
      <w:pPr>
        <w:rPr>
          <w:rFonts w:ascii="Times New Roman" w:hAnsi="Times New Roman" w:cs="Times New Roman"/>
        </w:rPr>
      </w:pPr>
      <w:r>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50D29012-7EF5-4DA8-BBBE-34600D7F0488&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6C2A99" w:rsidRPr="00862889">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65Mya.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climatic 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Pr>
          <w:rFonts w:ascii="Times New Roman" w:hAnsi="Times New Roman" w:cs="Times New Roman"/>
        </w:rPr>
        <w:t>plex environmental interactions.</w:t>
      </w:r>
    </w:p>
    <w:p w14:paraId="66A2A068" w14:textId="52A8325E"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2Mya, that species’ biological variables would each be correlated with each climatic measure (i.e. mean,</w:t>
      </w:r>
      <w:r w:rsidR="001936B6">
        <w:rPr>
          <w:rFonts w:ascii="Times New Roman" w:hAnsi="Times New Roman" w:cs="Times New Roman"/>
        </w:rPr>
        <w:t xml:space="preserve"> 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3.0Mya (1My</w:t>
      </w:r>
      <w:r w:rsidR="00C41041" w:rsidRPr="00862889">
        <w:rPr>
          <w:rFonts w:ascii="Times New Roman" w:hAnsi="Times New Roman" w:cs="Times New Roman"/>
        </w:rPr>
        <w:t xml:space="preserve"> interval), then </w:t>
      </w:r>
      <w:commentRangeStart w:id="29"/>
      <w:r w:rsidR="00C41041" w:rsidRPr="00862889">
        <w:rPr>
          <w:rFonts w:ascii="Times New Roman" w:hAnsi="Times New Roman" w:cs="Times New Roman"/>
        </w:rPr>
        <w:t>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 xml:space="preserve">-2.0Mya </w:t>
      </w:r>
      <w:commentRangeEnd w:id="29"/>
      <w:r w:rsidR="00DD6FB3">
        <w:rPr>
          <w:rStyle w:val="CommentReference"/>
        </w:rPr>
        <w:commentReference w:id="29"/>
      </w:r>
      <w:r w:rsidR="003A72F9">
        <w:rPr>
          <w:rFonts w:ascii="Times New Roman" w:hAnsi="Times New Roman" w:cs="Times New Roman"/>
        </w:rPr>
        <w:t>(4</w:t>
      </w:r>
      <w:r w:rsidR="001936B6">
        <w:rPr>
          <w:rFonts w:ascii="Times New Roman" w:hAnsi="Times New Roman" w:cs="Times New Roman"/>
        </w:rPr>
        <w:t>00k interval)</w:t>
      </w:r>
      <w:r w:rsidR="003A72F9">
        <w:rPr>
          <w:rFonts w:ascii="Times New Roman" w:hAnsi="Times New Roman" w:cs="Times New Roman"/>
        </w:rPr>
        <w:t>, and then 2.0-2.2Mya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A75029C-491F-40E4-B4F8-C3D253811060&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(Potts, 1998b;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xml:space="preserve">, </w:t>
      </w:r>
      <w:commentRangeStart w:id="30"/>
      <w:r w:rsidR="00ED1C9F">
        <w:rPr>
          <w:rFonts w:ascii="Times New Roman" w:hAnsi="Times New Roman" w:cs="Times New Roman"/>
        </w:rPr>
        <w:t>which could potentially be reflected in evolutionary change</w:t>
      </w:r>
      <w:r>
        <w:rPr>
          <w:rFonts w:ascii="Times New Roman" w:hAnsi="Times New Roman" w:cs="Times New Roman"/>
        </w:rPr>
        <w:t xml:space="preserve"> </w:t>
      </w:r>
      <w:commentRangeEnd w:id="30"/>
      <w:r w:rsidR="00DD6FB3">
        <w:rPr>
          <w:rStyle w:val="CommentReference"/>
        </w:rPr>
        <w:commentReference w:id="30"/>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810B8032-C484-475A-91A8-5B10C38CC6CA&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Pr="00862889">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5BA10F37"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del w:id="31" w:author="Andrew Barr" w:date="2015-08-18T13:17:00Z">
        <w:r w:rsidDel="00DD6FB3">
          <w:rPr>
            <w:rFonts w:ascii="Times New Roman" w:hAnsi="Times New Roman" w:cs="Times New Roman"/>
          </w:rPr>
          <w:delText xml:space="preserve">RStudio </w:delText>
        </w:r>
      </w:del>
      <w:ins w:id="32" w:author="Andrew Barr" w:date="2015-08-18T13:17:00Z">
        <w:r w:rsidR="00DD6FB3">
          <w:rPr>
            <w:rFonts w:ascii="Times New Roman" w:hAnsi="Times New Roman" w:cs="Times New Roman"/>
          </w:rPr>
          <w:t xml:space="preserve">R </w:t>
        </w:r>
      </w:ins>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E0118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E01182">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response variable while time (in terms of Mya)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59A9C64" w14:textId="04197709" w:rsidR="005736F6" w:rsidRPr="00862889" w:rsidRDefault="006C2DAA" w:rsidP="005736F6">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del w:id="33" w:author="Andrew Barr" w:date="2015-08-18T13:17:00Z">
        <w:r w:rsidDel="002960A1">
          <w:rPr>
            <w:rFonts w:ascii="Times New Roman" w:hAnsi="Times New Roman" w:cs="Times New Roman"/>
          </w:rPr>
          <w:delText>RStudio</w:delText>
        </w:r>
        <w:r w:rsidR="000E2844" w:rsidDel="002960A1">
          <w:rPr>
            <w:rFonts w:ascii="Times New Roman" w:hAnsi="Times New Roman" w:cs="Times New Roman"/>
          </w:rPr>
          <w:delText xml:space="preserve"> </w:delText>
        </w:r>
      </w:del>
      <w:ins w:id="34" w:author="Andrew Barr" w:date="2015-08-18T13:17:00Z">
        <w:r w:rsidR="002960A1">
          <w:rPr>
            <w:rFonts w:ascii="Times New Roman" w:hAnsi="Times New Roman" w:cs="Times New Roman"/>
          </w:rPr>
          <w:t xml:space="preserve">R </w:t>
        </w:r>
      </w:ins>
      <w:r w:rsidR="000E2844">
        <w:rPr>
          <w:rFonts w:ascii="Times New Roman" w:hAnsi="Times New Roman" w:cs="Times New Roman"/>
        </w:rPr>
        <w:fldChar w:fldCharType="begin"/>
      </w:r>
      <w:r w:rsidR="000E2844">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0E2844">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w:t>
      </w:r>
      <w:commentRangeStart w:id="35"/>
      <w:r>
        <w:rPr>
          <w:rFonts w:ascii="Times New Roman" w:hAnsi="Times New Roman" w:cs="Times New Roman"/>
        </w:rPr>
        <w:t xml:space="preserve">Again, CC the response variable </w:t>
      </w:r>
      <w:commentRangeEnd w:id="35"/>
      <w:r w:rsidR="002960A1">
        <w:rPr>
          <w:rStyle w:val="CommentReference"/>
        </w:rPr>
        <w:commentReference w:id="35"/>
      </w:r>
      <w:r>
        <w:rPr>
          <w:rFonts w:ascii="Times New Roman" w:hAnsi="Times New Roman" w:cs="Times New Roman"/>
        </w:rPr>
        <w:t>but the previously calculated climatic measures were used as predictor covariates</w:t>
      </w:r>
      <w:r w:rsidR="000E2844">
        <w:rPr>
          <w:rFonts w:ascii="Times New Roman" w:hAnsi="Times New Roman" w:cs="Times New Roman"/>
        </w:rPr>
        <w:t xml:space="preserve"> (</w:t>
      </w:r>
      <w:del w:id="36" w:author="Andrew Barr" w:date="2015-08-18T13:18:00Z">
        <w:r w:rsidR="000E2844" w:rsidRPr="000E2844" w:rsidDel="002960A1">
          <w:rPr>
            <w:rFonts w:ascii="Times New Roman" w:hAnsi="Times New Roman" w:cs="Times New Roman"/>
            <w:i/>
          </w:rPr>
          <w:delText xml:space="preserve">formula = </w:delText>
        </w:r>
      </w:del>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 xml:space="preserve">. </w:t>
      </w:r>
      <w:r w:rsidR="005736F6">
        <w:rPr>
          <w:rFonts w:ascii="Times New Roman" w:hAnsi="Times New Roman" w:cs="Times New Roman"/>
        </w:rPr>
        <w:tab/>
        <w:t>All analyses were conducted separately using the fossil CC and then ancestral CC data sets.</w:t>
      </w:r>
    </w:p>
    <w:p w14:paraId="041FC39A" w14:textId="3D9602C4" w:rsidR="003E7449" w:rsidRDefault="006C1003" w:rsidP="004D4055">
      <w:pPr>
        <w:rPr>
          <w:rFonts w:ascii="Times New Roman" w:hAnsi="Times New Roman" w:cs="Times New Roman"/>
        </w:rPr>
      </w:pPr>
      <w:commentRangeStart w:id="37"/>
      <w:r>
        <w:rPr>
          <w:rFonts w:ascii="Times New Roman" w:hAnsi="Times New Roman" w:cs="Times New Roman"/>
        </w:rPr>
        <w:t>[</w:t>
      </w:r>
      <w:r w:rsidRPr="00ED33C4">
        <w:rPr>
          <w:rFonts w:ascii="Times New Roman" w:hAnsi="Times New Roman" w:cs="Times New Roman"/>
          <w:i/>
        </w:rPr>
        <w:t>Should/can be provide source code for our analyses in the SI?]</w:t>
      </w:r>
      <w:commentRangeEnd w:id="37"/>
      <w:r w:rsidR="002960A1">
        <w:rPr>
          <w:rStyle w:val="CommentReference"/>
        </w:rPr>
        <w:commentReference w:id="37"/>
      </w:r>
    </w:p>
    <w:p w14:paraId="0B3837A3" w14:textId="5D392A8B"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ins w:id="38" w:author="Andrew Barr" w:date="2015-08-18T13:20:00Z">
        <w:r w:rsidR="00F21C33">
          <w:rPr>
            <w:rFonts w:ascii="Times New Roman" w:hAnsi="Times New Roman" w:cs="Times New Roman"/>
          </w:rPr>
          <w:t xml:space="preserve"> (CITE THE ALROY PAPER HERE)</w:t>
        </w:r>
      </w:ins>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w:t>
      </w:r>
      <w:commentRangeStart w:id="39"/>
      <w:r w:rsidR="005736F6">
        <w:rPr>
          <w:rFonts w:ascii="Times New Roman" w:hAnsi="Times New Roman" w:cs="Times New Roman"/>
        </w:rPr>
        <w:t>be</w:t>
      </w:r>
      <w:commentRangeEnd w:id="39"/>
      <w:r w:rsidR="00F21C33">
        <w:rPr>
          <w:rStyle w:val="CommentReference"/>
        </w:rPr>
        <w:commentReference w:id="39"/>
      </w:r>
      <w:r w:rsidR="005736F6">
        <w:rPr>
          <w:rFonts w:ascii="Times New Roman" w:hAnsi="Times New Roman" w:cs="Times New Roman"/>
        </w:rPr>
        <w:t xml:space="preserve"> 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F1471E">
        <w:rPr>
          <w:rFonts w:ascii="Times New Roman" w:hAnsi="Times New Roman" w:cs="Times New Roman"/>
        </w:rPr>
        <w:t>Mya</w:t>
      </w:r>
      <w:r w:rsidR="00F3301C">
        <w:rPr>
          <w:rFonts w:ascii="Times New Roman" w:hAnsi="Times New Roman" w:cs="Times New Roman"/>
        </w:rPr>
        <w:t>, their CCs would be averaged to get a CC of 450mL for time point 22.1Mya</w:t>
      </w:r>
      <w:r w:rsidR="00F1471E">
        <w:rPr>
          <w:rFonts w:ascii="Times New Roman" w:hAnsi="Times New Roman" w:cs="Times New Roman"/>
        </w:rPr>
        <w:t>.</w:t>
      </w:r>
      <w:del w:id="40" w:author="Andrew Barr" w:date="2015-08-18T13:19:00Z">
        <w:r w:rsidR="005736F6" w:rsidDel="00F21C33">
          <w:rPr>
            <w:rFonts w:ascii="Times New Roman" w:hAnsi="Times New Roman" w:cs="Times New Roman"/>
          </w:rPr>
          <w:delText xml:space="preserve"> </w:delText>
        </w:r>
        <w:r w:rsidR="00C92731" w:rsidDel="00F21C33">
          <w:rPr>
            <w:rFonts w:ascii="Times New Roman" w:hAnsi="Times New Roman" w:cs="Times New Roman"/>
          </w:rPr>
          <w:delText>[</w:delText>
        </w:r>
        <w:r w:rsidR="00C92731" w:rsidRPr="00A94764" w:rsidDel="00F21C33">
          <w:rPr>
            <w:rFonts w:ascii="Times New Roman" w:hAnsi="Times New Roman" w:cs="Times New Roman"/>
            <w:i/>
          </w:rPr>
          <w:delText>Andrew, I’m sure you could explain this much better</w:delText>
        </w:r>
        <w:r w:rsidR="00C92731" w:rsidDel="00F21C33">
          <w:rPr>
            <w:rFonts w:ascii="Times New Roman" w:hAnsi="Times New Roman" w:cs="Times New Roman"/>
          </w:rPr>
          <w:delText>]</w:delText>
        </w:r>
      </w:del>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2FB0FD1B"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del w:id="41" w:author="Andrew Barr" w:date="2015-08-18T13:20:00Z">
        <w:r w:rsidR="00A7789B" w:rsidDel="00F21C33">
          <w:rPr>
            <w:rFonts w:ascii="Times New Roman" w:hAnsi="Times New Roman" w:cs="Times New Roman"/>
          </w:rPr>
          <w:delText>(R</w:delText>
        </w:r>
        <w:r w:rsidR="00A7789B" w:rsidRPr="00A7789B" w:rsidDel="00F21C33">
          <w:rPr>
            <w:rFonts w:ascii="Times New Roman" w:hAnsi="Times New Roman" w:cs="Times New Roman"/>
            <w:vertAlign w:val="superscript"/>
          </w:rPr>
          <w:delText>2</w:delText>
        </w:r>
        <w:r w:rsidR="00A7789B" w:rsidDel="00F21C33">
          <w:rPr>
            <w:rFonts w:ascii="Times New Roman" w:hAnsi="Times New Roman" w:cs="Times New Roman"/>
          </w:rPr>
          <w:delText>)</w:delText>
        </w:r>
      </w:del>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(ce)</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easing CC over time, including a</w:t>
      </w:r>
      <w:r w:rsidR="007C0314">
        <w:rPr>
          <w:rFonts w:ascii="Times New Roman" w:hAnsi="Times New Roman" w:cs="Times New Roman"/>
        </w:rPr>
        <w:t>rtiodactyla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r w:rsidR="007C0314">
        <w:rPr>
          <w:rFonts w:ascii="Times New Roman" w:hAnsi="Times New Roman" w:cs="Times New Roman"/>
        </w:rPr>
        <w:t>ce=-0.08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c</w:t>
      </w:r>
      <w:r w:rsidR="007C0314">
        <w:rPr>
          <w:rFonts w:ascii="Times New Roman" w:hAnsi="Times New Roman" w:cs="Times New Roman"/>
        </w:rPr>
        <w:t>arnivora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r w:rsidR="007C0314">
        <w:rPr>
          <w:rFonts w:ascii="Times New Roman" w:hAnsi="Times New Roman" w:cs="Times New Roman"/>
        </w:rPr>
        <w:t>ce=-0.038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r w:rsidR="00967BB2">
        <w:rPr>
          <w:rFonts w:ascii="Times New Roman" w:hAnsi="Times New Roman" w:cs="Times New Roman"/>
        </w:rPr>
        <w:t xml:space="preserve">ce=-0.038,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and 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r w:rsidR="007C0314">
        <w:rPr>
          <w:rFonts w:ascii="Times New Roman" w:hAnsi="Times New Roman" w:cs="Times New Roman"/>
        </w:rPr>
        <w:t>ce=-0.057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2E48AA">
        <w:rPr>
          <w:rFonts w:ascii="Times New Roman" w:hAnsi="Times New Roman" w:cs="Times New Roman"/>
        </w:rPr>
        <w:t xml:space="preserve">Hominins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792909">
        <w:rPr>
          <w:rFonts w:ascii="Times New Roman" w:hAnsi="Times New Roman" w:cs="Times New Roman"/>
        </w:rPr>
        <w:t>Hominins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r w:rsidR="002E48AA">
        <w:rPr>
          <w:rFonts w:ascii="Times New Roman" w:hAnsi="Times New Roman" w:cs="Times New Roman"/>
        </w:rPr>
        <w:t>ce=</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3AF24FF9"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r w:rsidR="00FD4695">
        <w:rPr>
          <w:rFonts w:ascii="Times New Roman" w:hAnsi="Times New Roman" w:cs="Times New Roman"/>
        </w:rPr>
        <w:t>ce=0.035,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5468BC">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BC41B0">
        <w:rPr>
          <w:rFonts w:ascii="Times New Roman" w:hAnsi="Times New Roman" w:cs="Times New Roman"/>
        </w:rPr>
        <w:t xml:space="preserve">=###, </w:t>
      </w:r>
      <w:r w:rsidR="00FD4695">
        <w:rPr>
          <w:rFonts w:ascii="Times New Roman" w:hAnsi="Times New Roman" w:cs="Times New Roman"/>
        </w:rPr>
        <w:t>ce=-0.024, se=0.177, p=0.012).</w:t>
      </w:r>
      <w:r w:rsidR="009D47D9">
        <w:rPr>
          <w:rFonts w:ascii="Times New Roman" w:hAnsi="Times New Roman" w:cs="Times New Roman"/>
        </w:rPr>
        <w:t xml:space="preserve"> As mentioned above, </w:t>
      </w:r>
      <w:r w:rsidR="00D13855">
        <w:rPr>
          <w:rFonts w:ascii="Times New Roman" w:hAnsi="Times New Roman" w:cs="Times New Roman"/>
        </w:rPr>
        <w:t>it was not possible to include h</w:t>
      </w:r>
      <w:r w:rsidR="009D47D9">
        <w:rPr>
          <w:rFonts w:ascii="Times New Roman" w:hAnsi="Times New Roman" w:cs="Times New Roman"/>
        </w:rPr>
        <w:t xml:space="preserve">ominins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1D6EFA39"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del w:id="42" w:author="Andrew Barr" w:date="2015-08-18T13:21:00Z">
        <w:r w:rsidDel="00F21C33">
          <w:rPr>
            <w:rFonts w:ascii="Times New Roman" w:hAnsi="Times New Roman" w:cs="Times New Roman"/>
          </w:rPr>
          <w:delText xml:space="preserve">pre-detrended </w:delText>
        </w:r>
      </w:del>
      <w:ins w:id="43" w:author="Andrew Barr" w:date="2015-08-18T13:21:00Z">
        <w:r w:rsidR="00F21C33">
          <w:rPr>
            <w:rFonts w:ascii="Times New Roman" w:hAnsi="Times New Roman" w:cs="Times New Roman"/>
          </w:rPr>
          <w:t xml:space="preserve">raw </w:t>
        </w:r>
      </w:ins>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(ce=0.908-1.102,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w:t>
      </w:r>
      <w:commentRangeStart w:id="44"/>
      <w:ins w:id="45" w:author="Andrew Barr" w:date="2015-08-18T13:22:00Z">
        <w:r w:rsidR="00F21C33">
          <w:rPr>
            <w:rFonts w:ascii="Times New Roman" w:hAnsi="Times New Roman" w:cs="Times New Roman"/>
          </w:rPr>
          <w:t>C</w:t>
        </w:r>
      </w:ins>
      <w:del w:id="46" w:author="Andrew Barr" w:date="2015-08-18T13:22:00Z">
        <w:r w:rsidR="00F261BB" w:rsidDel="00F21C33">
          <w:rPr>
            <w:rFonts w:ascii="Times New Roman" w:hAnsi="Times New Roman" w:cs="Times New Roman"/>
          </w:rPr>
          <w:delText>c</w:delText>
        </w:r>
      </w:del>
      <w:r w:rsidR="00CC4254">
        <w:rPr>
          <w:rFonts w:ascii="Times New Roman" w:hAnsi="Times New Roman" w:cs="Times New Roman"/>
        </w:rPr>
        <w:t>arnivora</w:t>
      </w:r>
      <w:commentRangeEnd w:id="44"/>
      <w:r w:rsidR="00F21C33">
        <w:rPr>
          <w:rStyle w:val="CommentReference"/>
        </w:rPr>
        <w:commentReference w:id="44"/>
      </w:r>
      <w:r w:rsidR="00CC4254">
        <w:rPr>
          <w:rFonts w:ascii="Times New Roman" w:hAnsi="Times New Roman" w:cs="Times New Roman"/>
        </w:rPr>
        <w:t xml:space="preserve"> CC was also predicted by Trend at all intervals (</w:t>
      </w:r>
      <w:r w:rsidR="009A594A">
        <w:rPr>
          <w:rFonts w:ascii="Times New Roman" w:hAnsi="Times New Roman" w:cs="Times New Roman"/>
        </w:rPr>
        <w:t>ce=0.679-0.739, se=0.191-0.208, p=0.001-0.002) (Table X).</w:t>
      </w:r>
      <w:r w:rsidR="00BB43B7">
        <w:rPr>
          <w:rFonts w:ascii="Times New Roman" w:hAnsi="Times New Roman" w:cs="Times New Roman"/>
        </w:rPr>
        <w:t xml:space="preserve"> </w:t>
      </w:r>
      <w:r w:rsidR="002D70EA">
        <w:rPr>
          <w:rFonts w:ascii="Times New Roman" w:hAnsi="Times New Roman" w:cs="Times New Roman"/>
        </w:rPr>
        <w:t xml:space="preserve">Cetacea CC was only predicted by Rate at the 1My time interval (ce=2.286, se=0.836, p=2.735). </w:t>
      </w:r>
      <w:r w:rsidR="008D6763">
        <w:rPr>
          <w:rFonts w:ascii="Times New Roman" w:hAnsi="Times New Roman" w:cs="Times New Roman"/>
        </w:rPr>
        <w:t xml:space="preserve">Hominin CC was predicted </w:t>
      </w:r>
      <w:r>
        <w:rPr>
          <w:rFonts w:ascii="Times New Roman" w:hAnsi="Times New Roman" w:cs="Times New Roman"/>
        </w:rPr>
        <w:t>only</w:t>
      </w:r>
      <w:r w:rsidR="008D6763">
        <w:rPr>
          <w:rFonts w:ascii="Times New Roman" w:hAnsi="Times New Roman" w:cs="Times New Roman"/>
        </w:rPr>
        <w:t xml:space="preserve"> by Trend at the 400Ky (</w:t>
      </w:r>
      <w:r w:rsidR="009E197E">
        <w:rPr>
          <w:rFonts w:ascii="Times New Roman" w:hAnsi="Times New Roman" w:cs="Times New Roman"/>
        </w:rPr>
        <w:t xml:space="preserve">ce=1.111, se=0.412, p=0.025) and 200Ky (ce=1.272, se=0.368, p=0.007) intervals. </w:t>
      </w:r>
      <w:r w:rsidR="00BB43B7">
        <w:rPr>
          <w:rFonts w:ascii="Times New Roman" w:hAnsi="Times New Roman" w:cs="Times New Roman"/>
        </w:rPr>
        <w:t>Artiodactyla</w:t>
      </w:r>
      <w:r w:rsidR="00F261BB">
        <w:rPr>
          <w:rFonts w:ascii="Times New Roman" w:hAnsi="Times New Roman" w:cs="Times New Roman"/>
        </w:rPr>
        <w:t>, perissodactyla, and p</w:t>
      </w:r>
      <w:r w:rsidR="002D70EA">
        <w:rPr>
          <w:rFonts w:ascii="Times New Roman" w:hAnsi="Times New Roman" w:cs="Times New Roman"/>
        </w:rPr>
        <w:t>rimate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p>
    <w:p w14:paraId="40201E1F" w14:textId="4D36D90C" w:rsidR="003E7449" w:rsidRDefault="007247BC" w:rsidP="007247BC">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(ce=</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 xml:space="preserve">(ce=0.206,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Artiodactyla CC was only predicted by Rate at the 200Ky interval (ce=0.0542, se=0.145, p=0.010)</w:t>
      </w:r>
      <w:r w:rsidR="006C15E3">
        <w:rPr>
          <w:rFonts w:ascii="Times New Roman" w:hAnsi="Times New Roman" w:cs="Times New Roman"/>
        </w:rPr>
        <w:t>,</w:t>
      </w:r>
      <w:r w:rsidR="00F261BB">
        <w:rPr>
          <w:rFonts w:ascii="Times New Roman" w:hAnsi="Times New Roman" w:cs="Times New Roman"/>
        </w:rPr>
        <w:t xml:space="preserve"> as was c</w:t>
      </w:r>
      <w:r w:rsidR="00581FC7">
        <w:rPr>
          <w:rFonts w:ascii="Times New Roman" w:hAnsi="Times New Roman" w:cs="Times New Roman"/>
        </w:rPr>
        <w:t>arnivora CC (ce=0.221, se=0.087, p=0.015).</w:t>
      </w:r>
      <w:r w:rsidR="006C15E3">
        <w:rPr>
          <w:rFonts w:ascii="Times New Roman" w:hAnsi="Times New Roman" w:cs="Times New Roman"/>
        </w:rPr>
        <w:t xml:space="preserve"> Cetacea CC was only predicted by Rate at the 1My interval (ce=2.648,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(ce=9.793, se=3.473, p=0.037). Primate CC was predicted by Trend </w:t>
      </w:r>
      <w:r w:rsidR="008127CD">
        <w:rPr>
          <w:rFonts w:ascii="Times New Roman" w:hAnsi="Times New Roman" w:cs="Times New Roman"/>
        </w:rPr>
        <w:t xml:space="preserve">(ce=-4.042, se=1.328, p=0.019) </w:t>
      </w:r>
      <w:r w:rsidR="006C15E3">
        <w:rPr>
          <w:rFonts w:ascii="Times New Roman" w:hAnsi="Times New Roman" w:cs="Times New Roman"/>
        </w:rPr>
        <w:t>and Variability</w:t>
      </w:r>
      <w:r w:rsidR="008127CD">
        <w:rPr>
          <w:rFonts w:ascii="Times New Roman" w:hAnsi="Times New Roman" w:cs="Times New Roman"/>
        </w:rPr>
        <w:t xml:space="preserve"> (ce=0.797, se=0.238, p=0.012)</w:t>
      </w:r>
      <w:r w:rsidR="006C15E3">
        <w:rPr>
          <w:rFonts w:ascii="Times New Roman" w:hAnsi="Times New Roman" w:cs="Times New Roman"/>
        </w:rPr>
        <w:t xml:space="preserve"> </w:t>
      </w:r>
      <w:r w:rsidR="008127CD">
        <w:rPr>
          <w:rFonts w:ascii="Times New Roman" w:hAnsi="Times New Roman" w:cs="Times New Roman"/>
        </w:rPr>
        <w:t>but only at the 200Ky interval. In contrast with the</w:t>
      </w:r>
      <w:r w:rsidR="00F261BB">
        <w:rPr>
          <w:rFonts w:ascii="Times New Roman" w:hAnsi="Times New Roman" w:cs="Times New Roman"/>
        </w:rPr>
        <w:t xml:space="preserve"> pre-detrended data, detrended h</w:t>
      </w:r>
      <w:r w:rsidR="008127CD">
        <w:rPr>
          <w:rFonts w:ascii="Times New Roman" w:hAnsi="Times New Roman" w:cs="Times New Roman"/>
        </w:rPr>
        <w:t>ominin CC was not predicted by any climatic variables at any time intervals.</w:t>
      </w:r>
    </w:p>
    <w:p w14:paraId="3FB07702" w14:textId="77777777" w:rsidR="00745A5F" w:rsidRDefault="00745A5F" w:rsidP="007247BC">
      <w:pPr>
        <w:rPr>
          <w:rFonts w:ascii="Times New Roman" w:hAnsi="Times New Roman" w:cs="Times New Roman"/>
        </w:rPr>
      </w:pPr>
    </w:p>
    <w:p w14:paraId="2E1272FD" w14:textId="3758E86C"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w:t>
      </w:r>
      <w:del w:id="47" w:author="Andrew Barr" w:date="2015-08-18T13:23:00Z">
        <w:r w:rsidR="00B30849" w:rsidDel="00F21C33">
          <w:rPr>
            <w:rFonts w:ascii="Times New Roman" w:hAnsi="Times New Roman" w:cs="Times New Roman"/>
          </w:rPr>
          <w:delText>pre-detrended</w:delText>
        </w:r>
      </w:del>
      <w:ins w:id="48" w:author="Andrew Barr" w:date="2015-08-18T13:23:00Z">
        <w:r w:rsidR="00F21C33">
          <w:rPr>
            <w:rFonts w:ascii="Times New Roman" w:hAnsi="Times New Roman" w:cs="Times New Roman"/>
          </w:rPr>
          <w:t>raw</w:t>
        </w:r>
      </w:ins>
      <w:r w:rsidR="00B30849">
        <w:rPr>
          <w:rFonts w:ascii="Times New Roman" w:hAnsi="Times New Roman" w:cs="Times New Roman"/>
        </w:rPr>
        <w:t xml:space="preserve">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At the order level, a</w:t>
      </w:r>
      <w:r w:rsidR="00B30849">
        <w:rPr>
          <w:rFonts w:ascii="Times New Roman" w:hAnsi="Times New Roman" w:cs="Times New Roman"/>
        </w:rPr>
        <w:t xml:space="preserve">rtiodactyla,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p</w:t>
      </w:r>
      <w:r w:rsidR="00B30849">
        <w:rPr>
          <w:rFonts w:ascii="Times New Roman" w:hAnsi="Times New Roman" w:cs="Times New Roman"/>
        </w:rPr>
        <w:t xml:space="preserve">rimate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B4831">
        <w:rPr>
          <w:rFonts w:ascii="Times New Roman" w:hAnsi="Times New Roman" w:cs="Times New Roman"/>
        </w:rPr>
        <w:t>c</w:t>
      </w:r>
      <w:r w:rsidR="00B30849">
        <w:rPr>
          <w:rFonts w:ascii="Times New Roman" w:hAnsi="Times New Roman" w:cs="Times New Roman"/>
        </w:rPr>
        <w:t xml:space="preserve">arnivora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(ce=</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(ce=-0.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(ce=2.176-2.414,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(ce=</w:t>
      </w:r>
      <w:r w:rsidR="007F1390">
        <w:rPr>
          <w:rFonts w:ascii="Times New Roman" w:hAnsi="Times New Roman" w:cs="Times New Roman"/>
        </w:rPr>
        <w:t>-0.249, se=0.101, p=0.015) and Variability was a significant predictor at the 200Ky interval (ce=0.265, se=0.125, p=0.036)</w:t>
      </w:r>
      <w:r w:rsidR="007278DB">
        <w:rPr>
          <w:rFonts w:ascii="Times New Roman" w:hAnsi="Times New Roman" w:cs="Times New Roman"/>
        </w:rPr>
        <w:t xml:space="preserve">. </w:t>
      </w:r>
    </w:p>
    <w:p w14:paraId="7607A324" w14:textId="3D18E12B" w:rsidR="00112F76" w:rsidRDefault="002625BD" w:rsidP="005024D6">
      <w:pPr>
        <w:rPr>
          <w:rFonts w:ascii="Times New Roman" w:hAnsi="Times New Roman" w:cs="Times New Roman"/>
        </w:rPr>
      </w:pPr>
      <w:r>
        <w:rPr>
          <w:rFonts w:ascii="Times New Roman" w:hAnsi="Times New Roman" w:cs="Times New Roman"/>
        </w:rPr>
        <w:t xml:space="preserve">Carnivora CC was only predicted by Rate at the 1My interval (ce=-0.283, se=0.085, p=0.001). Artiodactyla, Cetacea, Perissodactyla and Primate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3564A6DB" w14:textId="42C6AFF4" w:rsidR="005C690C"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w:t>
      </w:r>
      <w:del w:id="49" w:author="Andrew Barr" w:date="2015-08-18T13:23:00Z">
        <w:r w:rsidDel="005C072D">
          <w:rPr>
            <w:rFonts w:ascii="Times New Roman" w:hAnsi="Times New Roman" w:cs="Times New Roman"/>
          </w:rPr>
          <w:delText xml:space="preserve">However, </w:delText>
        </w:r>
        <w:r w:rsidR="00B81C62" w:rsidDel="005C072D">
          <w:rPr>
            <w:rFonts w:ascii="Times New Roman" w:hAnsi="Times New Roman" w:cs="Times New Roman"/>
          </w:rPr>
          <w:delText>s</w:delText>
        </w:r>
      </w:del>
      <w:ins w:id="50" w:author="Andrew Barr" w:date="2015-08-18T13:23:00Z">
        <w:r w:rsidR="005C072D">
          <w:rPr>
            <w:rFonts w:ascii="Times New Roman" w:hAnsi="Times New Roman" w:cs="Times New Roman"/>
          </w:rPr>
          <w:t>S</w:t>
        </w:r>
      </w:ins>
      <w:r w:rsidR="00B81C62">
        <w:rPr>
          <w:rFonts w:ascii="Times New Roman" w:hAnsi="Times New Roman" w:cs="Times New Roman"/>
        </w:rPr>
        <w:t xml:space="preserve">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2BE8E1F-EB56-445A-AD6F-81DBF477DAAF&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C25D2">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Carnivora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CD82FF63-8B32-4A7E-8A86-494B6DDA0540&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7A2744">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C7E991A-D785-493E-A431-7865AD08F9F1&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Primates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07C29D6C-55D4-4455-AD3F-397D0F673C20&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Hominins </w:t>
      </w:r>
      <w:r w:rsidR="00131E5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4B7A996-A2CD-46BF-ABF2-7B7F5F253FF4&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7A2744">
        <w:rPr>
          <w:rFonts w:ascii="Times New Roman" w:hAnsi="Times New Roman" w:cs="Times New Roman"/>
        </w:rPr>
        <w:t>(Shultz et al., 2012b; Schoenemann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684E2A" w:rsidRPr="00684E2A">
        <w:rPr>
          <w:rFonts w:ascii="Times New Roman" w:hAnsi="Times New Roman" w:cs="Times New Roman"/>
          <w:i/>
        </w:rPr>
        <w:t>many of these</w:t>
      </w:r>
      <w:r w:rsidR="00B1312E">
        <w:rPr>
          <w:rFonts w:ascii="Times New Roman" w:hAnsi="Times New Roman" w:cs="Times New Roman"/>
          <w:i/>
        </w:rPr>
        <w:t xml:space="preserve"> refs</w:t>
      </w:r>
      <w:r w:rsidR="00684E2A" w:rsidRPr="00684E2A">
        <w:rPr>
          <w:rFonts w:ascii="Times New Roman" w:hAnsi="Times New Roman" w:cs="Times New Roman"/>
          <w:i/>
        </w:rPr>
        <w:t xml:space="preserve"> </w:t>
      </w:r>
      <w:r w:rsidR="00B1312E">
        <w:rPr>
          <w:rFonts w:ascii="Times New Roman" w:hAnsi="Times New Roman" w:cs="Times New Roman"/>
          <w:i/>
        </w:rPr>
        <w:t>investigate</w:t>
      </w:r>
      <w:r w:rsidR="00D45EB3">
        <w:rPr>
          <w:rFonts w:ascii="Times New Roman" w:hAnsi="Times New Roman" w:cs="Times New Roman"/>
          <w:i/>
        </w:rPr>
        <w:t xml:space="preserve"> EQ, not absolute CC. Should w</w:t>
      </w:r>
      <w:r w:rsidR="00684E2A" w:rsidRPr="00684E2A">
        <w:rPr>
          <w:rFonts w:ascii="Times New Roman" w:hAnsi="Times New Roman" w:cs="Times New Roman"/>
          <w:i/>
        </w:rPr>
        <w:t>e mention this?</w:t>
      </w:r>
      <w:r w:rsidR="00684E2A">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25926184-7EE3-43CC-B7B9-41888286B686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53689B">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 durations an</w:t>
      </w:r>
      <w:r w:rsidR="00A6467F">
        <w:rPr>
          <w:rFonts w:ascii="Times New Roman" w:hAnsi="Times New Roman" w:cs="Times New Roman"/>
        </w:rPr>
        <w:t xml:space="preserve">d points in time over the last 65 My. </w:t>
      </w:r>
      <w:commentRangeStart w:id="51"/>
      <w:r w:rsidR="00613761">
        <w:rPr>
          <w:rFonts w:ascii="Times New Roman" w:hAnsi="Times New Roman" w:cs="Times New Roman"/>
        </w:rPr>
        <w:t>Some orders have existed much longer than others and thus will span a much larger portion of the oxygen isotope record.</w:t>
      </w:r>
      <w:r w:rsidR="005C690C">
        <w:rPr>
          <w:rFonts w:ascii="Times New Roman" w:hAnsi="Times New Roman" w:cs="Times New Roman"/>
        </w:rPr>
        <w:t xml:space="preserve"> </w:t>
      </w:r>
      <w:commentRangeEnd w:id="51"/>
      <w:r w:rsidR="005C072D">
        <w:rPr>
          <w:rStyle w:val="CommentReference"/>
        </w:rPr>
        <w:commentReference w:id="51"/>
      </w:r>
    </w:p>
    <w:p w14:paraId="0C6D20A1" w14:textId="073A9861" w:rsidR="0044587D" w:rsidRDefault="008F02BB" w:rsidP="00B41BFA">
      <w:pPr>
        <w:ind w:firstLine="720"/>
        <w:rPr>
          <w:rFonts w:ascii="Times New Roman" w:hAnsi="Times New Roman" w:cs="Times New Roman"/>
        </w:rPr>
      </w:pPr>
      <w:r>
        <w:rPr>
          <w:rFonts w:ascii="Times New Roman" w:hAnsi="Times New Roman" w:cs="Times New Roman"/>
        </w:rPr>
        <w:t>T</w:t>
      </w:r>
      <w:r w:rsidR="00DB5207">
        <w:rPr>
          <w:rFonts w:ascii="Times New Roman" w:hAnsi="Times New Roman" w:cs="Times New Roman"/>
        </w:rPr>
        <w:t xml:space="preserve">his evolutionary increase in brain size may been related to greater adaptability and problem solving in novel environments </w:t>
      </w:r>
      <w:r w:rsidR="00A718B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&lt;citation&gt;&lt;uuid&gt;DA27A91C-329E-4F12-BFAC-95E494AE3EBF&lt;/uuid&gt;&lt;priority&gt;39&lt;/priority&gt;&lt;publications&gt;&lt;publication&gt;&lt;volume&gt;172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A718BC">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385D39">
        <w:rPr>
          <w:rFonts w:ascii="Times New Roman" w:hAnsi="Times New Roman" w:cs="Times New Roman"/>
        </w:rPr>
        <w:t xml:space="preserve">Hominins are of particular note in that they display the </w:t>
      </w:r>
      <w:r w:rsidR="00427A38">
        <w:rPr>
          <w:rFonts w:ascii="Times New Roman" w:hAnsi="Times New Roman" w:cs="Times New Roman"/>
        </w:rPr>
        <w:t>steepest</w:t>
      </w:r>
      <w:r w:rsidR="00385D39">
        <w:rPr>
          <w:rFonts w:ascii="Times New Roman" w:hAnsi="Times New Roman" w:cs="Times New Roman"/>
        </w:rPr>
        <w:t xml:space="preserve"> increase over the course of their existence</w:t>
      </w:r>
      <w:r w:rsidR="002C464E">
        <w:rPr>
          <w:rFonts w:ascii="Times New Roman" w:hAnsi="Times New Roman" w:cs="Times New Roman"/>
        </w:rPr>
        <w:t xml:space="preserve"> as tribe. </w:t>
      </w:r>
      <w:r w:rsidR="006B7F4B">
        <w:rPr>
          <w:rFonts w:ascii="Times New Roman" w:hAnsi="Times New Roman" w:cs="Times New Roman"/>
        </w:rPr>
        <w:t>This rapid in</w:t>
      </w:r>
      <w:r w:rsidR="00535C08">
        <w:rPr>
          <w:rFonts w:ascii="Times New Roman" w:hAnsi="Times New Roman" w:cs="Times New Roman"/>
        </w:rPr>
        <w:t xml:space="preserve">crease in brain mass largely been the result of </w:t>
      </w:r>
      <w:r w:rsidR="006B7F4B">
        <w:rPr>
          <w:rFonts w:ascii="Times New Roman" w:hAnsi="Times New Roman" w:cs="Times New Roman"/>
        </w:rPr>
        <w:t xml:space="preserve">the disproportionate expansion of the cerebral cortex </w:t>
      </w:r>
      <w:r w:rsidR="00535C08">
        <w:rPr>
          <w:rFonts w:ascii="Times New Roman" w:hAnsi="Times New Roman" w:cs="Times New Roman"/>
        </w:rPr>
        <w:t>which 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9687AF1B-411E-4DFA-8102-B011E54A4D11&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416853A8" w:rsidR="00B41BFA" w:rsidRDefault="00ED6376" w:rsidP="00CC7192">
      <w:pPr>
        <w:ind w:firstLine="720"/>
        <w:rPr>
          <w:rFonts w:ascii="Times New Roman" w:hAnsi="Times New Roman" w:cs="Times New Roman"/>
        </w:rPr>
      </w:pPr>
      <w:r>
        <w:rPr>
          <w:rFonts w:ascii="Times New Roman" w:hAnsi="Times New Roman" w:cs="Times New Roman"/>
        </w:rPr>
        <w:t xml:space="preserve">The results using ancestral CCs showed quite a different pattern. Instead of an overall increase in CC over time, there was </w:t>
      </w:r>
      <w:r w:rsidR="00B41BFA">
        <w:rPr>
          <w:rFonts w:ascii="Times New Roman" w:hAnsi="Times New Roman" w:cs="Times New Roman"/>
        </w:rPr>
        <w:t xml:space="preserve">in fact </w:t>
      </w:r>
      <w:r>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except p</w:t>
      </w:r>
      <w:r w:rsidR="00CC7192">
        <w:rPr>
          <w:rFonts w:ascii="Times New Roman" w:hAnsi="Times New Roman" w:cs="Times New Roman"/>
        </w:rPr>
        <w:t>rimates, which showed a</w:t>
      </w:r>
      <w:r w:rsidR="00F93EEF">
        <w:rPr>
          <w:rFonts w:ascii="Times New Roman" w:hAnsi="Times New Roman" w:cs="Times New Roman"/>
        </w:rPr>
        <w:t xml:space="preserve"> slight increase over time. </w:t>
      </w:r>
      <w:commentRangeStart w:id="52"/>
      <w:r w:rsidR="00F93EEF">
        <w:rPr>
          <w:rFonts w:ascii="Times New Roman" w:hAnsi="Times New Roman" w:cs="Times New Roman"/>
        </w:rPr>
        <w:t xml:space="preserve">This seemingly paradoxical pattern can be explained by the high rate of speciation </w:t>
      </w:r>
      <w:r w:rsidR="00CC7192">
        <w:rPr>
          <w:rFonts w:ascii="Times New Roman" w:hAnsi="Times New Roman" w:cs="Times New Roman"/>
        </w:rPr>
        <w:t xml:space="preserve">in the last ~20 My, particularly </w:t>
      </w:r>
      <w:r w:rsidR="00603F3D">
        <w:rPr>
          <w:rFonts w:ascii="Times New Roman" w:hAnsi="Times New Roman" w:cs="Times New Roman"/>
        </w:rPr>
        <w:t>within the carnivora and p</w:t>
      </w:r>
      <w:r w:rsidR="00CC7192">
        <w:rPr>
          <w:rFonts w:ascii="Times New Roman" w:hAnsi="Times New Roman" w:cs="Times New Roman"/>
        </w:rPr>
        <w:t xml:space="preserve">rimates </w:t>
      </w:r>
      <w:r w:rsidR="00F93EEF">
        <w:rPr>
          <w:rFonts w:ascii="Times New Roman" w:hAnsi="Times New Roman" w:cs="Times New Roman"/>
        </w:rPr>
        <w:t>(see figure X).</w:t>
      </w:r>
      <w:commentRangeEnd w:id="52"/>
      <w:r w:rsidR="005C072D">
        <w:rPr>
          <w:rStyle w:val="CommentReference"/>
        </w:rPr>
        <w:commentReference w:id="52"/>
      </w:r>
      <w:r w:rsidR="00CC7192">
        <w:rPr>
          <w:rFonts w:ascii="Times New Roman" w:hAnsi="Times New Roman" w:cs="Times New Roman"/>
        </w:rPr>
        <w:t xml:space="preserve"> </w:t>
      </w:r>
      <w:r w:rsidR="00B41BFA">
        <w:rPr>
          <w:rFonts w:ascii="Times New Roman" w:hAnsi="Times New Roman" w:cs="Times New Roman"/>
        </w:rPr>
        <w:t xml:space="preserve">It was not possible to include Hominins in the ancestral analysis, as </w:t>
      </w:r>
      <w:r w:rsidR="00B41BFA" w:rsidRPr="00B41BFA">
        <w:rPr>
          <w:rFonts w:ascii="Times New Roman" w:hAnsi="Times New Roman" w:cs="Times New Roman"/>
          <w:i/>
        </w:rPr>
        <w:t>Homo sapiens</w:t>
      </w:r>
      <w:r w:rsidR="00B41BFA">
        <w:rPr>
          <w:rFonts w:ascii="Times New Roman" w:hAnsi="Times New Roman" w:cs="Times New Roman"/>
        </w:rPr>
        <w:t xml:space="preserve"> are the sole extant representatives of the hominin lineage.</w:t>
      </w:r>
    </w:p>
    <w:p w14:paraId="285074B9" w14:textId="77A3B73B"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A93FFE">
        <w:rPr>
          <w:rFonts w:ascii="Times New Roman" w:hAnsi="Times New Roman" w:cs="Times New Roman"/>
        </w:rPr>
        <w:t>the evidence form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xml:space="preserve">; </w:t>
      </w:r>
      <w:commentRangeStart w:id="53"/>
      <w:r w:rsidR="00E05051">
        <w:rPr>
          <w:rFonts w:ascii="Times New Roman" w:hAnsi="Times New Roman" w:cs="Times New Roman"/>
        </w:rPr>
        <w:t xml:space="preserve">providing some warrant </w:t>
      </w:r>
      <w:commentRangeEnd w:id="53"/>
      <w:r w:rsidR="005C072D">
        <w:rPr>
          <w:rStyle w:val="CommentReference"/>
        </w:rPr>
        <w:commentReference w:id="53"/>
      </w:r>
      <w:r w:rsidR="00E05051">
        <w:rPr>
          <w:rFonts w:ascii="Times New Roman" w:hAnsi="Times New Roman" w:cs="Times New Roman"/>
        </w:rPr>
        <w:t>to analyze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Artiodactyla, </w:t>
      </w:r>
      <w:r w:rsidR="00486054">
        <w:rPr>
          <w:rFonts w:ascii="Times New Roman" w:hAnsi="Times New Roman" w:cs="Times New Roman"/>
        </w:rPr>
        <w:t>c</w:t>
      </w:r>
      <w:r w:rsidR="008376F7">
        <w:rPr>
          <w:rFonts w:ascii="Times New Roman" w:hAnsi="Times New Roman" w:cs="Times New Roman"/>
        </w:rPr>
        <w:t xml:space="preserve">arnivora, </w:t>
      </w:r>
      <w:r w:rsidR="009A28EE">
        <w:rPr>
          <w:rFonts w:ascii="Times New Roman" w:hAnsi="Times New Roman" w:cs="Times New Roman"/>
        </w:rPr>
        <w:t xml:space="preserve">and </w:t>
      </w:r>
      <w:r w:rsidR="00486054">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The p</w:t>
      </w:r>
      <w:r w:rsidR="00CE79AA">
        <w:rPr>
          <w:rFonts w:ascii="Times New Roman" w:hAnsi="Times New Roman" w:cs="Times New Roman"/>
        </w:rPr>
        <w:t>rimate order was the only one 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AF295D">
        <w:rPr>
          <w:rFonts w:ascii="Times New Roman" w:hAnsi="Times New Roman" w:cs="Times New Roman"/>
        </w:rPr>
        <w:t>p</w:t>
      </w:r>
      <w:r w:rsidR="00CE79AA">
        <w:rPr>
          <w:rFonts w:ascii="Times New Roman" w:hAnsi="Times New Roman" w:cs="Times New Roman"/>
        </w:rPr>
        <w:t xml:space="preserve">rimates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53689B">
        <w:rPr>
          <w:rFonts w:ascii="Times New Roman" w:hAnsi="Times New Roman" w:cs="Times New Roman"/>
        </w:rPr>
        <w:fldChar w:fldCharType="begin"/>
      </w:r>
      <w:r w:rsidR="00B92EE2">
        <w:rPr>
          <w:rFonts w:ascii="Times New Roman" w:hAnsi="Times New Roman" w:cs="Times New Roman"/>
        </w:rPr>
        <w:instrText xml:space="preserve"> ADDIN PAPERS2_CITATIONS &lt;citation&gt;&lt;uuid&gt;E0565010-1D94-44F5-8C21-FA08BE7F4C8F&lt;/uuid&gt;&lt;priority&gt;42&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(Holloway, 1968; Jerison, 1973; Boddy et al., 2012)</w:t>
      </w:r>
      <w:r w:rsidR="0053689B">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380FA16A"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primates</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Before detrending the data, we found no evidence of primate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explained 62.9% of the variance in fossil prim</w:t>
      </w:r>
      <w:r w:rsidR="004128D1">
        <w:rPr>
          <w:rFonts w:ascii="Times New Roman" w:hAnsi="Times New Roman" w:cs="Times New Roman"/>
        </w:rPr>
        <w:t>at</w:t>
      </w:r>
      <w:r w:rsidR="009D7B38">
        <w:rPr>
          <w:rFonts w:ascii="Times New Roman" w:hAnsi="Times New Roman" w:cs="Times New Roman"/>
        </w:rPr>
        <w:t>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w:t>
      </w:r>
      <w:commentRangeStart w:id="54"/>
      <w:r w:rsidR="00B93534">
        <w:rPr>
          <w:rFonts w:ascii="Times New Roman" w:hAnsi="Times New Roman" w:cs="Times New Roman"/>
        </w:rPr>
        <w:t xml:space="preserve">The fact that only the 200Ky interval showed this relationship suggests that cycles of orbital obliquity may have had upstream effects on primate brain evolution. </w:t>
      </w:r>
      <w:commentRangeEnd w:id="54"/>
      <w:r w:rsidR="009F7C99">
        <w:rPr>
          <w:rStyle w:val="CommentReference"/>
        </w:rPr>
        <w:commentReference w:id="54"/>
      </w:r>
      <w:r w:rsidR="00B93534">
        <w:rPr>
          <w:rFonts w:ascii="Times New Roman" w:hAnsi="Times New Roman" w:cs="Times New Roman"/>
        </w:rPr>
        <w:t xml:space="preserve">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553E0039"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fossil record, it appears that hominins continued the primate-general trend of increasing brain size, albeit at a greatly accelerated pace in the last 5-7My. But what is the reason behind the relatively rapid increase in brain size </w:t>
      </w:r>
      <w:commentRangeStart w:id="55"/>
      <w:r>
        <w:rPr>
          <w:rFonts w:ascii="Times New Roman" w:hAnsi="Times New Roman" w:cs="Times New Roman"/>
        </w:rPr>
        <w:t>that led to over tripling the size of non-hominin ape brains</w:t>
      </w:r>
      <w:commentRangeEnd w:id="55"/>
      <w:r w:rsidR="009F7C99">
        <w:rPr>
          <w:rStyle w:val="CommentReference"/>
        </w:rPr>
        <w:commentReference w:id="55"/>
      </w:r>
      <w:r>
        <w:rPr>
          <w:rFonts w:ascii="Times New Roman" w:hAnsi="Times New Roman" w:cs="Times New Roman"/>
        </w:rPr>
        <w:t>?</w:t>
      </w:r>
      <w:r w:rsidR="00312CF2">
        <w:rPr>
          <w:rFonts w:ascii="Times New Roman" w:hAnsi="Times New Roman" w:cs="Times New Roman"/>
        </w:rPr>
        <w:t xml:space="preserve"> </w:t>
      </w:r>
      <w:commentRangeStart w:id="56"/>
      <w:r w:rsidR="00312CF2">
        <w:rPr>
          <w:rFonts w:ascii="Times New Roman" w:hAnsi="Times New Roman" w:cs="Times New Roman"/>
        </w:rPr>
        <w:t xml:space="preserve">When tested, it was consistently found that hominins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w:t>
      </w:r>
      <w:commentRangeEnd w:id="56"/>
      <w:r w:rsidR="009F7C99">
        <w:rPr>
          <w:rStyle w:val="CommentReference"/>
        </w:rPr>
        <w:commentReference w:id="56"/>
      </w:r>
      <w:r w:rsidR="004B053F">
        <w:rPr>
          <w:rFonts w:ascii="Times New Roman" w:hAnsi="Times New Roman" w:cs="Times New Roman"/>
        </w:rPr>
        <w:t>This held true whether or not the data was detrended, as well as with both fossil and ancestral CC data sets.</w:t>
      </w:r>
      <w:r w:rsidR="00BB59D4">
        <w:rPr>
          <w:rFonts w:ascii="Times New Roman" w:hAnsi="Times New Roman" w:cs="Times New Roman"/>
        </w:rPr>
        <w:t xml:space="preserve"> This contradicts previously reported relationships between hominin CC and similar climatic factors. T</w:t>
      </w:r>
      <w:r w:rsidR="00B56AF9">
        <w:rPr>
          <w:rFonts w:ascii="Times New Roman" w:hAnsi="Times New Roman" w:cs="Times New Roman"/>
        </w:rPr>
        <w:t xml:space="preserve">he </w:t>
      </w:r>
      <w:r w:rsidR="00BE11F8">
        <w:rPr>
          <w:rFonts w:ascii="Times New Roman" w:hAnsi="Times New Roman" w:cs="Times New Roman"/>
        </w:rPr>
        <w:t>conclusions</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sources including: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 xml:space="preserve">factors at a time, </w:t>
      </w:r>
      <w:ins w:id="58" w:author="Andrew Barr" w:date="2015-08-18T13:36:00Z">
        <w:r w:rsidR="009F7C99">
          <w:rPr>
            <w:rFonts w:ascii="Times New Roman" w:hAnsi="Times New Roman" w:cs="Times New Roman"/>
          </w:rPr>
          <w:t>3</w:t>
        </w:r>
      </w:ins>
      <w:del w:id="59" w:author="Andrew Barr" w:date="2015-08-18T13:36:00Z">
        <w:r w:rsidR="00B56AF9" w:rsidDel="009F7C99">
          <w:rPr>
            <w:rFonts w:ascii="Times New Roman" w:hAnsi="Times New Roman" w:cs="Times New Roman"/>
          </w:rPr>
          <w:delText>2</w:delText>
        </w:r>
      </w:del>
      <w:r w:rsidR="00B56AF9">
        <w:rPr>
          <w:rFonts w:ascii="Times New Roman" w:hAnsi="Times New Roman" w:cs="Times New Roman"/>
        </w:rPr>
        <w:t>) fail</w:t>
      </w:r>
      <w:r w:rsidR="00CD1EC6">
        <w:rPr>
          <w:rFonts w:ascii="Times New Roman" w:hAnsi="Times New Roman" w:cs="Times New Roman"/>
        </w:rPr>
        <w:t>ure to properly detrend data.</w:t>
      </w:r>
      <w:r w:rsidR="00EA761D">
        <w:rPr>
          <w:rFonts w:ascii="Times New Roman" w:hAnsi="Times New Roman" w:cs="Times New Roman"/>
        </w:rPr>
        <w:t xml:space="preserve"> However, as only the global climate was tested, it remains possible that changes in regional or local environment, or at smaller time intervals, could have affected hominin </w:t>
      </w:r>
      <w:commentRangeStart w:id="60"/>
      <w:r w:rsidR="00EA761D">
        <w:rPr>
          <w:rFonts w:ascii="Times New Roman" w:hAnsi="Times New Roman" w:cs="Times New Roman"/>
        </w:rPr>
        <w:t>CC</w:t>
      </w:r>
      <w:commentRangeEnd w:id="60"/>
      <w:r w:rsidR="009F7C99">
        <w:rPr>
          <w:rStyle w:val="CommentReference"/>
        </w:rPr>
        <w:commentReference w:id="60"/>
      </w:r>
      <w:r w:rsidR="00EA761D">
        <w:rPr>
          <w:rFonts w:ascii="Times New Roman" w:hAnsi="Times New Roman" w:cs="Times New Roman"/>
        </w:rPr>
        <w:t xml:space="preserve">. </w:t>
      </w:r>
      <w:del w:id="61" w:author="Andrew Barr" w:date="2015-08-18T13:37:00Z">
        <w:r w:rsidR="00EA761D" w:rsidDel="009F7C99">
          <w:rPr>
            <w:rFonts w:ascii="Times New Roman" w:hAnsi="Times New Roman" w:cs="Times New Roman"/>
          </w:rPr>
          <w:delText>Alternatively, it’s possible that changes in the global carbon isotope record could have significantly affected CC. [</w:delText>
        </w:r>
        <w:r w:rsidR="00EA761D" w:rsidRPr="00EA761D" w:rsidDel="009F7C99">
          <w:rPr>
            <w:rFonts w:ascii="Times New Roman" w:hAnsi="Times New Roman" w:cs="Times New Roman"/>
            <w:i/>
          </w:rPr>
          <w:delText>we can test this, but it’s only possible to do with hominins and carnivores given the samples sizes limited to the last 7My</w:delText>
        </w:r>
        <w:r w:rsidR="00EA761D" w:rsidDel="009F7C99">
          <w:rPr>
            <w:rFonts w:ascii="Times New Roman" w:hAnsi="Times New Roman" w:cs="Times New Roman"/>
          </w:rPr>
          <w:delText>].</w:delText>
        </w:r>
      </w:del>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74082182" w:rsidR="002C579A" w:rsidRPr="00352B9E" w:rsidRDefault="00833B6C" w:rsidP="005024D6">
      <w:pPr>
        <w:rPr>
          <w:rFonts w:ascii="Times New Roman" w:hAnsi="Times New Roman" w:cs="Times New Roman"/>
        </w:rPr>
      </w:pPr>
      <w:r>
        <w:rPr>
          <w:rFonts w:ascii="Times New Roman" w:hAnsi="Times New Roman" w:cs="Times New Roman"/>
        </w:rPr>
        <w:t>Based on these results, it appears that climate has indeed influenced brain evolution in certain mammalian taxa. Amongst them, primate brain size has responded simultaneously to at least three different aspects of climatic change: Trend, Variability, and Rate.</w:t>
      </w:r>
      <w:r w:rsidR="00CE25CB">
        <w:rPr>
          <w:rFonts w:ascii="Times New Roman" w:hAnsi="Times New Roman" w:cs="Times New Roman"/>
        </w:rPr>
        <w:t xml:space="preserve"> While hominins have accelerated the primate trend of increasing brain size in the last 5-7My, this trend appears to have occurred independent of global shifts and temperature and/or aridity during this period of time. This contradicts previously reported </w:t>
      </w:r>
      <w:r w:rsidR="009C1169">
        <w:rPr>
          <w:rFonts w:ascii="Times New Roman" w:hAnsi="Times New Roman" w:cs="Times New Roman"/>
        </w:rPr>
        <w:t>relation</w:t>
      </w:r>
      <w:r w:rsidR="00CE25CB">
        <w:rPr>
          <w:rFonts w:ascii="Times New Roman" w:hAnsi="Times New Roman" w:cs="Times New Roman"/>
        </w:rPr>
        <w:t>ships between h</w:t>
      </w:r>
      <w:r w:rsidR="009C1169">
        <w:rPr>
          <w:rFonts w:ascii="Times New Roman" w:hAnsi="Times New Roman" w:cs="Times New Roman"/>
        </w:rPr>
        <w:t xml:space="preserve">ominin CC and </w:t>
      </w:r>
      <w:r w:rsidR="00CE25CB">
        <w:rPr>
          <w:rFonts w:ascii="Times New Roman" w:hAnsi="Times New Roman" w:cs="Times New Roman"/>
        </w:rPr>
        <w:t xml:space="preserve">similar climatic factors.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0E562C68" w14:textId="77777777" w:rsidR="00B92EE2"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B92EE2">
        <w:rPr>
          <w:rFonts w:ascii="Times New Roman" w:hAnsi="Times New Roman" w:cs="Times New Roman"/>
        </w:rPr>
        <w:t>Aiello, L.C., Wood, B.A., 1994. Cranial variables as predictors of hominine body mass. American journal of physical anthropology. 95, 409–426.</w:t>
      </w:r>
    </w:p>
    <w:p w14:paraId="1AF25BB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EB61FD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0BF0BEE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2DD822B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57B8CA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6734F30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755C9A0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7C8DDE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69A74E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5272F49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1F1E86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11F50F5"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5971C6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7CEB6E4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6EF3D8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1BD197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52A17DA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185F380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17F4564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39DD7E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2971708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7FF76F5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2775D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484D01A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4D4541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74E24F8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2913169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5C56593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77A9CCA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481D00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1BAB11F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0CDDFEE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3B890E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Environmental hypotheses of hominin evolution. American journal of physical anthropology. Suppl 27, 93–136.</w:t>
      </w:r>
    </w:p>
    <w:p w14:paraId="141080F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Variability selection in hominid evolution. Evolutionary Anthropology: Issues, News, and Reviews. 7, 81–96.</w:t>
      </w:r>
    </w:p>
    <w:p w14:paraId="583025A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4A221C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19A03C1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332D68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7002D7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 I M, 2007. The evolution of the social brain: anthropoid primates contrast with other vertebrates. Proceedings of the Royal Society B: Biological Sciences. 274, 2429–2436.</w:t>
      </w:r>
    </w:p>
    <w:p w14:paraId="3816D4F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Robin, 2010. Encephalization is not a universal macroevolutionary phenomenon in mammals but is associated with sociality. PNAS. 107, 21582–21586.</w:t>
      </w:r>
    </w:p>
    <w:p w14:paraId="5EF4D8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7219FF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6A75281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2B8EDA6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225CC30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5BB202A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71CEC8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0BABD14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Striedter, G.F., 2005. Principles of Brain Evolution. Sinauer Associates Incorporated.</w:t>
      </w:r>
    </w:p>
    <w:p w14:paraId="5988C53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6F02DE2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1993. Turnover-pulses, the Red Queen, and related topics. American Journal of Science. 293, 418–452.</w:t>
      </w:r>
    </w:p>
    <w:p w14:paraId="5C11F5E1"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1995. The fossil record of African antelopes (Mammalia, Bovidae) in relation to human evolution and paleoclimate.</w:t>
      </w:r>
    </w:p>
    <w:p w14:paraId="3812A60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Elizabeth S, 1996. Climate, heterochrony, and human evolution. Journal of Anthropological Research. 52, 1–28.</w:t>
      </w:r>
    </w:p>
    <w:p w14:paraId="3E7967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17A46552" w:rsidR="009338F8" w:rsidRPr="00862889"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6E630441" w14:textId="0DD1CB3E" w:rsidR="009E700C" w:rsidRDefault="009D29CC" w:rsidP="00E95B48">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p>
    <w:p w14:paraId="446EBD60" w14:textId="77777777" w:rsidR="003C07C6" w:rsidRDefault="003C07C6" w:rsidP="00E95B48">
      <w:pPr>
        <w:rPr>
          <w:rFonts w:ascii="Times New Roman" w:hAnsi="Times New Roman" w:cs="Times New Roman"/>
          <w:sz w:val="22"/>
          <w:szCs w:val="22"/>
        </w:rPr>
      </w:pPr>
    </w:p>
    <w:p w14:paraId="079C6F17" w14:textId="6763DA06" w:rsidR="003C07C6" w:rsidRDefault="003C07C6">
      <w:pPr>
        <w:rPr>
          <w:rFonts w:ascii="Times New Roman" w:hAnsi="Times New Roman" w:cs="Times New Roman"/>
          <w:sz w:val="22"/>
          <w:szCs w:val="22"/>
        </w:rPr>
      </w:pPr>
      <w:r>
        <w:rPr>
          <w:rFonts w:ascii="Times New Roman" w:hAnsi="Times New Roman" w:cs="Times New Roman"/>
          <w:sz w:val="22"/>
          <w:szCs w:val="22"/>
        </w:rPr>
        <w:br w:type="page"/>
      </w: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6C934AA1" w:rsidR="00B40094" w:rsidRPr="003C07C6" w:rsidRDefault="00B40094" w:rsidP="00E95B48">
      <w:pPr>
        <w:rPr>
          <w:rFonts w:ascii="Times New Roman" w:hAnsi="Times New Roman" w:cs="Times New Roman"/>
        </w:rPr>
      </w:pPr>
      <w:r>
        <w:rPr>
          <w:rFonts w:ascii="Times New Roman" w:hAnsi="Times New Roman" w:cs="Times New Roman"/>
        </w:rPr>
        <w:t>** Add O18 curve label. Change MYA=Mya,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line=sd, green line=slope.</w:t>
      </w:r>
    </w:p>
    <w:p w14:paraId="7E91490F" w14:textId="77777777"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Pr>
          <w:rFonts w:ascii="Times New Roman" w:hAnsi="Times New Roman" w:cs="Times New Roman"/>
          <w:color w:val="000000"/>
        </w:rPr>
        <w:t>**Will improve this figure is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4675F51D"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Mya.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ylab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19BF50D4" w:rsidR="00E95B48" w:rsidRDefault="00C65439" w:rsidP="00E95B48">
      <w:pPr>
        <w:rPr>
          <w:rFonts w:ascii="Times New Roman" w:hAnsi="Times New Roman" w:cs="Times New Roman"/>
          <w:b/>
        </w:rPr>
      </w:pPr>
      <w:r>
        <w:rPr>
          <w:rFonts w:ascii="Times New Roman" w:hAnsi="Times New Roman" w:cs="Times New Roman"/>
          <w:b/>
          <w:noProof/>
        </w:rPr>
        <w:drawing>
          <wp:inline distT="0" distB="0" distL="0" distR="0" wp14:anchorId="4BB63066" wp14:editId="57D84A4E">
            <wp:extent cx="4122771" cy="6223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771" cy="6223511"/>
                    </a:xfrm>
                    <a:prstGeom prst="rect">
                      <a:avLst/>
                    </a:prstGeom>
                    <a:noFill/>
                    <a:ln>
                      <a:noFill/>
                    </a:ln>
                  </pic:spPr>
                </pic:pic>
              </a:graphicData>
            </a:graphic>
          </wp:inline>
        </w:drawing>
      </w:r>
    </w:p>
    <w:p w14:paraId="46B7F108" w14:textId="23BF995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xml:space="preserve">. Results of linear regressions in which fossil CC was the response variable and time (Mya)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0FD2266" w14:textId="77777777" w:rsidR="003C2ADC" w:rsidRPr="00862889"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6513C38" w14:textId="63EF72C4" w:rsidR="00E95B48" w:rsidRDefault="00FE12FB"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07457BFA" wp14:editId="0A4A6ACA">
            <wp:extent cx="5486400" cy="3208020"/>
            <wp:effectExtent l="0" t="0" r="0" b="0"/>
            <wp:docPr id="28" name="Picture 28" descr="Macintosh HD:Users:schilder:Desktop:Screen Shot 2015-08-03 at 5.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hilder:Desktop:Screen Shot 2015-08-03 at 5.29.5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4CCD4C56" w14:textId="50F0891B"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4D4049B5"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2A2C2C74" w:rsidR="008A71EC" w:rsidRDefault="00425BD5"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r>
        <w:rPr>
          <w:rFonts w:ascii="Times New Roman" w:hAnsi="Times New Roman" w:cs="Times New Roman"/>
          <w:b/>
          <w:noProof/>
        </w:rPr>
        <w:drawing>
          <wp:inline distT="0" distB="0" distL="0" distR="0" wp14:anchorId="2D861DA8" wp14:editId="7F98F642">
            <wp:extent cx="5486400" cy="2127694"/>
            <wp:effectExtent l="0" t="0" r="0" b="635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27694"/>
                    </a:xfrm>
                    <a:prstGeom prst="rect">
                      <a:avLst/>
                    </a:prstGeom>
                    <a:noFill/>
                    <a:ln>
                      <a:noFill/>
                    </a:ln>
                  </pic:spPr>
                </pic:pic>
              </a:graphicData>
            </a:graphic>
          </wp:inline>
        </w:drawing>
      </w:r>
    </w:p>
    <w:p w14:paraId="79AC020A" w14:textId="56D73018" w:rsidR="00AA78E3" w:rsidRPr="00AA78E3" w:rsidRDefault="00AA78E3"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i/>
        </w:rPr>
      </w:pPr>
      <w:r w:rsidRPr="00AA78E3">
        <w:rPr>
          <w:rFonts w:ascii="Times New Roman" w:hAnsi="Times New Roman" w:cs="Times New Roman"/>
          <w:b/>
          <w:i/>
        </w:rPr>
        <w:t>Will redo with table to include R2 values.</w:t>
      </w:r>
    </w:p>
    <w:p w14:paraId="2D8F90A6" w14:textId="41462353"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(Mya)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01292FEA" w:rsidR="003B7D85" w:rsidRDefault="003B7D85"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3D509662" w14:textId="32461716" w:rsidR="003B7D85" w:rsidRDefault="001F7609"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2D52ED5" wp14:editId="35DD6F8C">
            <wp:extent cx="6396925" cy="6401046"/>
            <wp:effectExtent l="0" t="0" r="444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7343" cy="6401465"/>
                    </a:xfrm>
                    <a:prstGeom prst="rect">
                      <a:avLst/>
                    </a:prstGeom>
                    <a:noFill/>
                    <a:ln>
                      <a:noFill/>
                    </a:ln>
                  </pic:spPr>
                </pic:pic>
              </a:graphicData>
            </a:graphic>
          </wp:inline>
        </w:drawing>
      </w: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4C263555" w:rsidR="0090077B" w:rsidRDefault="00910E8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9A4F313" wp14:editId="0BEB5D3A">
            <wp:extent cx="6396925" cy="6277125"/>
            <wp:effectExtent l="0" t="0" r="444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070" cy="6277267"/>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B185BE1" w:rsidR="007F6337" w:rsidRDefault="005962E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11589E6E" wp14:editId="0EDADD95">
            <wp:extent cx="6392845" cy="5422469"/>
            <wp:effectExtent l="0" t="0" r="825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304" cy="5422858"/>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65443A0B" w:rsidR="001F7609" w:rsidRDefault="005962E7"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22CFDDB" wp14:editId="071063DB">
            <wp:extent cx="6396925" cy="5420852"/>
            <wp:effectExtent l="0" t="0" r="444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7892" cy="5421671"/>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5A34B63" w14:textId="2E37863A"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051FDCBE" wp14:editId="3B41D7FF">
            <wp:extent cx="4072657" cy="5383015"/>
            <wp:effectExtent l="0" t="0" r="0" b="190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3031" cy="5383509"/>
                    </a:xfrm>
                    <a:prstGeom prst="rect">
                      <a:avLst/>
                    </a:prstGeom>
                    <a:noFill/>
                    <a:ln>
                      <a:noFill/>
                    </a:ln>
                  </pic:spPr>
                </pic:pic>
              </a:graphicData>
            </a:graphic>
          </wp:inline>
        </w:drawing>
      </w:r>
    </w:p>
    <w:p w14:paraId="68082B06" w14:textId="07E134D2"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p>
    <w:sectPr w:rsidR="00413452" w:rsidRPr="00A92E54" w:rsidSect="003F4283">
      <w:headerReference w:type="even" r:id="rId27"/>
      <w:headerReference w:type="default" r:id="rId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ndrew Barr" w:date="2015-08-18T11:24:00Z" w:initials="AB">
    <w:p w14:paraId="42B50B47" w14:textId="2F3DB07B" w:rsidR="005C072D" w:rsidRDefault="005C072D">
      <w:pPr>
        <w:pStyle w:val="CommentText"/>
      </w:pPr>
      <w:r>
        <w:rPr>
          <w:rStyle w:val="CommentReference"/>
        </w:rPr>
        <w:annotationRef/>
      </w:r>
      <w:r>
        <w:t>This could be toned down a little bit</w:t>
      </w:r>
    </w:p>
  </w:comment>
  <w:comment w:id="11" w:author="Andrew Barr" w:date="2015-08-18T11:25:00Z" w:initials="AB">
    <w:p w14:paraId="6CA81F1F" w14:textId="25F1D057" w:rsidR="005C072D" w:rsidRDefault="005C072D">
      <w:pPr>
        <w:pStyle w:val="CommentText"/>
      </w:pPr>
      <w:r>
        <w:rPr>
          <w:rStyle w:val="CommentReference"/>
        </w:rPr>
        <w:annotationRef/>
      </w:r>
      <w:r>
        <w:t xml:space="preserve">This sort of makes it sound like we started out as chimpanzees.  </w:t>
      </w:r>
    </w:p>
  </w:comment>
  <w:comment w:id="12" w:author="Andrew Barr" w:date="2015-08-18T11:26:00Z" w:initials="AB">
    <w:p w14:paraId="48D2705F" w14:textId="558EC168" w:rsidR="005C072D" w:rsidRDefault="005C072D">
      <w:pPr>
        <w:pStyle w:val="CommentText"/>
      </w:pPr>
      <w:r>
        <w:rPr>
          <w:rStyle w:val="CommentReference"/>
        </w:rPr>
        <w:annotationRef/>
      </w:r>
      <w:r>
        <w:t xml:space="preserve">It is ambiguous what ‘this’ refers to here. </w:t>
      </w:r>
    </w:p>
  </w:comment>
  <w:comment w:id="13" w:author="Andrew Barr" w:date="2015-08-18T11:27:00Z" w:initials="AB">
    <w:p w14:paraId="609EA3D9" w14:textId="4F0792D2" w:rsidR="005C072D" w:rsidRDefault="005C072D">
      <w:pPr>
        <w:pStyle w:val="CommentText"/>
      </w:pPr>
      <w:r>
        <w:rPr>
          <w:rStyle w:val="CommentReference"/>
        </w:rPr>
        <w:annotationRef/>
      </w:r>
      <w:r>
        <w:t xml:space="preserve">Not a full sentence. </w:t>
      </w:r>
    </w:p>
  </w:comment>
  <w:comment w:id="14" w:author="Andrew Barr" w:date="2015-08-18T11:27:00Z" w:initials="AB">
    <w:p w14:paraId="70985190" w14:textId="5E4FED46" w:rsidR="005C072D" w:rsidRDefault="005C072D">
      <w:pPr>
        <w:pStyle w:val="CommentText"/>
      </w:pPr>
      <w:r>
        <w:rPr>
          <w:rStyle w:val="CommentReference"/>
        </w:rPr>
        <w:annotationRef/>
      </w:r>
      <w:r>
        <w:t xml:space="preserve">Not a full sentence. </w:t>
      </w:r>
    </w:p>
  </w:comment>
  <w:comment w:id="15" w:author="Andrew Barr" w:date="2015-08-18T11:28:00Z" w:initials="AB">
    <w:p w14:paraId="3B4E8387" w14:textId="1E9199A0" w:rsidR="005C072D" w:rsidRDefault="005C072D">
      <w:pPr>
        <w:pStyle w:val="CommentText"/>
      </w:pPr>
      <w:r>
        <w:rPr>
          <w:rStyle w:val="CommentReference"/>
        </w:rPr>
        <w:annotationRef/>
      </w:r>
      <w:r>
        <w:t xml:space="preserve">This whole section needs work.  It feels a bit rambling, currently. </w:t>
      </w:r>
    </w:p>
  </w:comment>
  <w:comment w:id="17" w:author="Andrew Barr" w:date="2015-08-18T11:36:00Z" w:initials="AB">
    <w:p w14:paraId="059D6F3E" w14:textId="2B9AAFAC" w:rsidR="005C072D" w:rsidRDefault="005C072D">
      <w:pPr>
        <w:pStyle w:val="CommentText"/>
      </w:pPr>
      <w:r>
        <w:rPr>
          <w:rStyle w:val="CommentReference"/>
        </w:rPr>
        <w:annotationRef/>
      </w:r>
      <w:r>
        <w:t>This is colorful language, but I think it may be a bit too strong.</w:t>
      </w:r>
    </w:p>
  </w:comment>
  <w:comment w:id="18" w:author="Andrew Barr" w:date="2015-08-18T11:37:00Z" w:initials="AB">
    <w:p w14:paraId="68522130" w14:textId="19A00681" w:rsidR="005C072D" w:rsidRDefault="005C072D">
      <w:pPr>
        <w:pStyle w:val="CommentText"/>
      </w:pPr>
      <w:r>
        <w:rPr>
          <w:rStyle w:val="CommentReference"/>
        </w:rPr>
        <w:annotationRef/>
      </w:r>
      <w:r>
        <w:t xml:space="preserve">You really need to work this in by re-writing it in your own voice. </w:t>
      </w:r>
    </w:p>
  </w:comment>
  <w:comment w:id="24" w:author="Andrew Barr" w:date="2015-08-18T11:49:00Z" w:initials="AB">
    <w:p w14:paraId="4A3D634E" w14:textId="43500BB5" w:rsidR="005C072D" w:rsidRDefault="005C072D">
      <w:pPr>
        <w:pStyle w:val="CommentText"/>
      </w:pPr>
      <w:r>
        <w:rPr>
          <w:rStyle w:val="CommentReference"/>
        </w:rPr>
        <w:annotationRef/>
      </w:r>
      <w:r>
        <w:t>Confusing….</w:t>
      </w:r>
    </w:p>
  </w:comment>
  <w:comment w:id="25" w:author="Andrew Barr" w:date="2015-08-18T11:50:00Z" w:initials="AB">
    <w:p w14:paraId="70DDEEC6" w14:textId="0039018B" w:rsidR="005C072D" w:rsidRDefault="005C072D">
      <w:pPr>
        <w:pStyle w:val="CommentText"/>
      </w:pPr>
      <w:r>
        <w:rPr>
          <w:rStyle w:val="CommentReference"/>
        </w:rPr>
        <w:annotationRef/>
      </w:r>
      <w:r>
        <w:t xml:space="preserve">You don’t need to cite Rstudio, but rather R itself.  I am using version 3.1.2 currently.  </w:t>
      </w:r>
    </w:p>
  </w:comment>
  <w:comment w:id="26" w:author="Andrew Barr" w:date="2015-08-18T11:51:00Z" w:initials="AB">
    <w:p w14:paraId="25FCE32D" w14:textId="6FAFBAB4" w:rsidR="005C072D" w:rsidRDefault="005C072D">
      <w:pPr>
        <w:pStyle w:val="CommentText"/>
      </w:pPr>
      <w:r>
        <w:rPr>
          <w:rStyle w:val="CommentReference"/>
        </w:rPr>
        <w:annotationRef/>
      </w:r>
      <w:r>
        <w:t>I am not used to seeing square brackets used like this.  I would probably just go with parentheses</w:t>
      </w:r>
    </w:p>
  </w:comment>
  <w:comment w:id="28" w:author="Andrew Barr" w:date="2015-08-18T11:52:00Z" w:initials="AB">
    <w:p w14:paraId="5F73163F" w14:textId="15088B89" w:rsidR="005C072D" w:rsidRDefault="005C072D">
      <w:pPr>
        <w:pStyle w:val="CommentText"/>
      </w:pPr>
      <w:r>
        <w:rPr>
          <w:rStyle w:val="CommentReference"/>
        </w:rPr>
        <w:annotationRef/>
      </w:r>
      <w:r>
        <w:t xml:space="preserve">This may be kind of confusing for </w:t>
      </w:r>
    </w:p>
  </w:comment>
  <w:comment w:id="29" w:author="Andrew Barr" w:date="2015-08-18T13:17:00Z" w:initials="AB">
    <w:p w14:paraId="10C0955C" w14:textId="7154A20D" w:rsidR="005C072D" w:rsidRDefault="005C072D">
      <w:pPr>
        <w:pStyle w:val="CommentText"/>
      </w:pPr>
      <w:r>
        <w:rPr>
          <w:rStyle w:val="CommentReference"/>
        </w:rPr>
        <w:annotationRef/>
      </w:r>
      <w:r>
        <w:t>Check this</w:t>
      </w:r>
    </w:p>
  </w:comment>
  <w:comment w:id="30" w:author="Andrew Barr" w:date="2015-08-18T13:17:00Z" w:initials="AB">
    <w:p w14:paraId="56D9B2EC" w14:textId="6782DBA9" w:rsidR="005C072D" w:rsidRDefault="005C072D">
      <w:pPr>
        <w:pStyle w:val="CommentText"/>
      </w:pPr>
      <w:r>
        <w:rPr>
          <w:rStyle w:val="CommentReference"/>
        </w:rPr>
        <w:annotationRef/>
      </w:r>
      <w:r>
        <w:t>This is a bit vague</w:t>
      </w:r>
    </w:p>
  </w:comment>
  <w:comment w:id="35" w:author="Andrew Barr" w:date="2015-08-18T13:18:00Z" w:initials="AB">
    <w:p w14:paraId="28B74F6C" w14:textId="4252F8A4" w:rsidR="005C072D" w:rsidRDefault="005C072D">
      <w:pPr>
        <w:pStyle w:val="CommentText"/>
      </w:pPr>
      <w:r>
        <w:rPr>
          <w:rStyle w:val="CommentReference"/>
        </w:rPr>
        <w:annotationRef/>
      </w:r>
      <w:r>
        <w:t>Missing a word here</w:t>
      </w:r>
    </w:p>
  </w:comment>
  <w:comment w:id="37" w:author="Andrew Barr" w:date="2015-08-18T13:18:00Z" w:initials="AB">
    <w:p w14:paraId="5FF8445F" w14:textId="13BEE20B" w:rsidR="005C072D" w:rsidRDefault="005C072D">
      <w:pPr>
        <w:pStyle w:val="CommentText"/>
      </w:pPr>
      <w:r>
        <w:rPr>
          <w:rStyle w:val="CommentReference"/>
        </w:rPr>
        <w:annotationRef/>
      </w:r>
      <w:r>
        <w:t xml:space="preserve">Yes….I think it is a great idea to publish the dataset used and the source code.  </w:t>
      </w:r>
    </w:p>
  </w:comment>
  <w:comment w:id="39" w:author="Andrew Barr" w:date="2015-08-18T13:19:00Z" w:initials="AB">
    <w:p w14:paraId="7E121088" w14:textId="6D309032" w:rsidR="005C072D" w:rsidRDefault="005C072D">
      <w:pPr>
        <w:pStyle w:val="CommentText"/>
      </w:pPr>
      <w:r>
        <w:rPr>
          <w:rStyle w:val="CommentReference"/>
        </w:rPr>
        <w:annotationRef/>
      </w:r>
      <w:r>
        <w:t>Missing a word here</w:t>
      </w:r>
    </w:p>
  </w:comment>
  <w:comment w:id="44" w:author="Andrew Barr" w:date="2015-08-18T13:22:00Z" w:initials="AB">
    <w:p w14:paraId="458217D3" w14:textId="02581CFA" w:rsidR="005C072D" w:rsidRDefault="005C072D">
      <w:pPr>
        <w:pStyle w:val="CommentText"/>
      </w:pPr>
      <w:r>
        <w:rPr>
          <w:rStyle w:val="CommentReference"/>
        </w:rPr>
        <w:annotationRef/>
      </w:r>
      <w:r>
        <w:t>Capitalize orders throughout the paper</w:t>
      </w:r>
    </w:p>
  </w:comment>
  <w:comment w:id="51" w:author="Andrew Barr" w:date="2015-08-18T13:25:00Z" w:initials="AB">
    <w:p w14:paraId="5B59002D" w14:textId="6159AE38" w:rsidR="005C072D" w:rsidRDefault="005C072D">
      <w:pPr>
        <w:pStyle w:val="CommentText"/>
      </w:pPr>
      <w:r>
        <w:rPr>
          <w:rStyle w:val="CommentReference"/>
        </w:rPr>
        <w:annotationRef/>
      </w:r>
      <w:r>
        <w:t>Elaborate a bit more on why this matters…what effect might it have?</w:t>
      </w:r>
    </w:p>
  </w:comment>
  <w:comment w:id="52" w:author="Andrew Barr" w:date="2015-08-18T13:26:00Z" w:initials="AB">
    <w:p w14:paraId="487D7AC7" w14:textId="543E7C31" w:rsidR="005C072D" w:rsidRDefault="005C072D">
      <w:pPr>
        <w:pStyle w:val="CommentText"/>
      </w:pPr>
      <w:r>
        <w:rPr>
          <w:rStyle w:val="CommentReference"/>
        </w:rPr>
        <w:annotationRef/>
      </w:r>
      <w:r>
        <w:t>You need to walk the reader through this more completely.  Why does a high rate of speciation explain this papttern?</w:t>
      </w:r>
    </w:p>
  </w:comment>
  <w:comment w:id="53" w:author="Andrew Barr" w:date="2015-08-18T13:26:00Z" w:initials="AB">
    <w:p w14:paraId="7C2F4188" w14:textId="16CF1683" w:rsidR="005C072D" w:rsidRDefault="005C072D">
      <w:pPr>
        <w:pStyle w:val="CommentText"/>
      </w:pPr>
      <w:r>
        <w:rPr>
          <w:rStyle w:val="CommentReference"/>
        </w:rPr>
        <w:annotationRef/>
      </w:r>
      <w:r>
        <w:t>Awkward phrasing</w:t>
      </w:r>
    </w:p>
  </w:comment>
  <w:comment w:id="54" w:author="Andrew Barr" w:date="2015-08-18T13:34:00Z" w:initials="AB">
    <w:p w14:paraId="5F6165E8" w14:textId="35988A61" w:rsidR="009F7C99" w:rsidRDefault="009F7C99">
      <w:pPr>
        <w:pStyle w:val="CommentText"/>
      </w:pPr>
      <w:r>
        <w:rPr>
          <w:rStyle w:val="CommentReference"/>
        </w:rPr>
        <w:annotationRef/>
      </w:r>
      <w:r>
        <w:t xml:space="preserve">I feel this is a very tentative conclusion.  Would we have found something similar if we looked at 300Ka intervals or 150Ka intervals.  I am not confident that we have nailed down obliquity as being responsible. </w:t>
      </w:r>
    </w:p>
  </w:comment>
  <w:comment w:id="55" w:author="Andrew Barr" w:date="2015-08-18T13:35:00Z" w:initials="AB">
    <w:p w14:paraId="5AFDBB42" w14:textId="352BF23B" w:rsidR="009F7C99" w:rsidRDefault="009F7C99">
      <w:pPr>
        <w:pStyle w:val="CommentText"/>
      </w:pPr>
      <w:r>
        <w:rPr>
          <w:rStyle w:val="CommentReference"/>
        </w:rPr>
        <w:annotationRef/>
      </w:r>
      <w:r>
        <w:t>Awkward phrasing</w:t>
      </w:r>
    </w:p>
  </w:comment>
  <w:comment w:id="56" w:author="Andrew Barr" w:date="2015-08-18T13:38:00Z" w:initials="AB">
    <w:p w14:paraId="7F2AE0F3" w14:textId="38B0B0FC" w:rsidR="009F7C99" w:rsidRDefault="009F7C99">
      <w:pPr>
        <w:pStyle w:val="CommentText"/>
      </w:pPr>
      <w:r>
        <w:rPr>
          <w:rStyle w:val="CommentReference"/>
        </w:rPr>
        <w:annotationRef/>
      </w:r>
      <w:r>
        <w:t xml:space="preserve">This could be an issue of statistical power, right? In that we have few hominins, so the p values are higher? </w:t>
      </w:r>
      <w:bookmarkStart w:id="57" w:name="_GoBack"/>
      <w:bookmarkEnd w:id="57"/>
    </w:p>
  </w:comment>
  <w:comment w:id="60" w:author="Andrew Barr" w:date="2015-08-18T13:37:00Z" w:initials="AB">
    <w:p w14:paraId="469B6FDC" w14:textId="4B0E5049" w:rsidR="009F7C99" w:rsidRDefault="009F7C99">
      <w:pPr>
        <w:pStyle w:val="CommentText"/>
      </w:pPr>
      <w:r>
        <w:rPr>
          <w:rStyle w:val="CommentReference"/>
        </w:rPr>
        <w:annotationRef/>
      </w:r>
      <w:r>
        <w:t>I think it is best to leave out carbon in this paper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5C072D" w:rsidRDefault="005C072D" w:rsidP="009338F8">
      <w:r>
        <w:separator/>
      </w:r>
    </w:p>
  </w:endnote>
  <w:endnote w:type="continuationSeparator" w:id="0">
    <w:p w14:paraId="794B86D3" w14:textId="77777777" w:rsidR="005C072D" w:rsidRDefault="005C072D"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5C072D" w:rsidRDefault="005C072D" w:rsidP="009338F8">
      <w:r>
        <w:separator/>
      </w:r>
    </w:p>
  </w:footnote>
  <w:footnote w:type="continuationSeparator" w:id="0">
    <w:p w14:paraId="62112785" w14:textId="77777777" w:rsidR="005C072D" w:rsidRDefault="005C072D"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5C072D" w:rsidRDefault="005C072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5C072D" w:rsidRDefault="005C072D"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5C072D" w:rsidRDefault="005C072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5BB7">
      <w:rPr>
        <w:rStyle w:val="PageNumber"/>
        <w:noProof/>
      </w:rPr>
      <w:t>1</w:t>
    </w:r>
    <w:r>
      <w:rPr>
        <w:rStyle w:val="PageNumber"/>
      </w:rPr>
      <w:fldChar w:fldCharType="end"/>
    </w:r>
  </w:p>
  <w:p w14:paraId="3DB3AC9F" w14:textId="303EFE36" w:rsidR="005C072D" w:rsidRDefault="005C072D"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8"/>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trackRevisions/>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11F8B"/>
    <w:rsid w:val="00012C05"/>
    <w:rsid w:val="00016803"/>
    <w:rsid w:val="00017888"/>
    <w:rsid w:val="0002233C"/>
    <w:rsid w:val="00023B04"/>
    <w:rsid w:val="000311CD"/>
    <w:rsid w:val="00033F4B"/>
    <w:rsid w:val="00034111"/>
    <w:rsid w:val="000348BA"/>
    <w:rsid w:val="00037527"/>
    <w:rsid w:val="00040F05"/>
    <w:rsid w:val="000474E3"/>
    <w:rsid w:val="0004751E"/>
    <w:rsid w:val="000500DE"/>
    <w:rsid w:val="00051FB5"/>
    <w:rsid w:val="0006514F"/>
    <w:rsid w:val="00065E98"/>
    <w:rsid w:val="00065FE9"/>
    <w:rsid w:val="00074171"/>
    <w:rsid w:val="00074F28"/>
    <w:rsid w:val="0007707D"/>
    <w:rsid w:val="00083EEB"/>
    <w:rsid w:val="00084E12"/>
    <w:rsid w:val="000878D5"/>
    <w:rsid w:val="00096084"/>
    <w:rsid w:val="000A50DA"/>
    <w:rsid w:val="000A602C"/>
    <w:rsid w:val="000B533C"/>
    <w:rsid w:val="000C645D"/>
    <w:rsid w:val="000D47E9"/>
    <w:rsid w:val="000D4CAE"/>
    <w:rsid w:val="000D54C6"/>
    <w:rsid w:val="000E2844"/>
    <w:rsid w:val="000E360D"/>
    <w:rsid w:val="000E50E1"/>
    <w:rsid w:val="000E69C4"/>
    <w:rsid w:val="000F18E1"/>
    <w:rsid w:val="000F2922"/>
    <w:rsid w:val="000F355B"/>
    <w:rsid w:val="000F4D45"/>
    <w:rsid w:val="000F5D18"/>
    <w:rsid w:val="000F6DFB"/>
    <w:rsid w:val="00106CD7"/>
    <w:rsid w:val="00106D5E"/>
    <w:rsid w:val="00112F76"/>
    <w:rsid w:val="001157DB"/>
    <w:rsid w:val="001279B6"/>
    <w:rsid w:val="00131B98"/>
    <w:rsid w:val="00131E5F"/>
    <w:rsid w:val="001343DE"/>
    <w:rsid w:val="0013562B"/>
    <w:rsid w:val="00141CC9"/>
    <w:rsid w:val="00142D2A"/>
    <w:rsid w:val="00151F35"/>
    <w:rsid w:val="0015577B"/>
    <w:rsid w:val="00164133"/>
    <w:rsid w:val="001648EF"/>
    <w:rsid w:val="00166107"/>
    <w:rsid w:val="00166370"/>
    <w:rsid w:val="00171200"/>
    <w:rsid w:val="001712F0"/>
    <w:rsid w:val="00173D38"/>
    <w:rsid w:val="001768A3"/>
    <w:rsid w:val="001807F8"/>
    <w:rsid w:val="00183658"/>
    <w:rsid w:val="0019223A"/>
    <w:rsid w:val="001926EA"/>
    <w:rsid w:val="00193024"/>
    <w:rsid w:val="001936B6"/>
    <w:rsid w:val="001A3E78"/>
    <w:rsid w:val="001A7BEE"/>
    <w:rsid w:val="001B1382"/>
    <w:rsid w:val="001B407B"/>
    <w:rsid w:val="001B40C3"/>
    <w:rsid w:val="001B44C0"/>
    <w:rsid w:val="001B453E"/>
    <w:rsid w:val="001B75DF"/>
    <w:rsid w:val="001C36DB"/>
    <w:rsid w:val="001C3AD4"/>
    <w:rsid w:val="001C6693"/>
    <w:rsid w:val="001C6EDA"/>
    <w:rsid w:val="001C7E16"/>
    <w:rsid w:val="001D0798"/>
    <w:rsid w:val="001D5BB7"/>
    <w:rsid w:val="001D683B"/>
    <w:rsid w:val="001D763F"/>
    <w:rsid w:val="001E0235"/>
    <w:rsid w:val="001E2EC5"/>
    <w:rsid w:val="001F0158"/>
    <w:rsid w:val="001F17ED"/>
    <w:rsid w:val="001F5B93"/>
    <w:rsid w:val="001F7609"/>
    <w:rsid w:val="0020270F"/>
    <w:rsid w:val="0020277F"/>
    <w:rsid w:val="002036B6"/>
    <w:rsid w:val="00207D7F"/>
    <w:rsid w:val="00211934"/>
    <w:rsid w:val="00213168"/>
    <w:rsid w:val="002133F1"/>
    <w:rsid w:val="00215559"/>
    <w:rsid w:val="0021651B"/>
    <w:rsid w:val="00220A3F"/>
    <w:rsid w:val="002215F2"/>
    <w:rsid w:val="00222540"/>
    <w:rsid w:val="00222CAF"/>
    <w:rsid w:val="00225740"/>
    <w:rsid w:val="0022709B"/>
    <w:rsid w:val="002305A1"/>
    <w:rsid w:val="002312A3"/>
    <w:rsid w:val="00234A4B"/>
    <w:rsid w:val="00243325"/>
    <w:rsid w:val="00243855"/>
    <w:rsid w:val="00244D72"/>
    <w:rsid w:val="00245AD0"/>
    <w:rsid w:val="00247DC3"/>
    <w:rsid w:val="00250586"/>
    <w:rsid w:val="002524F7"/>
    <w:rsid w:val="002625BD"/>
    <w:rsid w:val="0026418E"/>
    <w:rsid w:val="00265B0C"/>
    <w:rsid w:val="00270033"/>
    <w:rsid w:val="0027132A"/>
    <w:rsid w:val="002753DA"/>
    <w:rsid w:val="00281167"/>
    <w:rsid w:val="002850A4"/>
    <w:rsid w:val="00286139"/>
    <w:rsid w:val="002874DA"/>
    <w:rsid w:val="00292B67"/>
    <w:rsid w:val="00292E88"/>
    <w:rsid w:val="00295547"/>
    <w:rsid w:val="002960A1"/>
    <w:rsid w:val="00297870"/>
    <w:rsid w:val="002A077B"/>
    <w:rsid w:val="002A2E60"/>
    <w:rsid w:val="002A44CE"/>
    <w:rsid w:val="002A5911"/>
    <w:rsid w:val="002A639A"/>
    <w:rsid w:val="002B04BE"/>
    <w:rsid w:val="002B359D"/>
    <w:rsid w:val="002B5154"/>
    <w:rsid w:val="002C3242"/>
    <w:rsid w:val="002C464E"/>
    <w:rsid w:val="002C4F6E"/>
    <w:rsid w:val="002C579A"/>
    <w:rsid w:val="002C593B"/>
    <w:rsid w:val="002D2CB2"/>
    <w:rsid w:val="002D32FE"/>
    <w:rsid w:val="002D409B"/>
    <w:rsid w:val="002D4526"/>
    <w:rsid w:val="002D5A6A"/>
    <w:rsid w:val="002D70EA"/>
    <w:rsid w:val="002E48AA"/>
    <w:rsid w:val="002F43E4"/>
    <w:rsid w:val="00300EF2"/>
    <w:rsid w:val="00303CDE"/>
    <w:rsid w:val="00312CF2"/>
    <w:rsid w:val="00317B4D"/>
    <w:rsid w:val="00324214"/>
    <w:rsid w:val="00325D69"/>
    <w:rsid w:val="00325D76"/>
    <w:rsid w:val="00326BA5"/>
    <w:rsid w:val="00332469"/>
    <w:rsid w:val="0034080B"/>
    <w:rsid w:val="00341C1F"/>
    <w:rsid w:val="00341E8D"/>
    <w:rsid w:val="00344F3A"/>
    <w:rsid w:val="00347931"/>
    <w:rsid w:val="00347A91"/>
    <w:rsid w:val="00347EB6"/>
    <w:rsid w:val="00350F66"/>
    <w:rsid w:val="00352B9E"/>
    <w:rsid w:val="0035464B"/>
    <w:rsid w:val="0035552C"/>
    <w:rsid w:val="00357F9B"/>
    <w:rsid w:val="0036383B"/>
    <w:rsid w:val="003641AA"/>
    <w:rsid w:val="003643EB"/>
    <w:rsid w:val="00364778"/>
    <w:rsid w:val="00364AE5"/>
    <w:rsid w:val="00370C4B"/>
    <w:rsid w:val="00372E26"/>
    <w:rsid w:val="00374DDC"/>
    <w:rsid w:val="00381EAC"/>
    <w:rsid w:val="003828E7"/>
    <w:rsid w:val="00385D39"/>
    <w:rsid w:val="00390CBD"/>
    <w:rsid w:val="0039140C"/>
    <w:rsid w:val="00393F90"/>
    <w:rsid w:val="003960D1"/>
    <w:rsid w:val="00396DC3"/>
    <w:rsid w:val="003A0C31"/>
    <w:rsid w:val="003A2346"/>
    <w:rsid w:val="003A2FE5"/>
    <w:rsid w:val="003A72F9"/>
    <w:rsid w:val="003B1651"/>
    <w:rsid w:val="003B4EEF"/>
    <w:rsid w:val="003B7D85"/>
    <w:rsid w:val="003C07C6"/>
    <w:rsid w:val="003C13AC"/>
    <w:rsid w:val="003C1D57"/>
    <w:rsid w:val="003C2296"/>
    <w:rsid w:val="003C2ADC"/>
    <w:rsid w:val="003C3841"/>
    <w:rsid w:val="003C6153"/>
    <w:rsid w:val="003C6273"/>
    <w:rsid w:val="003C73F2"/>
    <w:rsid w:val="003D00EF"/>
    <w:rsid w:val="003D0B94"/>
    <w:rsid w:val="003D4F4C"/>
    <w:rsid w:val="003E2B3D"/>
    <w:rsid w:val="003E4B0A"/>
    <w:rsid w:val="003E5272"/>
    <w:rsid w:val="003E7449"/>
    <w:rsid w:val="003E761D"/>
    <w:rsid w:val="003F40F6"/>
    <w:rsid w:val="003F4283"/>
    <w:rsid w:val="003F463E"/>
    <w:rsid w:val="003F738A"/>
    <w:rsid w:val="004009FE"/>
    <w:rsid w:val="00405065"/>
    <w:rsid w:val="0040587C"/>
    <w:rsid w:val="004070A6"/>
    <w:rsid w:val="004075B9"/>
    <w:rsid w:val="004128D1"/>
    <w:rsid w:val="00413452"/>
    <w:rsid w:val="004219BD"/>
    <w:rsid w:val="00424814"/>
    <w:rsid w:val="00425BD5"/>
    <w:rsid w:val="0042688E"/>
    <w:rsid w:val="00427A38"/>
    <w:rsid w:val="00435577"/>
    <w:rsid w:val="004437A6"/>
    <w:rsid w:val="004452A8"/>
    <w:rsid w:val="0044587D"/>
    <w:rsid w:val="00450E86"/>
    <w:rsid w:val="004560C3"/>
    <w:rsid w:val="00456378"/>
    <w:rsid w:val="0046381B"/>
    <w:rsid w:val="004643A6"/>
    <w:rsid w:val="004661E0"/>
    <w:rsid w:val="00466663"/>
    <w:rsid w:val="00467A06"/>
    <w:rsid w:val="00472C87"/>
    <w:rsid w:val="00475A87"/>
    <w:rsid w:val="00476D50"/>
    <w:rsid w:val="00477013"/>
    <w:rsid w:val="004839FE"/>
    <w:rsid w:val="00484783"/>
    <w:rsid w:val="004853B6"/>
    <w:rsid w:val="00486054"/>
    <w:rsid w:val="00490155"/>
    <w:rsid w:val="00492C6E"/>
    <w:rsid w:val="004A5DF5"/>
    <w:rsid w:val="004A672D"/>
    <w:rsid w:val="004B053F"/>
    <w:rsid w:val="004B12A9"/>
    <w:rsid w:val="004B2548"/>
    <w:rsid w:val="004B3872"/>
    <w:rsid w:val="004B3AE9"/>
    <w:rsid w:val="004B5BFD"/>
    <w:rsid w:val="004C22A5"/>
    <w:rsid w:val="004C31BC"/>
    <w:rsid w:val="004C4134"/>
    <w:rsid w:val="004C42EA"/>
    <w:rsid w:val="004C4459"/>
    <w:rsid w:val="004C63C9"/>
    <w:rsid w:val="004C6C43"/>
    <w:rsid w:val="004C70CA"/>
    <w:rsid w:val="004D4055"/>
    <w:rsid w:val="004D5E7D"/>
    <w:rsid w:val="004D7214"/>
    <w:rsid w:val="004E3791"/>
    <w:rsid w:val="004E6D02"/>
    <w:rsid w:val="004F3105"/>
    <w:rsid w:val="005002F9"/>
    <w:rsid w:val="00500509"/>
    <w:rsid w:val="00500643"/>
    <w:rsid w:val="00500E53"/>
    <w:rsid w:val="005024D6"/>
    <w:rsid w:val="00503CE3"/>
    <w:rsid w:val="00506708"/>
    <w:rsid w:val="005110F7"/>
    <w:rsid w:val="0051138B"/>
    <w:rsid w:val="00515FB1"/>
    <w:rsid w:val="00523657"/>
    <w:rsid w:val="00525120"/>
    <w:rsid w:val="00534072"/>
    <w:rsid w:val="00535C08"/>
    <w:rsid w:val="0053689B"/>
    <w:rsid w:val="00543E16"/>
    <w:rsid w:val="00544A7F"/>
    <w:rsid w:val="00545EF6"/>
    <w:rsid w:val="005468BC"/>
    <w:rsid w:val="00546E1A"/>
    <w:rsid w:val="00554C0F"/>
    <w:rsid w:val="005612F3"/>
    <w:rsid w:val="00562887"/>
    <w:rsid w:val="00562B27"/>
    <w:rsid w:val="00564821"/>
    <w:rsid w:val="00567002"/>
    <w:rsid w:val="005736F6"/>
    <w:rsid w:val="00575AF1"/>
    <w:rsid w:val="005772EF"/>
    <w:rsid w:val="00577402"/>
    <w:rsid w:val="00577450"/>
    <w:rsid w:val="00581FC7"/>
    <w:rsid w:val="0058358C"/>
    <w:rsid w:val="00586BC1"/>
    <w:rsid w:val="00587EFB"/>
    <w:rsid w:val="00591C06"/>
    <w:rsid w:val="005923D6"/>
    <w:rsid w:val="00592CD6"/>
    <w:rsid w:val="00595828"/>
    <w:rsid w:val="00595C69"/>
    <w:rsid w:val="005962E7"/>
    <w:rsid w:val="00596D56"/>
    <w:rsid w:val="00597A6C"/>
    <w:rsid w:val="005A2926"/>
    <w:rsid w:val="005A3C65"/>
    <w:rsid w:val="005A7674"/>
    <w:rsid w:val="005B5B7F"/>
    <w:rsid w:val="005C072D"/>
    <w:rsid w:val="005C3716"/>
    <w:rsid w:val="005C4077"/>
    <w:rsid w:val="005C59D5"/>
    <w:rsid w:val="005C6731"/>
    <w:rsid w:val="005C690C"/>
    <w:rsid w:val="005D76BA"/>
    <w:rsid w:val="005D7C53"/>
    <w:rsid w:val="005E74F9"/>
    <w:rsid w:val="005F0F6D"/>
    <w:rsid w:val="005F414D"/>
    <w:rsid w:val="00601C7B"/>
    <w:rsid w:val="00602537"/>
    <w:rsid w:val="00603F3D"/>
    <w:rsid w:val="00606F2F"/>
    <w:rsid w:val="00610A1B"/>
    <w:rsid w:val="00613761"/>
    <w:rsid w:val="00614046"/>
    <w:rsid w:val="00616304"/>
    <w:rsid w:val="00624F16"/>
    <w:rsid w:val="00636736"/>
    <w:rsid w:val="006418E5"/>
    <w:rsid w:val="00645FB8"/>
    <w:rsid w:val="00651AF5"/>
    <w:rsid w:val="00651BF0"/>
    <w:rsid w:val="00652CDA"/>
    <w:rsid w:val="00652DDE"/>
    <w:rsid w:val="00653192"/>
    <w:rsid w:val="006538AA"/>
    <w:rsid w:val="0065657A"/>
    <w:rsid w:val="006620E4"/>
    <w:rsid w:val="00662239"/>
    <w:rsid w:val="0066676C"/>
    <w:rsid w:val="00675491"/>
    <w:rsid w:val="006758AA"/>
    <w:rsid w:val="006759DF"/>
    <w:rsid w:val="0068125D"/>
    <w:rsid w:val="00682187"/>
    <w:rsid w:val="00682AAD"/>
    <w:rsid w:val="0068338F"/>
    <w:rsid w:val="00684E2A"/>
    <w:rsid w:val="00686C93"/>
    <w:rsid w:val="006901B6"/>
    <w:rsid w:val="00694250"/>
    <w:rsid w:val="0069747E"/>
    <w:rsid w:val="00697BB7"/>
    <w:rsid w:val="006A22D2"/>
    <w:rsid w:val="006A2739"/>
    <w:rsid w:val="006A5166"/>
    <w:rsid w:val="006A5EAC"/>
    <w:rsid w:val="006B1BC7"/>
    <w:rsid w:val="006B4834"/>
    <w:rsid w:val="006B7F4B"/>
    <w:rsid w:val="006C1003"/>
    <w:rsid w:val="006C15E3"/>
    <w:rsid w:val="006C2A99"/>
    <w:rsid w:val="006C2DAA"/>
    <w:rsid w:val="006C528C"/>
    <w:rsid w:val="006C5D53"/>
    <w:rsid w:val="006C5E8B"/>
    <w:rsid w:val="006C6808"/>
    <w:rsid w:val="006C6BCA"/>
    <w:rsid w:val="006D18F7"/>
    <w:rsid w:val="006D2039"/>
    <w:rsid w:val="006D3C7F"/>
    <w:rsid w:val="006E0047"/>
    <w:rsid w:val="006E303A"/>
    <w:rsid w:val="006E3871"/>
    <w:rsid w:val="006E5CE6"/>
    <w:rsid w:val="006F202A"/>
    <w:rsid w:val="006F4225"/>
    <w:rsid w:val="006F50F2"/>
    <w:rsid w:val="007023EF"/>
    <w:rsid w:val="00713D8B"/>
    <w:rsid w:val="00714448"/>
    <w:rsid w:val="0071469E"/>
    <w:rsid w:val="00720009"/>
    <w:rsid w:val="007247BC"/>
    <w:rsid w:val="00724FB9"/>
    <w:rsid w:val="0072642C"/>
    <w:rsid w:val="007278DB"/>
    <w:rsid w:val="00733EC0"/>
    <w:rsid w:val="00736C81"/>
    <w:rsid w:val="007418EE"/>
    <w:rsid w:val="00745045"/>
    <w:rsid w:val="00745A5F"/>
    <w:rsid w:val="0074680C"/>
    <w:rsid w:val="0075029C"/>
    <w:rsid w:val="007566C1"/>
    <w:rsid w:val="007673B6"/>
    <w:rsid w:val="00767F37"/>
    <w:rsid w:val="00772B60"/>
    <w:rsid w:val="00776573"/>
    <w:rsid w:val="007771EC"/>
    <w:rsid w:val="0077774D"/>
    <w:rsid w:val="007779AD"/>
    <w:rsid w:val="00777FB5"/>
    <w:rsid w:val="0078108F"/>
    <w:rsid w:val="00790F97"/>
    <w:rsid w:val="00792869"/>
    <w:rsid w:val="00792909"/>
    <w:rsid w:val="0079408F"/>
    <w:rsid w:val="0079752D"/>
    <w:rsid w:val="007A2744"/>
    <w:rsid w:val="007A2A72"/>
    <w:rsid w:val="007A7AD4"/>
    <w:rsid w:val="007B0AEF"/>
    <w:rsid w:val="007B0E08"/>
    <w:rsid w:val="007B1C36"/>
    <w:rsid w:val="007B21E0"/>
    <w:rsid w:val="007B2488"/>
    <w:rsid w:val="007B3DFF"/>
    <w:rsid w:val="007B4831"/>
    <w:rsid w:val="007B56CE"/>
    <w:rsid w:val="007C0314"/>
    <w:rsid w:val="007C5D3F"/>
    <w:rsid w:val="007C7F00"/>
    <w:rsid w:val="007D1974"/>
    <w:rsid w:val="007D2AE6"/>
    <w:rsid w:val="007D5E19"/>
    <w:rsid w:val="007E06FE"/>
    <w:rsid w:val="007E1E15"/>
    <w:rsid w:val="007E2FAF"/>
    <w:rsid w:val="007E4610"/>
    <w:rsid w:val="007E7FDA"/>
    <w:rsid w:val="007F1390"/>
    <w:rsid w:val="007F1A89"/>
    <w:rsid w:val="007F1E18"/>
    <w:rsid w:val="007F2239"/>
    <w:rsid w:val="007F3734"/>
    <w:rsid w:val="007F6337"/>
    <w:rsid w:val="00802181"/>
    <w:rsid w:val="00805BC9"/>
    <w:rsid w:val="008109C8"/>
    <w:rsid w:val="008127CD"/>
    <w:rsid w:val="00812CCE"/>
    <w:rsid w:val="00813759"/>
    <w:rsid w:val="00817473"/>
    <w:rsid w:val="008256F6"/>
    <w:rsid w:val="0083096A"/>
    <w:rsid w:val="008331FE"/>
    <w:rsid w:val="00833B6C"/>
    <w:rsid w:val="00834375"/>
    <w:rsid w:val="008376F7"/>
    <w:rsid w:val="00841089"/>
    <w:rsid w:val="00842FE6"/>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83CFA"/>
    <w:rsid w:val="00884731"/>
    <w:rsid w:val="008876FF"/>
    <w:rsid w:val="00887866"/>
    <w:rsid w:val="008878F8"/>
    <w:rsid w:val="00894FE1"/>
    <w:rsid w:val="00897718"/>
    <w:rsid w:val="00897D2C"/>
    <w:rsid w:val="008A4F14"/>
    <w:rsid w:val="008A71EC"/>
    <w:rsid w:val="008B3978"/>
    <w:rsid w:val="008C57A9"/>
    <w:rsid w:val="008C7EDA"/>
    <w:rsid w:val="008D258B"/>
    <w:rsid w:val="008D26FB"/>
    <w:rsid w:val="008D6763"/>
    <w:rsid w:val="008E5BBE"/>
    <w:rsid w:val="008F02BB"/>
    <w:rsid w:val="008F1F9B"/>
    <w:rsid w:val="008F37FD"/>
    <w:rsid w:val="008F63E5"/>
    <w:rsid w:val="008F682D"/>
    <w:rsid w:val="0090077B"/>
    <w:rsid w:val="0090310C"/>
    <w:rsid w:val="00905ADF"/>
    <w:rsid w:val="00910E8B"/>
    <w:rsid w:val="00913E11"/>
    <w:rsid w:val="009168D7"/>
    <w:rsid w:val="00917ED4"/>
    <w:rsid w:val="00920DFF"/>
    <w:rsid w:val="00931F38"/>
    <w:rsid w:val="009338F8"/>
    <w:rsid w:val="00934273"/>
    <w:rsid w:val="009351D0"/>
    <w:rsid w:val="009357EC"/>
    <w:rsid w:val="009412F2"/>
    <w:rsid w:val="00944695"/>
    <w:rsid w:val="00955414"/>
    <w:rsid w:val="00955CED"/>
    <w:rsid w:val="00955F7B"/>
    <w:rsid w:val="00956AA4"/>
    <w:rsid w:val="00965EE2"/>
    <w:rsid w:val="009668D7"/>
    <w:rsid w:val="00967BB2"/>
    <w:rsid w:val="00972193"/>
    <w:rsid w:val="00973554"/>
    <w:rsid w:val="00975A32"/>
    <w:rsid w:val="0098035E"/>
    <w:rsid w:val="00980B19"/>
    <w:rsid w:val="00980EE9"/>
    <w:rsid w:val="00981251"/>
    <w:rsid w:val="009862E3"/>
    <w:rsid w:val="00986EFB"/>
    <w:rsid w:val="00987D9D"/>
    <w:rsid w:val="0099244A"/>
    <w:rsid w:val="00993C49"/>
    <w:rsid w:val="00996D3B"/>
    <w:rsid w:val="009A2392"/>
    <w:rsid w:val="009A28EE"/>
    <w:rsid w:val="009A594A"/>
    <w:rsid w:val="009A7E41"/>
    <w:rsid w:val="009B63F0"/>
    <w:rsid w:val="009B7AFA"/>
    <w:rsid w:val="009B7E6B"/>
    <w:rsid w:val="009C1169"/>
    <w:rsid w:val="009C1A90"/>
    <w:rsid w:val="009C253D"/>
    <w:rsid w:val="009D106C"/>
    <w:rsid w:val="009D29CC"/>
    <w:rsid w:val="009D47D9"/>
    <w:rsid w:val="009D48B7"/>
    <w:rsid w:val="009D64DC"/>
    <w:rsid w:val="009D6D1A"/>
    <w:rsid w:val="009D7B38"/>
    <w:rsid w:val="009D7D6E"/>
    <w:rsid w:val="009E197E"/>
    <w:rsid w:val="009E549E"/>
    <w:rsid w:val="009E700C"/>
    <w:rsid w:val="009F0030"/>
    <w:rsid w:val="009F414D"/>
    <w:rsid w:val="009F496B"/>
    <w:rsid w:val="009F7C99"/>
    <w:rsid w:val="00A0211C"/>
    <w:rsid w:val="00A0324F"/>
    <w:rsid w:val="00A04E62"/>
    <w:rsid w:val="00A07F65"/>
    <w:rsid w:val="00A102D1"/>
    <w:rsid w:val="00A1150C"/>
    <w:rsid w:val="00A15BBD"/>
    <w:rsid w:val="00A1664E"/>
    <w:rsid w:val="00A22A65"/>
    <w:rsid w:val="00A262A6"/>
    <w:rsid w:val="00A302A2"/>
    <w:rsid w:val="00A36543"/>
    <w:rsid w:val="00A374BB"/>
    <w:rsid w:val="00A414D3"/>
    <w:rsid w:val="00A415B1"/>
    <w:rsid w:val="00A4401A"/>
    <w:rsid w:val="00A44273"/>
    <w:rsid w:val="00A4660C"/>
    <w:rsid w:val="00A50BA7"/>
    <w:rsid w:val="00A5200D"/>
    <w:rsid w:val="00A56A78"/>
    <w:rsid w:val="00A60175"/>
    <w:rsid w:val="00A607F5"/>
    <w:rsid w:val="00A6467F"/>
    <w:rsid w:val="00A64843"/>
    <w:rsid w:val="00A65788"/>
    <w:rsid w:val="00A7063B"/>
    <w:rsid w:val="00A718BC"/>
    <w:rsid w:val="00A72790"/>
    <w:rsid w:val="00A74888"/>
    <w:rsid w:val="00A757BB"/>
    <w:rsid w:val="00A7789B"/>
    <w:rsid w:val="00A831C2"/>
    <w:rsid w:val="00A910FD"/>
    <w:rsid w:val="00A92E54"/>
    <w:rsid w:val="00A93CE1"/>
    <w:rsid w:val="00A93FFE"/>
    <w:rsid w:val="00A94764"/>
    <w:rsid w:val="00A94FFE"/>
    <w:rsid w:val="00A9549A"/>
    <w:rsid w:val="00A965CA"/>
    <w:rsid w:val="00AA1EE3"/>
    <w:rsid w:val="00AA78E3"/>
    <w:rsid w:val="00AB36D2"/>
    <w:rsid w:val="00AB717F"/>
    <w:rsid w:val="00AD2D61"/>
    <w:rsid w:val="00AD30FE"/>
    <w:rsid w:val="00AD3B81"/>
    <w:rsid w:val="00AD4E7D"/>
    <w:rsid w:val="00AE09A2"/>
    <w:rsid w:val="00AE0A55"/>
    <w:rsid w:val="00AE3027"/>
    <w:rsid w:val="00AE3BD2"/>
    <w:rsid w:val="00AF2255"/>
    <w:rsid w:val="00AF295D"/>
    <w:rsid w:val="00AF2B56"/>
    <w:rsid w:val="00AF31CB"/>
    <w:rsid w:val="00AF39E2"/>
    <w:rsid w:val="00AF3CB5"/>
    <w:rsid w:val="00B01123"/>
    <w:rsid w:val="00B0179A"/>
    <w:rsid w:val="00B01E51"/>
    <w:rsid w:val="00B02626"/>
    <w:rsid w:val="00B02F2D"/>
    <w:rsid w:val="00B06376"/>
    <w:rsid w:val="00B07CC5"/>
    <w:rsid w:val="00B11CE1"/>
    <w:rsid w:val="00B1312E"/>
    <w:rsid w:val="00B14252"/>
    <w:rsid w:val="00B21E67"/>
    <w:rsid w:val="00B233FC"/>
    <w:rsid w:val="00B23F0E"/>
    <w:rsid w:val="00B30849"/>
    <w:rsid w:val="00B3350E"/>
    <w:rsid w:val="00B3427D"/>
    <w:rsid w:val="00B3579C"/>
    <w:rsid w:val="00B358AF"/>
    <w:rsid w:val="00B365A7"/>
    <w:rsid w:val="00B40094"/>
    <w:rsid w:val="00B41BFA"/>
    <w:rsid w:val="00B45402"/>
    <w:rsid w:val="00B50F94"/>
    <w:rsid w:val="00B51FFA"/>
    <w:rsid w:val="00B53289"/>
    <w:rsid w:val="00B53643"/>
    <w:rsid w:val="00B54068"/>
    <w:rsid w:val="00B54A2B"/>
    <w:rsid w:val="00B55645"/>
    <w:rsid w:val="00B56AF9"/>
    <w:rsid w:val="00B57469"/>
    <w:rsid w:val="00B57A7A"/>
    <w:rsid w:val="00B6039F"/>
    <w:rsid w:val="00B60993"/>
    <w:rsid w:val="00B63A12"/>
    <w:rsid w:val="00B64DED"/>
    <w:rsid w:val="00B6581E"/>
    <w:rsid w:val="00B6694B"/>
    <w:rsid w:val="00B669BB"/>
    <w:rsid w:val="00B7014A"/>
    <w:rsid w:val="00B716E4"/>
    <w:rsid w:val="00B72915"/>
    <w:rsid w:val="00B7484B"/>
    <w:rsid w:val="00B75A39"/>
    <w:rsid w:val="00B771A4"/>
    <w:rsid w:val="00B816EA"/>
    <w:rsid w:val="00B81C62"/>
    <w:rsid w:val="00B842E8"/>
    <w:rsid w:val="00B85D11"/>
    <w:rsid w:val="00B87CB6"/>
    <w:rsid w:val="00B92EE2"/>
    <w:rsid w:val="00B934A9"/>
    <w:rsid w:val="00B93534"/>
    <w:rsid w:val="00B96759"/>
    <w:rsid w:val="00B96ACC"/>
    <w:rsid w:val="00BA125A"/>
    <w:rsid w:val="00BA4B61"/>
    <w:rsid w:val="00BA563C"/>
    <w:rsid w:val="00BA567A"/>
    <w:rsid w:val="00BA633F"/>
    <w:rsid w:val="00BB1296"/>
    <w:rsid w:val="00BB2367"/>
    <w:rsid w:val="00BB3991"/>
    <w:rsid w:val="00BB43B7"/>
    <w:rsid w:val="00BB4E00"/>
    <w:rsid w:val="00BB59D4"/>
    <w:rsid w:val="00BC0205"/>
    <w:rsid w:val="00BC09C8"/>
    <w:rsid w:val="00BC21EB"/>
    <w:rsid w:val="00BC41B0"/>
    <w:rsid w:val="00BC4CEC"/>
    <w:rsid w:val="00BC538A"/>
    <w:rsid w:val="00BD1C15"/>
    <w:rsid w:val="00BD66FE"/>
    <w:rsid w:val="00BD7F69"/>
    <w:rsid w:val="00BE05D1"/>
    <w:rsid w:val="00BE11F8"/>
    <w:rsid w:val="00BE53AE"/>
    <w:rsid w:val="00BF21E3"/>
    <w:rsid w:val="00BF3F6A"/>
    <w:rsid w:val="00BF4A1A"/>
    <w:rsid w:val="00BF5F36"/>
    <w:rsid w:val="00C06315"/>
    <w:rsid w:val="00C12279"/>
    <w:rsid w:val="00C1263D"/>
    <w:rsid w:val="00C15366"/>
    <w:rsid w:val="00C165EB"/>
    <w:rsid w:val="00C20A96"/>
    <w:rsid w:val="00C304BE"/>
    <w:rsid w:val="00C33AA2"/>
    <w:rsid w:val="00C33D3B"/>
    <w:rsid w:val="00C342FA"/>
    <w:rsid w:val="00C3757C"/>
    <w:rsid w:val="00C41041"/>
    <w:rsid w:val="00C42AFD"/>
    <w:rsid w:val="00C4774B"/>
    <w:rsid w:val="00C47E69"/>
    <w:rsid w:val="00C50CAC"/>
    <w:rsid w:val="00C5200D"/>
    <w:rsid w:val="00C52D79"/>
    <w:rsid w:val="00C53A10"/>
    <w:rsid w:val="00C55E65"/>
    <w:rsid w:val="00C613F5"/>
    <w:rsid w:val="00C61ABB"/>
    <w:rsid w:val="00C623A8"/>
    <w:rsid w:val="00C6430A"/>
    <w:rsid w:val="00C65439"/>
    <w:rsid w:val="00C719BC"/>
    <w:rsid w:val="00C82E36"/>
    <w:rsid w:val="00C908A4"/>
    <w:rsid w:val="00C92731"/>
    <w:rsid w:val="00C92ED7"/>
    <w:rsid w:val="00C97285"/>
    <w:rsid w:val="00CA072C"/>
    <w:rsid w:val="00CA07C8"/>
    <w:rsid w:val="00CA42FA"/>
    <w:rsid w:val="00CA441C"/>
    <w:rsid w:val="00CA7C32"/>
    <w:rsid w:val="00CB515C"/>
    <w:rsid w:val="00CB5603"/>
    <w:rsid w:val="00CB7E69"/>
    <w:rsid w:val="00CC4254"/>
    <w:rsid w:val="00CC4579"/>
    <w:rsid w:val="00CC7192"/>
    <w:rsid w:val="00CD1EC6"/>
    <w:rsid w:val="00CD2F7B"/>
    <w:rsid w:val="00CD3166"/>
    <w:rsid w:val="00CD4429"/>
    <w:rsid w:val="00CD737E"/>
    <w:rsid w:val="00CE1B6A"/>
    <w:rsid w:val="00CE25CB"/>
    <w:rsid w:val="00CE30AE"/>
    <w:rsid w:val="00CE38DA"/>
    <w:rsid w:val="00CE3B9D"/>
    <w:rsid w:val="00CE79AA"/>
    <w:rsid w:val="00CF2E23"/>
    <w:rsid w:val="00CF3568"/>
    <w:rsid w:val="00CF4A14"/>
    <w:rsid w:val="00CF5213"/>
    <w:rsid w:val="00D00038"/>
    <w:rsid w:val="00D019AD"/>
    <w:rsid w:val="00D0621A"/>
    <w:rsid w:val="00D1319B"/>
    <w:rsid w:val="00D13855"/>
    <w:rsid w:val="00D13D42"/>
    <w:rsid w:val="00D13D76"/>
    <w:rsid w:val="00D13FCA"/>
    <w:rsid w:val="00D1515B"/>
    <w:rsid w:val="00D1591F"/>
    <w:rsid w:val="00D176B6"/>
    <w:rsid w:val="00D22962"/>
    <w:rsid w:val="00D23C5C"/>
    <w:rsid w:val="00D26326"/>
    <w:rsid w:val="00D27828"/>
    <w:rsid w:val="00D304F3"/>
    <w:rsid w:val="00D32C53"/>
    <w:rsid w:val="00D353E4"/>
    <w:rsid w:val="00D4038A"/>
    <w:rsid w:val="00D415E5"/>
    <w:rsid w:val="00D42D63"/>
    <w:rsid w:val="00D42FDA"/>
    <w:rsid w:val="00D45AA5"/>
    <w:rsid w:val="00D45EB3"/>
    <w:rsid w:val="00D46A31"/>
    <w:rsid w:val="00D46ECD"/>
    <w:rsid w:val="00D52760"/>
    <w:rsid w:val="00D53C8F"/>
    <w:rsid w:val="00D544DD"/>
    <w:rsid w:val="00D579EF"/>
    <w:rsid w:val="00D617C2"/>
    <w:rsid w:val="00D61EF9"/>
    <w:rsid w:val="00D62E7A"/>
    <w:rsid w:val="00D63F43"/>
    <w:rsid w:val="00D67E3E"/>
    <w:rsid w:val="00D71E28"/>
    <w:rsid w:val="00D74F5F"/>
    <w:rsid w:val="00D860CE"/>
    <w:rsid w:val="00D86245"/>
    <w:rsid w:val="00D86BF7"/>
    <w:rsid w:val="00D878DD"/>
    <w:rsid w:val="00D92441"/>
    <w:rsid w:val="00D928D4"/>
    <w:rsid w:val="00D97ED4"/>
    <w:rsid w:val="00DA0406"/>
    <w:rsid w:val="00DA0E25"/>
    <w:rsid w:val="00DA1138"/>
    <w:rsid w:val="00DA7E14"/>
    <w:rsid w:val="00DB08CB"/>
    <w:rsid w:val="00DB0A4A"/>
    <w:rsid w:val="00DB5207"/>
    <w:rsid w:val="00DB678A"/>
    <w:rsid w:val="00DB77ED"/>
    <w:rsid w:val="00DC25D2"/>
    <w:rsid w:val="00DC3231"/>
    <w:rsid w:val="00DC35D8"/>
    <w:rsid w:val="00DD0BDA"/>
    <w:rsid w:val="00DD2FB1"/>
    <w:rsid w:val="00DD6C74"/>
    <w:rsid w:val="00DD6FB3"/>
    <w:rsid w:val="00DF089E"/>
    <w:rsid w:val="00DF479A"/>
    <w:rsid w:val="00E01182"/>
    <w:rsid w:val="00E01B78"/>
    <w:rsid w:val="00E02250"/>
    <w:rsid w:val="00E049E4"/>
    <w:rsid w:val="00E05051"/>
    <w:rsid w:val="00E11561"/>
    <w:rsid w:val="00E15061"/>
    <w:rsid w:val="00E156D9"/>
    <w:rsid w:val="00E23138"/>
    <w:rsid w:val="00E2399F"/>
    <w:rsid w:val="00E25C91"/>
    <w:rsid w:val="00E334EE"/>
    <w:rsid w:val="00E33949"/>
    <w:rsid w:val="00E34A3F"/>
    <w:rsid w:val="00E34C84"/>
    <w:rsid w:val="00E403EF"/>
    <w:rsid w:val="00E424A5"/>
    <w:rsid w:val="00E43AEF"/>
    <w:rsid w:val="00E46FDC"/>
    <w:rsid w:val="00E47D51"/>
    <w:rsid w:val="00E539A7"/>
    <w:rsid w:val="00E558D6"/>
    <w:rsid w:val="00E576B7"/>
    <w:rsid w:val="00E579B5"/>
    <w:rsid w:val="00E6048C"/>
    <w:rsid w:val="00E62E16"/>
    <w:rsid w:val="00E63703"/>
    <w:rsid w:val="00E64E00"/>
    <w:rsid w:val="00E73D7D"/>
    <w:rsid w:val="00E74185"/>
    <w:rsid w:val="00E760C1"/>
    <w:rsid w:val="00E76D4D"/>
    <w:rsid w:val="00E863F1"/>
    <w:rsid w:val="00E919B6"/>
    <w:rsid w:val="00E9561A"/>
    <w:rsid w:val="00E95B48"/>
    <w:rsid w:val="00E96280"/>
    <w:rsid w:val="00E971C5"/>
    <w:rsid w:val="00E97514"/>
    <w:rsid w:val="00EA0268"/>
    <w:rsid w:val="00EA19BC"/>
    <w:rsid w:val="00EA4519"/>
    <w:rsid w:val="00EA534E"/>
    <w:rsid w:val="00EA761D"/>
    <w:rsid w:val="00EB03EE"/>
    <w:rsid w:val="00EB1ACA"/>
    <w:rsid w:val="00EB3472"/>
    <w:rsid w:val="00EB3FDC"/>
    <w:rsid w:val="00EC1C6C"/>
    <w:rsid w:val="00EC3550"/>
    <w:rsid w:val="00EC3CD2"/>
    <w:rsid w:val="00EC468E"/>
    <w:rsid w:val="00EC50A6"/>
    <w:rsid w:val="00EC5DC9"/>
    <w:rsid w:val="00ED05C5"/>
    <w:rsid w:val="00ED1688"/>
    <w:rsid w:val="00ED1C9F"/>
    <w:rsid w:val="00ED2791"/>
    <w:rsid w:val="00ED2D7D"/>
    <w:rsid w:val="00ED33C4"/>
    <w:rsid w:val="00ED6376"/>
    <w:rsid w:val="00EE1551"/>
    <w:rsid w:val="00EE3200"/>
    <w:rsid w:val="00EE3EE9"/>
    <w:rsid w:val="00EF23A3"/>
    <w:rsid w:val="00EF2F7F"/>
    <w:rsid w:val="00EF4A96"/>
    <w:rsid w:val="00F07C96"/>
    <w:rsid w:val="00F1471E"/>
    <w:rsid w:val="00F202E5"/>
    <w:rsid w:val="00F21C33"/>
    <w:rsid w:val="00F23E74"/>
    <w:rsid w:val="00F24465"/>
    <w:rsid w:val="00F25300"/>
    <w:rsid w:val="00F261BB"/>
    <w:rsid w:val="00F2638F"/>
    <w:rsid w:val="00F30478"/>
    <w:rsid w:val="00F31D76"/>
    <w:rsid w:val="00F3301C"/>
    <w:rsid w:val="00F378B6"/>
    <w:rsid w:val="00F40625"/>
    <w:rsid w:val="00F4180A"/>
    <w:rsid w:val="00F46828"/>
    <w:rsid w:val="00F55618"/>
    <w:rsid w:val="00F572F0"/>
    <w:rsid w:val="00F61CD4"/>
    <w:rsid w:val="00F633A9"/>
    <w:rsid w:val="00F63914"/>
    <w:rsid w:val="00F6485D"/>
    <w:rsid w:val="00F66B0F"/>
    <w:rsid w:val="00F714F9"/>
    <w:rsid w:val="00F750C2"/>
    <w:rsid w:val="00F7538A"/>
    <w:rsid w:val="00F77786"/>
    <w:rsid w:val="00F82E9E"/>
    <w:rsid w:val="00F84F99"/>
    <w:rsid w:val="00F90BFB"/>
    <w:rsid w:val="00F92FE6"/>
    <w:rsid w:val="00F93EEF"/>
    <w:rsid w:val="00FA128C"/>
    <w:rsid w:val="00FA3A02"/>
    <w:rsid w:val="00FA3A04"/>
    <w:rsid w:val="00FA42F2"/>
    <w:rsid w:val="00FA7C40"/>
    <w:rsid w:val="00FB20A8"/>
    <w:rsid w:val="00FB5A6F"/>
    <w:rsid w:val="00FB76D2"/>
    <w:rsid w:val="00FB790A"/>
    <w:rsid w:val="00FB7DED"/>
    <w:rsid w:val="00FC22C0"/>
    <w:rsid w:val="00FC2FA9"/>
    <w:rsid w:val="00FC61B0"/>
    <w:rsid w:val="00FD4695"/>
    <w:rsid w:val="00FE08D6"/>
    <w:rsid w:val="00FE1183"/>
    <w:rsid w:val="00FE12FB"/>
    <w:rsid w:val="00FE254C"/>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www.nceas.ucsb.edu/~alroy/JA_commandments.html" TargetMode="External"/><Relationship Id="rId11" Type="http://schemas.openxmlformats.org/officeDocument/2006/relationships/hyperlink" Target="mailto:!@%23$"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22391</Words>
  <Characters>127631</Characters>
  <Application>Microsoft Macintosh Word</Application>
  <DocSecurity>0</DocSecurity>
  <Lines>1063</Lines>
  <Paragraphs>299</Paragraphs>
  <ScaleCrop>false</ScaleCrop>
  <Company/>
  <LinksUpToDate>false</LinksUpToDate>
  <CharactersWithSpaces>149723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Andrew Barr</cp:lastModifiedBy>
  <cp:revision>2</cp:revision>
  <dcterms:created xsi:type="dcterms:W3CDTF">2015-08-18T17:39:00Z</dcterms:created>
  <dcterms:modified xsi:type="dcterms:W3CDTF">2015-08-18T17:39:00Z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citations="48" publications="54"/&gt;&lt;/info&gt;PAPERS2_INFO_END</vt:lpwstr>
  </property>
</Properties>
</file>