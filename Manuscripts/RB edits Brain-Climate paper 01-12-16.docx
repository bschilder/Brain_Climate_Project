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77FF2F14" w:rsidR="009C253D" w:rsidRPr="00980EE9" w:rsidRDefault="00474737" w:rsidP="00A414D3">
      <w:pPr>
        <w:rPr>
          <w:rFonts w:ascii="Times New Roman" w:hAnsi="Times New Roman" w:cs="Times New Roman"/>
        </w:rPr>
      </w:pPr>
      <w:r>
        <w:rPr>
          <w:rFonts w:ascii="Times New Roman" w:hAnsi="Times New Roman" w:cs="Times New Roman"/>
          <w:b/>
          <w:sz w:val="28"/>
          <w:szCs w:val="28"/>
        </w:rPr>
        <w:t>Global climate influence</w:t>
      </w:r>
      <w:r w:rsidR="003D6C7D">
        <w:rPr>
          <w:rFonts w:ascii="Times New Roman" w:hAnsi="Times New Roman" w:cs="Times New Roman"/>
          <w:b/>
          <w:sz w:val="28"/>
          <w:szCs w:val="28"/>
        </w:rPr>
        <w:t>d</w:t>
      </w:r>
      <w:r>
        <w:rPr>
          <w:rFonts w:ascii="Times New Roman" w:hAnsi="Times New Roman" w:cs="Times New Roman"/>
          <w:b/>
          <w:sz w:val="28"/>
          <w:szCs w:val="28"/>
        </w:rPr>
        <w:t xml:space="preserve"> </w:t>
      </w:r>
      <w:ins w:id="0" w:author="Chet Sherwood" w:date="2015-12-22T15:19:00Z">
        <w:r w:rsidR="00616D6C">
          <w:rPr>
            <w:rFonts w:ascii="Times New Roman" w:hAnsi="Times New Roman" w:cs="Times New Roman"/>
            <w:b/>
            <w:sz w:val="28"/>
            <w:szCs w:val="28"/>
          </w:rPr>
          <w:t xml:space="preserve">the evolutionary history of </w:t>
        </w:r>
      </w:ins>
      <w:ins w:id="1" w:author="Chet Sherwood" w:date="2015-12-23T10:24:00Z">
        <w:r w:rsidR="00667F49">
          <w:rPr>
            <w:rFonts w:ascii="Times New Roman" w:hAnsi="Times New Roman" w:cs="Times New Roman"/>
            <w:b/>
            <w:sz w:val="28"/>
            <w:szCs w:val="28"/>
          </w:rPr>
          <w:t xml:space="preserve">brain size increase in </w:t>
        </w:r>
      </w:ins>
      <w:r>
        <w:rPr>
          <w:rFonts w:ascii="Times New Roman" w:hAnsi="Times New Roman" w:cs="Times New Roman"/>
          <w:b/>
          <w:sz w:val="28"/>
          <w:szCs w:val="28"/>
        </w:rPr>
        <w:t>some mammali</w:t>
      </w:r>
      <w:r w:rsidR="00801AC5">
        <w:rPr>
          <w:rFonts w:ascii="Times New Roman" w:hAnsi="Times New Roman" w:cs="Times New Roman"/>
          <w:b/>
          <w:sz w:val="28"/>
          <w:szCs w:val="28"/>
        </w:rPr>
        <w:t>an</w:t>
      </w:r>
      <w:ins w:id="2" w:author="Chet Sherwood" w:date="2015-12-23T10:24:00Z">
        <w:r w:rsidR="00667F49">
          <w:rPr>
            <w:rFonts w:ascii="Times New Roman" w:hAnsi="Times New Roman" w:cs="Times New Roman"/>
            <w:b/>
            <w:sz w:val="28"/>
            <w:szCs w:val="28"/>
          </w:rPr>
          <w:t xml:space="preserve"> lineages</w:t>
        </w:r>
      </w:ins>
      <w:ins w:id="3" w:author="Chet Sherwood" w:date="2015-12-22T15:20:00Z">
        <w:r w:rsidR="00616D6C">
          <w:rPr>
            <w:rFonts w:ascii="Times New Roman" w:hAnsi="Times New Roman" w:cs="Times New Roman"/>
            <w:b/>
            <w:sz w:val="28"/>
            <w:szCs w:val="28"/>
          </w:rPr>
          <w:t>,</w:t>
        </w:r>
      </w:ins>
      <w:r w:rsidR="00801AC5">
        <w:rPr>
          <w:rFonts w:ascii="Times New Roman" w:hAnsi="Times New Roman" w:cs="Times New Roman"/>
          <w:b/>
          <w:sz w:val="28"/>
          <w:szCs w:val="28"/>
        </w:rPr>
        <w:t xml:space="preserve"> but not</w:t>
      </w:r>
      <w:r>
        <w:rPr>
          <w:rFonts w:ascii="Times New Roman" w:hAnsi="Times New Roman" w:cs="Times New Roman"/>
          <w:b/>
          <w:sz w:val="28"/>
          <w:szCs w:val="28"/>
        </w:rPr>
        <w:t xml:space="preserve"> </w:t>
      </w:r>
      <w:r w:rsidR="00A9103E">
        <w:rPr>
          <w:rFonts w:ascii="Times New Roman" w:hAnsi="Times New Roman" w:cs="Times New Roman"/>
          <w:b/>
          <w:sz w:val="28"/>
          <w:szCs w:val="28"/>
        </w:rPr>
        <w:t xml:space="preserve">in </w:t>
      </w:r>
      <w:r>
        <w:rPr>
          <w:rFonts w:ascii="Times New Roman" w:hAnsi="Times New Roman" w:cs="Times New Roman"/>
          <w:b/>
          <w:sz w:val="28"/>
          <w:szCs w:val="28"/>
        </w:rPr>
        <w:t>hominins</w:t>
      </w:r>
    </w:p>
    <w:p w14:paraId="256DCD85" w14:textId="77777777" w:rsidR="0075029C" w:rsidRPr="00862889" w:rsidRDefault="0075029C" w:rsidP="009338F8">
      <w:pPr>
        <w:jc w:val="center"/>
        <w:rPr>
          <w:rFonts w:ascii="Times New Roman" w:hAnsi="Times New Roman" w:cs="Times New Roman"/>
        </w:rPr>
      </w:pPr>
    </w:p>
    <w:p w14:paraId="4CDBFD74" w14:textId="6FADD3C2"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673927">
        <w:rPr>
          <w:rFonts w:ascii="Times New Roman" w:hAnsi="Times New Roman" w:cs="Times New Roman"/>
          <w:vertAlign w:val="superscript"/>
        </w:rPr>
        <w:t>2</w:t>
      </w:r>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9C253D" w:rsidRDefault="00C5200D" w:rsidP="00A414D3">
      <w:pPr>
        <w:rPr>
          <w:rFonts w:ascii="Times New Roman" w:hAnsi="Times New Roman" w:cs="Times New Roman"/>
          <w:i/>
        </w:rPr>
      </w:pPr>
      <w:r w:rsidRPr="009C253D">
        <w:rPr>
          <w:rFonts w:ascii="Times New Roman" w:hAnsi="Times New Roman" w:cs="Times New Roman"/>
          <w:i/>
          <w:vertAlign w:val="superscript"/>
        </w:rPr>
        <w:t>1</w:t>
      </w:r>
      <w:r w:rsidR="005024D6" w:rsidRPr="009C253D">
        <w:rPr>
          <w:rFonts w:ascii="Times New Roman" w:hAnsi="Times New Roman" w:cs="Times New Roman"/>
          <w:i/>
        </w:rPr>
        <w:t>Department of Anthropology</w:t>
      </w:r>
      <w:r w:rsidR="00A414D3" w:rsidRPr="009C253D">
        <w:rPr>
          <w:rFonts w:ascii="Times New Roman" w:hAnsi="Times New Roman" w:cs="Times New Roman"/>
          <w:i/>
        </w:rPr>
        <w:t xml:space="preserve">, Center for Advanced Study of </w:t>
      </w:r>
      <w:r w:rsidRPr="009C253D">
        <w:rPr>
          <w:rFonts w:ascii="Times New Roman" w:hAnsi="Times New Roman" w:cs="Times New Roman"/>
          <w:i/>
        </w:rPr>
        <w:t>Human</w:t>
      </w:r>
      <w:r w:rsidR="00A414D3" w:rsidRPr="009C253D">
        <w:rPr>
          <w:rFonts w:ascii="Times New Roman" w:hAnsi="Times New Roman" w:cs="Times New Roman"/>
          <w:i/>
        </w:rPr>
        <w:t xml:space="preserve"> Paleobiology, </w:t>
      </w:r>
    </w:p>
    <w:p w14:paraId="60B7D670" w14:textId="58A246D7" w:rsidR="0075029C" w:rsidRDefault="0075029C" w:rsidP="00243325">
      <w:pPr>
        <w:rPr>
          <w:rFonts w:ascii="Times New Roman" w:hAnsi="Times New Roman" w:cs="Times New Roman"/>
          <w:i/>
        </w:rPr>
      </w:pPr>
      <w:r w:rsidRPr="009C253D">
        <w:rPr>
          <w:rFonts w:ascii="Times New Roman" w:hAnsi="Times New Roman" w:cs="Times New Roman"/>
          <w:i/>
        </w:rPr>
        <w:t>The George Washington University</w:t>
      </w:r>
      <w:r w:rsidR="00A414D3" w:rsidRPr="009C253D">
        <w:rPr>
          <w:rFonts w:ascii="Times New Roman" w:hAnsi="Times New Roman" w:cs="Times New Roman"/>
          <w:i/>
        </w:rPr>
        <w:t>, USA</w:t>
      </w:r>
    </w:p>
    <w:p w14:paraId="37F066B8" w14:textId="137F6422" w:rsidR="00673927" w:rsidRPr="009C253D" w:rsidRDefault="00673927" w:rsidP="00243325">
      <w:pPr>
        <w:rPr>
          <w:rFonts w:ascii="Times New Roman" w:hAnsi="Times New Roman" w:cs="Times New Roman"/>
          <w:i/>
        </w:rPr>
      </w:pPr>
      <w:r>
        <w:rPr>
          <w:rFonts w:ascii="Times New Roman" w:hAnsi="Times New Roman" w:cs="Times New Roman"/>
          <w:i/>
          <w:vertAlign w:val="superscript"/>
        </w:rPr>
        <w:t>2</w:t>
      </w:r>
      <w:r>
        <w:rPr>
          <w:rFonts w:ascii="Times New Roman" w:hAnsi="Times New Roman" w:cs="Times New Roman"/>
          <w:i/>
        </w:rPr>
        <w:t>Institute of Cognitive &amp; Evolutionary Anthropology, Oxford University</w:t>
      </w:r>
      <w:r w:rsidR="00AB7093">
        <w:rPr>
          <w:rFonts w:ascii="Times New Roman" w:hAnsi="Times New Roman" w:cs="Times New Roman"/>
          <w:i/>
        </w:rPr>
        <w:t>, Oxford, UK</w:t>
      </w:r>
      <w:r>
        <w:rPr>
          <w:rFonts w:ascii="Times New Roman" w:hAnsi="Times New Roman" w:cs="Times New Roman"/>
          <w:i/>
        </w:rPr>
        <w:t xml:space="preserve"> </w:t>
      </w:r>
    </w:p>
    <w:p w14:paraId="07AA81CC" w14:textId="77777777" w:rsidR="0075029C" w:rsidRPr="009C253D" w:rsidRDefault="0075029C" w:rsidP="009338F8">
      <w:pPr>
        <w:jc w:val="center"/>
        <w:rPr>
          <w:rFonts w:ascii="Times New Roman" w:hAnsi="Times New Roman" w:cs="Times New Roman"/>
        </w:rPr>
      </w:pPr>
    </w:p>
    <w:p w14:paraId="7BA34751" w14:textId="77777777" w:rsidR="00FF519C" w:rsidRPr="00862889" w:rsidRDefault="00FF519C" w:rsidP="009338F8">
      <w:pPr>
        <w:jc w:val="center"/>
        <w:rPr>
          <w:rFonts w:ascii="Times New Roman" w:hAnsi="Times New Roman" w:cs="Times New Roman"/>
        </w:rPr>
      </w:pPr>
    </w:p>
    <w:p w14:paraId="0C046A03" w14:textId="15A1A7C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 xml:space="preserve">: </w:t>
      </w:r>
      <w:hyperlink r:id="rId8"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43FCB040"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w:t>
      </w:r>
      <w:r w:rsidR="007B3DFF">
        <w:rPr>
          <w:rFonts w:ascii="Times New Roman" w:hAnsi="Times New Roman" w:cs="Times New Roman"/>
        </w:rPr>
        <w:t>ion</w:t>
      </w:r>
      <w:r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3019CB55" w14:textId="1C2C3630" w:rsidR="00500E53" w:rsidRPr="00862889" w:rsidRDefault="005C6731" w:rsidP="00BA125A">
      <w:pPr>
        <w:rPr>
          <w:rFonts w:ascii="Times New Roman" w:hAnsi="Times New Roman" w:cs="Times New Roman"/>
          <w:b/>
        </w:rPr>
      </w:pPr>
      <w:r>
        <w:rPr>
          <w:rFonts w:ascii="Times New Roman" w:hAnsi="Times New Roman" w:cs="Times New Roman"/>
          <w:b/>
        </w:rPr>
        <w:br w:type="page"/>
      </w:r>
      <w:r w:rsidR="00697BB7">
        <w:rPr>
          <w:rFonts w:ascii="Times New Roman" w:hAnsi="Times New Roman" w:cs="Times New Roman"/>
          <w:b/>
        </w:rPr>
        <w:lastRenderedPageBreak/>
        <w:t>ABSTRACT</w:t>
      </w:r>
    </w:p>
    <w:p w14:paraId="15920795" w14:textId="77777777" w:rsidR="00E43AEF" w:rsidRDefault="00E43AEF" w:rsidP="00BA125A">
      <w:pPr>
        <w:rPr>
          <w:rFonts w:ascii="Times New Roman" w:hAnsi="Times New Roman" w:cs="Times New Roman"/>
        </w:rPr>
      </w:pPr>
    </w:p>
    <w:p w14:paraId="695608EE" w14:textId="6A1154BB" w:rsidR="00500E53" w:rsidRDefault="00E43AEF" w:rsidP="001F4EE5">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44488D">
        <w:rPr>
          <w:rFonts w:ascii="Times New Roman" w:hAnsi="Times New Roman" w:cs="Times New Roman"/>
        </w:rPr>
        <w:t xml:space="preserve"> including </w:t>
      </w:r>
      <w:ins w:id="4" w:author="Chet Sherwood" w:date="2015-12-22T15:28:00Z">
        <w:r w:rsidR="0039683A">
          <w:rPr>
            <w:rFonts w:ascii="Times New Roman" w:hAnsi="Times New Roman" w:cs="Times New Roman"/>
          </w:rPr>
          <w:t>h</w:t>
        </w:r>
      </w:ins>
      <w:r w:rsidR="00C3757C">
        <w:rPr>
          <w:rFonts w:ascii="Times New Roman" w:hAnsi="Times New Roman" w:cs="Times New Roman"/>
        </w:rPr>
        <w:t>ominins. This has inspired</w:t>
      </w:r>
      <w:r>
        <w:rPr>
          <w:rFonts w:ascii="Times New Roman" w:hAnsi="Times New Roman" w:cs="Times New Roman"/>
        </w:rPr>
        <w:t xml:space="preserve"> a variety of competing </w:t>
      </w:r>
      <w:r w:rsidR="00575AF1">
        <w:rPr>
          <w:rFonts w:ascii="Times New Roman" w:hAnsi="Times New Roman" w:cs="Times New Roman"/>
        </w:rPr>
        <w:t xml:space="preserve">proposals </w:t>
      </w:r>
      <w:ins w:id="5" w:author="Chet Sherwood" w:date="2015-12-22T17:13:00Z">
        <w:r w:rsidR="00620B1A">
          <w:rPr>
            <w:rFonts w:ascii="Times New Roman" w:hAnsi="Times New Roman" w:cs="Times New Roman"/>
          </w:rPr>
          <w:t xml:space="preserve">to explain the </w:t>
        </w:r>
      </w:ins>
      <w:r w:rsidR="00C3757C">
        <w:rPr>
          <w:rFonts w:ascii="Times New Roman" w:hAnsi="Times New Roman" w:cs="Times New Roman"/>
        </w:rPr>
        <w:t>underlying forces driving brain size increase</w:t>
      </w:r>
      <w:ins w:id="6" w:author="Chet Sherwood" w:date="2015-12-23T10:19:00Z">
        <w:r w:rsidR="00F07232">
          <w:rPr>
            <w:rFonts w:ascii="Times New Roman" w:hAnsi="Times New Roman" w:cs="Times New Roman"/>
          </w:rPr>
          <w:t>, among them l</w:t>
        </w:r>
      </w:ins>
      <w:r w:rsidR="00C3757C">
        <w:rPr>
          <w:rFonts w:ascii="Times New Roman" w:hAnsi="Times New Roman" w:cs="Times New Roman"/>
        </w:rPr>
        <w:t>arge-scale changes in</w:t>
      </w:r>
      <w:r w:rsidR="003A2FE5">
        <w:rPr>
          <w:rFonts w:ascii="Times New Roman" w:hAnsi="Times New Roman" w:cs="Times New Roman"/>
        </w:rPr>
        <w:t xml:space="preserve"> climate.</w:t>
      </w:r>
      <w:r w:rsidR="00F714F9">
        <w:rPr>
          <w:rFonts w:ascii="Times New Roman" w:hAnsi="Times New Roman" w:cs="Times New Roman"/>
        </w:rPr>
        <w:t xml:space="preserve"> However </w:t>
      </w:r>
      <w:r w:rsidR="008331FE">
        <w:rPr>
          <w:rFonts w:ascii="Times New Roman" w:hAnsi="Times New Roman" w:cs="Times New Roman"/>
        </w:rPr>
        <w:t xml:space="preserve">different </w:t>
      </w:r>
      <w:r w:rsidR="00F714F9">
        <w:rPr>
          <w:rFonts w:ascii="Times New Roman" w:hAnsi="Times New Roman" w:cs="Times New Roman"/>
        </w:rPr>
        <w:t>aspect</w:t>
      </w:r>
      <w:r w:rsidR="008331FE">
        <w:rPr>
          <w:rFonts w:ascii="Times New Roman" w:hAnsi="Times New Roman" w:cs="Times New Roman"/>
        </w:rPr>
        <w:t>s</w:t>
      </w:r>
      <w:r w:rsidR="00F714F9">
        <w:rPr>
          <w:rFonts w:ascii="Times New Roman" w:hAnsi="Times New Roman" w:cs="Times New Roman"/>
        </w:rPr>
        <w:t xml:space="preserve"> of the climate</w:t>
      </w:r>
      <w:r w:rsidR="009412F2">
        <w:rPr>
          <w:rFonts w:ascii="Times New Roman" w:hAnsi="Times New Roman" w:cs="Times New Roman"/>
        </w:rPr>
        <w:t xml:space="preserve"> (e.g. </w:t>
      </w:r>
      <w:ins w:id="7" w:author="Chet Sherwood" w:date="2015-12-23T10:21:00Z">
        <w:r w:rsidR="00F07232">
          <w:rPr>
            <w:rFonts w:ascii="Times New Roman" w:hAnsi="Times New Roman" w:cs="Times New Roman"/>
          </w:rPr>
          <w:t>t</w:t>
        </w:r>
      </w:ins>
      <w:r w:rsidR="00A6219F">
        <w:rPr>
          <w:rFonts w:ascii="Times New Roman" w:hAnsi="Times New Roman" w:cs="Times New Roman"/>
        </w:rPr>
        <w:t xml:space="preserve">rend, </w:t>
      </w:r>
      <w:ins w:id="8" w:author="Chet Sherwood" w:date="2015-12-23T10:21:00Z">
        <w:r w:rsidR="00F07232">
          <w:rPr>
            <w:rFonts w:ascii="Times New Roman" w:hAnsi="Times New Roman" w:cs="Times New Roman"/>
          </w:rPr>
          <w:t>v</w:t>
        </w:r>
      </w:ins>
      <w:r w:rsidR="00A6219F">
        <w:rPr>
          <w:rFonts w:ascii="Times New Roman" w:hAnsi="Times New Roman" w:cs="Times New Roman"/>
        </w:rPr>
        <w:t xml:space="preserve">ariability, </w:t>
      </w:r>
      <w:ins w:id="9" w:author="Chet Sherwood" w:date="2015-12-23T10:21:00Z">
        <w:r w:rsidR="00F07232">
          <w:rPr>
            <w:rFonts w:ascii="Times New Roman" w:hAnsi="Times New Roman" w:cs="Times New Roman"/>
          </w:rPr>
          <w:t>and r</w:t>
        </w:r>
      </w:ins>
      <w:r w:rsidR="00A6219F">
        <w:rPr>
          <w:rFonts w:ascii="Times New Roman" w:hAnsi="Times New Roman" w:cs="Times New Roman"/>
        </w:rPr>
        <w:t>ate</w:t>
      </w:r>
      <w:r w:rsidR="00EC3ACD">
        <w:rPr>
          <w:rFonts w:ascii="Times New Roman" w:hAnsi="Times New Roman" w:cs="Times New Roman"/>
        </w:rPr>
        <w:t xml:space="preserve"> of change in temperature and/or aridity</w:t>
      </w:r>
      <w:r w:rsidR="009412F2">
        <w:rPr>
          <w:rFonts w:ascii="Times New Roman" w:hAnsi="Times New Roman" w:cs="Times New Roman"/>
        </w:rPr>
        <w:t xml:space="preserve">) </w:t>
      </w:r>
      <w:r w:rsidR="008331FE">
        <w:rPr>
          <w:rFonts w:ascii="Times New Roman" w:hAnsi="Times New Roman" w:cs="Times New Roman"/>
        </w:rPr>
        <w:t xml:space="preserve">have </w:t>
      </w:r>
      <w:r w:rsidR="00F714F9">
        <w:rPr>
          <w:rFonts w:ascii="Times New Roman" w:hAnsi="Times New Roman" w:cs="Times New Roman"/>
        </w:rPr>
        <w:t xml:space="preserve">been </w:t>
      </w:r>
      <w:r w:rsidR="0044488D">
        <w:rPr>
          <w:rFonts w:ascii="Times New Roman" w:hAnsi="Times New Roman" w:cs="Times New Roman"/>
        </w:rPr>
        <w:t xml:space="preserve">promoted as </w:t>
      </w:r>
      <w:r w:rsidR="00B81E94">
        <w:rPr>
          <w:rFonts w:ascii="Times New Roman" w:hAnsi="Times New Roman" w:cs="Times New Roman"/>
        </w:rPr>
        <w:t>alternate</w:t>
      </w:r>
      <w:r w:rsidR="0044488D">
        <w:rPr>
          <w:rFonts w:ascii="Times New Roman" w:hAnsi="Times New Roman" w:cs="Times New Roman"/>
        </w:rPr>
        <w:t xml:space="preserve"> scenarios </w:t>
      </w:r>
      <w:ins w:id="10" w:author="Chet Sherwood" w:date="2015-12-23T10:20:00Z">
        <w:r w:rsidR="00F07232">
          <w:rPr>
            <w:rFonts w:ascii="Times New Roman" w:hAnsi="Times New Roman" w:cs="Times New Roman"/>
          </w:rPr>
          <w:t>of</w:t>
        </w:r>
      </w:ins>
      <w:r w:rsidR="0044488D">
        <w:rPr>
          <w:rFonts w:ascii="Times New Roman" w:hAnsi="Times New Roman" w:cs="Times New Roman"/>
        </w:rPr>
        <w:t xml:space="preserve"> global cli</w:t>
      </w:r>
      <w:r w:rsidR="008D3FA0">
        <w:rPr>
          <w:rFonts w:ascii="Times New Roman" w:hAnsi="Times New Roman" w:cs="Times New Roman"/>
        </w:rPr>
        <w:t xml:space="preserve">matic </w:t>
      </w:r>
      <w:ins w:id="11" w:author="Chet Sherwood" w:date="2015-12-23T10:20:00Z">
        <w:r w:rsidR="00F07232">
          <w:rPr>
            <w:rFonts w:ascii="Times New Roman" w:hAnsi="Times New Roman" w:cs="Times New Roman"/>
          </w:rPr>
          <w:t xml:space="preserve">influences </w:t>
        </w:r>
      </w:ins>
      <w:r w:rsidR="008D3FA0">
        <w:rPr>
          <w:rFonts w:ascii="Times New Roman" w:hAnsi="Times New Roman" w:cs="Times New Roman"/>
        </w:rPr>
        <w:t>o</w:t>
      </w:r>
      <w:ins w:id="12" w:author="Chet Sherwood" w:date="2015-12-23T10:20:00Z">
        <w:r w:rsidR="00F07232">
          <w:rPr>
            <w:rFonts w:ascii="Times New Roman" w:hAnsi="Times New Roman" w:cs="Times New Roman"/>
          </w:rPr>
          <w:t>n</w:t>
        </w:r>
      </w:ins>
      <w:r w:rsidR="008D3FA0">
        <w:rPr>
          <w:rFonts w:ascii="Times New Roman" w:hAnsi="Times New Roman" w:cs="Times New Roman"/>
        </w:rPr>
        <w:t xml:space="preserve"> </w:t>
      </w:r>
      <w:ins w:id="13" w:author="Chet Sherwood" w:date="2015-12-23T10:20:00Z">
        <w:r w:rsidR="00F07232">
          <w:rPr>
            <w:rFonts w:ascii="Times New Roman" w:hAnsi="Times New Roman" w:cs="Times New Roman"/>
          </w:rPr>
          <w:t>h</w:t>
        </w:r>
      </w:ins>
      <w:r w:rsidR="00B81E94">
        <w:rPr>
          <w:rFonts w:ascii="Times New Roman" w:hAnsi="Times New Roman" w:cs="Times New Roman"/>
        </w:rPr>
        <w:t>ominin</w:t>
      </w:r>
      <w:r w:rsidR="008D3FA0">
        <w:rPr>
          <w:rFonts w:ascii="Times New Roman" w:hAnsi="Times New Roman" w:cs="Times New Roman"/>
        </w:rPr>
        <w:t xml:space="preserve"> evolution, without addressing the possibility that </w:t>
      </w:r>
      <w:r w:rsidR="00723584">
        <w:rPr>
          <w:rFonts w:ascii="Times New Roman" w:hAnsi="Times New Roman" w:cs="Times New Roman"/>
        </w:rPr>
        <w:t xml:space="preserve">these </w:t>
      </w:r>
      <w:r w:rsidR="00C3757C">
        <w:rPr>
          <w:rFonts w:ascii="Times New Roman" w:hAnsi="Times New Roman" w:cs="Times New Roman"/>
        </w:rPr>
        <w:t xml:space="preserve">highly interrelated </w:t>
      </w:r>
      <w:r w:rsidR="001C6EDA">
        <w:rPr>
          <w:rFonts w:ascii="Times New Roman" w:hAnsi="Times New Roman" w:cs="Times New Roman"/>
        </w:rPr>
        <w:t>climatic variables</w:t>
      </w:r>
      <w:r w:rsidR="008D3FA0">
        <w:rPr>
          <w:rFonts w:ascii="Times New Roman" w:hAnsi="Times New Roman" w:cs="Times New Roman"/>
        </w:rPr>
        <w:t xml:space="preserve"> could </w:t>
      </w:r>
      <w:r w:rsidR="00E5564A">
        <w:rPr>
          <w:rFonts w:ascii="Times New Roman" w:hAnsi="Times New Roman" w:cs="Times New Roman"/>
        </w:rPr>
        <w:t>simultaneously</w:t>
      </w:r>
      <w:r w:rsidR="008D3FA0">
        <w:rPr>
          <w:rFonts w:ascii="Times New Roman" w:hAnsi="Times New Roman" w:cs="Times New Roman"/>
        </w:rPr>
        <w:t xml:space="preserve"> be contributing factors</w:t>
      </w:r>
      <w:r w:rsidR="001C6EDA">
        <w:rPr>
          <w:rFonts w:ascii="Times New Roman" w:hAnsi="Times New Roman" w:cs="Times New Roman"/>
        </w:rPr>
        <w:t xml:space="preserve">.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w:t>
      </w:r>
      <w:r w:rsidR="00160234">
        <w:rPr>
          <w:rFonts w:ascii="Times New Roman" w:hAnsi="Times New Roman" w:cs="Times New Roman"/>
        </w:rPr>
        <w:t xml:space="preserve">, </w:t>
      </w:r>
      <w:r w:rsidR="00EC3ACD">
        <w:rPr>
          <w:rFonts w:ascii="Times New Roman" w:hAnsi="Times New Roman" w:cs="Times New Roman"/>
        </w:rPr>
        <w:t>risking the possibility of</w:t>
      </w:r>
      <w:r w:rsidR="00160234">
        <w:rPr>
          <w:rFonts w:ascii="Times New Roman" w:hAnsi="Times New Roman" w:cs="Times New Roman"/>
        </w:rPr>
        <w:t xml:space="preserve"> </w:t>
      </w:r>
      <w:ins w:id="14" w:author="Chet Sherwood" w:date="2015-12-23T10:20:00Z">
        <w:r w:rsidR="00F07232">
          <w:rPr>
            <w:rFonts w:ascii="Times New Roman" w:hAnsi="Times New Roman" w:cs="Times New Roman"/>
          </w:rPr>
          <w:t xml:space="preserve">finding </w:t>
        </w:r>
      </w:ins>
      <w:r w:rsidR="00160234">
        <w:rPr>
          <w:rFonts w:ascii="Times New Roman" w:hAnsi="Times New Roman" w:cs="Times New Roman"/>
        </w:rPr>
        <w:t xml:space="preserve">false positive relationships between </w:t>
      </w:r>
      <w:r w:rsidR="00204821">
        <w:rPr>
          <w:rFonts w:ascii="Times New Roman" w:hAnsi="Times New Roman" w:cs="Times New Roman"/>
        </w:rPr>
        <w:t>brain size and climate</w:t>
      </w:r>
      <w:r w:rsidR="001C6EDA">
        <w:rPr>
          <w:rFonts w:ascii="Times New Roman" w:hAnsi="Times New Roman" w:cs="Times New Roman"/>
        </w:rPr>
        <w:t xml:space="preserve">. Here we </w:t>
      </w:r>
      <w:r w:rsidR="00D1319B">
        <w:rPr>
          <w:rFonts w:ascii="Times New Roman" w:hAnsi="Times New Roman" w:cs="Times New Roman"/>
        </w:rPr>
        <w:t>investigated</w:t>
      </w:r>
      <w:r w:rsidR="001C6EDA">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w:t>
      </w:r>
      <w:ins w:id="15" w:author="Chet Sherwood" w:date="2015-12-23T10:21:00Z">
        <w:r w:rsidR="00F07232">
          <w:rPr>
            <w:rFonts w:ascii="Times New Roman" w:hAnsi="Times New Roman" w:cs="Times New Roman"/>
          </w:rPr>
          <w:t>trend</w:t>
        </w:r>
      </w:ins>
      <w:r w:rsidR="00A374BB">
        <w:rPr>
          <w:rFonts w:ascii="Times New Roman" w:hAnsi="Times New Roman" w:cs="Times New Roman"/>
        </w:rPr>
        <w:t xml:space="preserve">, </w:t>
      </w:r>
      <w:ins w:id="16" w:author="Chet Sherwood" w:date="2015-12-23T10:21:00Z">
        <w:r w:rsidR="00F07232">
          <w:rPr>
            <w:rFonts w:ascii="Times New Roman" w:hAnsi="Times New Roman" w:cs="Times New Roman"/>
          </w:rPr>
          <w:t>v</w:t>
        </w:r>
      </w:ins>
      <w:r w:rsidR="00A374BB">
        <w:rPr>
          <w:rFonts w:ascii="Times New Roman" w:hAnsi="Times New Roman" w:cs="Times New Roman"/>
        </w:rPr>
        <w:t xml:space="preserve">ariability, and </w:t>
      </w:r>
      <w:ins w:id="17" w:author="Chet Sherwood" w:date="2015-12-23T10:21:00Z">
        <w:r w:rsidR="00F07232">
          <w:rPr>
            <w:rFonts w:ascii="Times New Roman" w:hAnsi="Times New Roman" w:cs="Times New Roman"/>
          </w:rPr>
          <w:t>r</w:t>
        </w:r>
      </w:ins>
      <w:r w:rsidR="00A374BB">
        <w:rPr>
          <w:rFonts w:ascii="Times New Roman" w:hAnsi="Times New Roman" w:cs="Times New Roman"/>
        </w:rPr>
        <w:t xml:space="preserve">ate of change) </w:t>
      </w:r>
      <w:r w:rsidR="003828E7">
        <w:rPr>
          <w:rFonts w:ascii="Times New Roman" w:hAnsi="Times New Roman" w:cs="Times New Roman"/>
        </w:rPr>
        <w:t>and cranial capacity</w:t>
      </w:r>
      <w:r w:rsidR="005D76BA">
        <w:rPr>
          <w:rFonts w:ascii="Times New Roman" w:hAnsi="Times New Roman" w:cs="Times New Roman"/>
        </w:rPr>
        <w:t xml:space="preserve"> (CC</w:t>
      </w:r>
      <w:proofErr w:type="gramStart"/>
      <w:r w:rsidR="005D76BA">
        <w:rPr>
          <w:rFonts w:ascii="Times New Roman" w:hAnsi="Times New Roman" w:cs="Times New Roman"/>
        </w:rPr>
        <w:t>)</w:t>
      </w:r>
      <w:r w:rsidR="003828E7">
        <w:rPr>
          <w:rFonts w:ascii="Times New Roman" w:hAnsi="Times New Roman" w:cs="Times New Roman"/>
        </w:rPr>
        <w:t xml:space="preserve">  using</w:t>
      </w:r>
      <w:proofErr w:type="gramEnd"/>
      <w:r w:rsidR="003828E7">
        <w:rPr>
          <w:rFonts w:ascii="Times New Roman" w:hAnsi="Times New Roman" w:cs="Times New Roman"/>
        </w:rPr>
        <w:t xml:space="preserve"> a dataset </w:t>
      </w:r>
      <w:r w:rsidR="00D1319B">
        <w:rPr>
          <w:rFonts w:ascii="Times New Roman" w:hAnsi="Times New Roman" w:cs="Times New Roman"/>
        </w:rPr>
        <w:t xml:space="preserve">of </w:t>
      </w:r>
      <w:r w:rsidR="0084397B">
        <w:rPr>
          <w:rFonts w:ascii="Times New Roman" w:hAnsi="Times New Roman" w:cs="Times New Roman"/>
        </w:rPr>
        <w:t>222</w:t>
      </w:r>
      <w:r w:rsidR="001C6EDA">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orders</w:t>
      </w:r>
      <w:ins w:id="18" w:author="Chet Sherwood" w:date="2015-12-23T10:22:00Z">
        <w:r w:rsidR="00F07232">
          <w:rPr>
            <w:rFonts w:ascii="Times New Roman" w:hAnsi="Times New Roman" w:cs="Times New Roman"/>
          </w:rPr>
          <w:t xml:space="preserve"> and</w:t>
        </w:r>
      </w:ins>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reconstructed </w:t>
      </w:r>
      <w:ins w:id="19" w:author="Chet Sherwood" w:date="2015-12-23T10:23:00Z">
        <w:r w:rsidR="00F07232">
          <w:rPr>
            <w:rFonts w:ascii="Times New Roman" w:hAnsi="Times New Roman" w:cs="Times New Roman"/>
          </w:rPr>
          <w:t xml:space="preserve">based on data </w:t>
        </w:r>
      </w:ins>
      <w:r w:rsidR="00D1319B">
        <w:rPr>
          <w:rFonts w:ascii="Times New Roman" w:hAnsi="Times New Roman" w:cs="Times New Roman"/>
        </w:rPr>
        <w:t xml:space="preserve">from extant </w:t>
      </w:r>
      <w:ins w:id="20" w:author="Chet Sherwood" w:date="2015-12-23T10:22:00Z">
        <w:r w:rsidR="00F07232">
          <w:rPr>
            <w:rFonts w:ascii="Times New Roman" w:hAnsi="Times New Roman" w:cs="Times New Roman"/>
          </w:rPr>
          <w:t>taxa</w:t>
        </w:r>
      </w:ins>
      <w:r w:rsidR="00D1319B">
        <w:rPr>
          <w:rFonts w:ascii="Times New Roman" w:hAnsi="Times New Roman" w:cs="Times New Roman"/>
        </w:rPr>
        <w:t>.</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 xml:space="preserve">was </w:t>
      </w:r>
      <w:r w:rsidR="00047A5A">
        <w:rPr>
          <w:rFonts w:ascii="Times New Roman" w:hAnsi="Times New Roman" w:cs="Times New Roman"/>
        </w:rPr>
        <w:t xml:space="preserve">correlated with </w:t>
      </w:r>
      <w:r w:rsidR="001F73D7">
        <w:rPr>
          <w:rFonts w:ascii="Times New Roman" w:hAnsi="Times New Roman" w:cs="Times New Roman"/>
        </w:rPr>
        <w:t xml:space="preserve">some aspects of </w:t>
      </w:r>
      <w:r w:rsidR="00AA49E8">
        <w:rPr>
          <w:rFonts w:ascii="Times New Roman" w:hAnsi="Times New Roman" w:cs="Times New Roman"/>
        </w:rPr>
        <w:t xml:space="preserve">global climate in </w:t>
      </w:r>
      <w:ins w:id="21" w:author="Chet Sherwood" w:date="2015-12-23T10:23:00Z">
        <w:r w:rsidR="00F07232">
          <w:rPr>
            <w:rFonts w:ascii="Times New Roman" w:hAnsi="Times New Roman" w:cs="Times New Roman"/>
          </w:rPr>
          <w:t>particular lineages</w:t>
        </w:r>
      </w:ins>
      <w:r w:rsidR="0035464B">
        <w:rPr>
          <w:rFonts w:ascii="Times New Roman" w:hAnsi="Times New Roman" w:cs="Times New Roman"/>
        </w:rPr>
        <w:t xml:space="preserve">, </w:t>
      </w:r>
      <w:r w:rsidR="00A2137B">
        <w:rPr>
          <w:rFonts w:ascii="Times New Roman" w:hAnsi="Times New Roman" w:cs="Times New Roman"/>
        </w:rPr>
        <w:t>notably</w:t>
      </w:r>
      <w:r w:rsidR="00DB7306">
        <w:rPr>
          <w:rFonts w:ascii="Times New Roman" w:hAnsi="Times New Roman" w:cs="Times New Roman"/>
        </w:rPr>
        <w:t xml:space="preserve"> non-</w:t>
      </w:r>
      <w:ins w:id="22" w:author="Chet Sherwood" w:date="2015-12-23T10:23:00Z">
        <w:r w:rsidR="00F07232">
          <w:rPr>
            <w:rFonts w:ascii="Times New Roman" w:hAnsi="Times New Roman" w:cs="Times New Roman"/>
          </w:rPr>
          <w:t>h</w:t>
        </w:r>
      </w:ins>
      <w:r w:rsidR="00DB7306">
        <w:rPr>
          <w:rFonts w:ascii="Times New Roman" w:hAnsi="Times New Roman" w:cs="Times New Roman"/>
        </w:rPr>
        <w:t>ominin</w:t>
      </w:r>
      <w:r w:rsidR="0035464B">
        <w:rPr>
          <w:rFonts w:ascii="Times New Roman" w:hAnsi="Times New Roman" w:cs="Times New Roman"/>
        </w:rPr>
        <w:t xml:space="preserve"> </w:t>
      </w:r>
      <w:ins w:id="23" w:author="Chet Sherwood" w:date="2015-12-23T10:23:00Z">
        <w:r w:rsidR="00F07232">
          <w:rPr>
            <w:rFonts w:ascii="Times New Roman" w:hAnsi="Times New Roman" w:cs="Times New Roman"/>
          </w:rPr>
          <w:t>p</w:t>
        </w:r>
      </w:ins>
      <w:r w:rsidR="00EE3313">
        <w:rPr>
          <w:rFonts w:ascii="Times New Roman" w:hAnsi="Times New Roman" w:cs="Times New Roman"/>
        </w:rPr>
        <w:t>rimate</w:t>
      </w:r>
      <w:r w:rsidR="0035464B">
        <w:rPr>
          <w:rFonts w:ascii="Times New Roman" w:hAnsi="Times New Roman" w:cs="Times New Roman"/>
        </w:rPr>
        <w:t xml:space="preserve">s, </w:t>
      </w:r>
      <w:ins w:id="24" w:author="Chet Sherwood" w:date="2015-12-23T10:23:00Z">
        <w:r w:rsidR="00F07232">
          <w:rPr>
            <w:rFonts w:ascii="Times New Roman" w:hAnsi="Times New Roman" w:cs="Times New Roman"/>
          </w:rPr>
          <w:t>h</w:t>
        </w:r>
      </w:ins>
      <w:r w:rsidR="001F73D7">
        <w:rPr>
          <w:rFonts w:ascii="Times New Roman" w:hAnsi="Times New Roman" w:cs="Times New Roman"/>
        </w:rPr>
        <w:t xml:space="preserve">ominin brain size </w:t>
      </w:r>
      <w:r w:rsidR="0071158B">
        <w:rPr>
          <w:rFonts w:ascii="Times New Roman" w:hAnsi="Times New Roman" w:cs="Times New Roman"/>
        </w:rPr>
        <w:t>was shown</w:t>
      </w:r>
      <w:r w:rsidR="001F73D7">
        <w:rPr>
          <w:rFonts w:ascii="Times New Roman" w:hAnsi="Times New Roman" w:cs="Times New Roman"/>
        </w:rPr>
        <w:t xml:space="preserve"> to be unrelated to climatic forces</w:t>
      </w:r>
      <w:r w:rsidR="0035464B">
        <w:rPr>
          <w:rFonts w:ascii="Times New Roman" w:hAnsi="Times New Roman" w:cs="Times New Roman"/>
        </w:rPr>
        <w:t xml:space="preserve">. This study </w:t>
      </w:r>
      <w:r w:rsidR="00BC37DF">
        <w:rPr>
          <w:rFonts w:ascii="Times New Roman" w:hAnsi="Times New Roman" w:cs="Times New Roman"/>
        </w:rPr>
        <w:t xml:space="preserve">does not support </w:t>
      </w:r>
      <w:r w:rsidR="008331FE">
        <w:rPr>
          <w:rFonts w:ascii="Times New Roman" w:hAnsi="Times New Roman" w:cs="Times New Roman"/>
        </w:rPr>
        <w:t xml:space="preserve">previous </w:t>
      </w:r>
      <w:r w:rsidR="00722117">
        <w:rPr>
          <w:rFonts w:ascii="Times New Roman" w:hAnsi="Times New Roman" w:cs="Times New Roman"/>
        </w:rPr>
        <w:t xml:space="preserve">assertions that climatic </w:t>
      </w:r>
      <w:r w:rsidR="00447413">
        <w:rPr>
          <w:rFonts w:ascii="Times New Roman" w:hAnsi="Times New Roman" w:cs="Times New Roman"/>
        </w:rPr>
        <w:t>shifts</w:t>
      </w:r>
      <w:r w:rsidR="00722117">
        <w:rPr>
          <w:rFonts w:ascii="Times New Roman" w:hAnsi="Times New Roman" w:cs="Times New Roman"/>
        </w:rPr>
        <w:t xml:space="preserve"> drove </w:t>
      </w:r>
      <w:ins w:id="25" w:author="Chet Sherwood" w:date="2015-12-23T10:23:00Z">
        <w:r w:rsidR="00F07232">
          <w:rPr>
            <w:rFonts w:ascii="Times New Roman" w:hAnsi="Times New Roman" w:cs="Times New Roman"/>
          </w:rPr>
          <w:t>h</w:t>
        </w:r>
      </w:ins>
      <w:r w:rsidR="00722117">
        <w:rPr>
          <w:rFonts w:ascii="Times New Roman" w:hAnsi="Times New Roman" w:cs="Times New Roman"/>
        </w:rPr>
        <w:t>ominin brain evolution</w:t>
      </w:r>
      <w:r w:rsidR="0035464B">
        <w:rPr>
          <w:rFonts w:ascii="Times New Roman" w:hAnsi="Times New Roman" w:cs="Times New Roman"/>
        </w:rPr>
        <w:t xml:space="preserve"> and describes statistical methods that </w:t>
      </w:r>
      <w:r w:rsidR="007E6052">
        <w:rPr>
          <w:rFonts w:ascii="Times New Roman" w:hAnsi="Times New Roman" w:cs="Times New Roman"/>
        </w:rPr>
        <w:t>can guard against false positive relationships</w:t>
      </w:r>
      <w:r w:rsidR="007C417A">
        <w:rPr>
          <w:rFonts w:ascii="Times New Roman" w:hAnsi="Times New Roman" w:cs="Times New Roman"/>
        </w:rPr>
        <w:t xml:space="preserve"> </w:t>
      </w:r>
      <w:ins w:id="26" w:author="Chet Sherwood" w:date="2015-12-23T10:24:00Z">
        <w:r w:rsidR="00F07232">
          <w:rPr>
            <w:rFonts w:ascii="Times New Roman" w:hAnsi="Times New Roman" w:cs="Times New Roman"/>
          </w:rPr>
          <w:t xml:space="preserve">to </w:t>
        </w:r>
        <w:proofErr w:type="gramStart"/>
        <w:r w:rsidR="00F07232">
          <w:rPr>
            <w:rFonts w:ascii="Times New Roman" w:hAnsi="Times New Roman" w:cs="Times New Roman"/>
          </w:rPr>
          <w:t xml:space="preserve">which </w:t>
        </w:r>
      </w:ins>
      <w:r w:rsidR="00AC3739">
        <w:rPr>
          <w:rFonts w:ascii="Times New Roman" w:hAnsi="Times New Roman" w:cs="Times New Roman"/>
        </w:rPr>
        <w:t xml:space="preserve"> time</w:t>
      </w:r>
      <w:proofErr w:type="gramEnd"/>
      <w:r w:rsidR="00AC3739">
        <w:rPr>
          <w:rFonts w:ascii="Times New Roman" w:hAnsi="Times New Roman" w:cs="Times New Roman"/>
        </w:rPr>
        <w:t xml:space="preserve"> ser</w:t>
      </w:r>
      <w:r w:rsidR="001F0FA8">
        <w:rPr>
          <w:rFonts w:ascii="Times New Roman" w:hAnsi="Times New Roman" w:cs="Times New Roman"/>
        </w:rPr>
        <w:t xml:space="preserve">ies data </w:t>
      </w:r>
      <w:ins w:id="27" w:author="Chet Sherwood" w:date="2015-12-23T10:24:00Z">
        <w:r w:rsidR="00F07232">
          <w:rPr>
            <w:rFonts w:ascii="Times New Roman" w:hAnsi="Times New Roman" w:cs="Times New Roman"/>
          </w:rPr>
          <w:t>are</w:t>
        </w:r>
      </w:ins>
      <w:r w:rsidR="001F0FA8">
        <w:rPr>
          <w:rFonts w:ascii="Times New Roman" w:hAnsi="Times New Roman" w:cs="Times New Roman"/>
        </w:rPr>
        <w:t xml:space="preserve"> highly susceptible</w:t>
      </w:r>
      <w:r w:rsidR="0035464B">
        <w:rPr>
          <w:rFonts w:ascii="Times New Roman" w:hAnsi="Times New Roman" w:cs="Times New Roman"/>
        </w:rPr>
        <w:t>.</w:t>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09E3C0B3" w14:textId="01DDBB97" w:rsidR="0002233C" w:rsidRDefault="00064EA1" w:rsidP="0002233C">
      <w:pPr>
        <w:rPr>
          <w:rFonts w:ascii="Times New Roman" w:hAnsi="Times New Roman" w:cs="Times New Roman"/>
        </w:rPr>
      </w:pPr>
      <w:ins w:id="28" w:author="Chet Sherwood" w:date="2015-12-23T11:09:00Z">
        <w:r>
          <w:rPr>
            <w:rFonts w:ascii="Times New Roman" w:hAnsi="Times New Roman" w:cs="Times New Roman"/>
          </w:rPr>
          <w:tab/>
        </w:r>
      </w:ins>
      <w:r w:rsidR="004437A6">
        <w:rPr>
          <w:rFonts w:ascii="Times New Roman" w:hAnsi="Times New Roman" w:cs="Times New Roman"/>
        </w:rPr>
        <w:t xml:space="preserve">Since the divergence of </w:t>
      </w:r>
      <w:ins w:id="29" w:author="Chet Sherwood" w:date="2015-12-23T11:02:00Z">
        <w:r w:rsidR="00655A7B">
          <w:rPr>
            <w:rFonts w:ascii="Times New Roman" w:hAnsi="Times New Roman" w:cs="Times New Roman"/>
          </w:rPr>
          <w:t>h</w:t>
        </w:r>
      </w:ins>
      <w:r w:rsidR="00A41265">
        <w:rPr>
          <w:rFonts w:ascii="Times New Roman" w:hAnsi="Times New Roman" w:cs="Times New Roman"/>
        </w:rPr>
        <w:t>ominin</w:t>
      </w:r>
      <w:r w:rsidR="004437A6">
        <w:rPr>
          <w:rFonts w:ascii="Times New Roman" w:hAnsi="Times New Roman" w:cs="Times New Roman"/>
        </w:rPr>
        <w:t xml:space="preserve">s from other </w:t>
      </w:r>
      <w:commentRangeStart w:id="30"/>
      <w:r w:rsidR="004437A6">
        <w:rPr>
          <w:rFonts w:ascii="Times New Roman" w:hAnsi="Times New Roman" w:cs="Times New Roman"/>
        </w:rPr>
        <w:t>great apes</w:t>
      </w:r>
      <w:r w:rsidR="006C1A8C">
        <w:rPr>
          <w:rFonts w:ascii="Times New Roman" w:hAnsi="Times New Roman" w:cs="Times New Roman"/>
        </w:rPr>
        <w:t xml:space="preserve"> </w:t>
      </w:r>
      <w:commentRangeEnd w:id="30"/>
      <w:r w:rsidR="00E45594">
        <w:rPr>
          <w:rStyle w:val="CommentReference"/>
        </w:rPr>
        <w:commentReference w:id="30"/>
      </w:r>
      <w:r w:rsidR="00EB60F4">
        <w:rPr>
          <w:rFonts w:ascii="Times New Roman" w:hAnsi="Times New Roman" w:cs="Times New Roman"/>
        </w:rPr>
        <w:t>~</w:t>
      </w:r>
      <w:r w:rsidR="006C1A8C">
        <w:rPr>
          <w:rFonts w:ascii="Times New Roman" w:hAnsi="Times New Roman" w:cs="Times New Roman"/>
        </w:rPr>
        <w:t>5</w:t>
      </w:r>
      <w:r w:rsidR="00973554">
        <w:rPr>
          <w:rFonts w:ascii="Times New Roman" w:hAnsi="Times New Roman" w:cs="Times New Roman"/>
        </w:rPr>
        <w:t xml:space="preserve">-7 </w:t>
      </w:r>
      <w:r w:rsidR="00D07500">
        <w:rPr>
          <w:rFonts w:ascii="Times New Roman" w:hAnsi="Times New Roman" w:cs="Times New Roman"/>
        </w:rPr>
        <w:t>Ma</w:t>
      </w:r>
      <w:r w:rsidR="004437A6">
        <w:rPr>
          <w:rFonts w:ascii="Times New Roman" w:hAnsi="Times New Roman" w:cs="Times New Roman"/>
        </w:rPr>
        <w:t xml:space="preserve">, our lineage has undergone a massive expansion in brain size, such that </w:t>
      </w:r>
      <w:ins w:id="31" w:author="Chet Sherwood" w:date="2015-12-23T11:02:00Z">
        <w:r w:rsidR="00655A7B">
          <w:rPr>
            <w:rFonts w:ascii="Times New Roman" w:hAnsi="Times New Roman" w:cs="Times New Roman"/>
          </w:rPr>
          <w:t xml:space="preserve">modern </w:t>
        </w:r>
      </w:ins>
      <w:r w:rsidR="004437A6">
        <w:rPr>
          <w:rFonts w:ascii="Times New Roman" w:hAnsi="Times New Roman" w:cs="Times New Roman"/>
        </w:rPr>
        <w:t>humans have brains that are over three times</w:t>
      </w:r>
      <w:r w:rsidR="00CE1B6A">
        <w:rPr>
          <w:rFonts w:ascii="Times New Roman" w:hAnsi="Times New Roman" w:cs="Times New Roman"/>
        </w:rPr>
        <w:t xml:space="preserve"> larger than </w:t>
      </w:r>
      <w:r w:rsidR="004437A6">
        <w:rPr>
          <w:rFonts w:ascii="Times New Roman" w:hAnsi="Times New Roman" w:cs="Times New Roman"/>
        </w:rPr>
        <w:t xml:space="preserve">those of </w:t>
      </w:r>
      <w:r w:rsidR="00BC37DF">
        <w:rPr>
          <w:rFonts w:ascii="Times New Roman" w:hAnsi="Times New Roman" w:cs="Times New Roman"/>
        </w:rPr>
        <w:t xml:space="preserve">our closest extant relatives, </w:t>
      </w:r>
      <w:ins w:id="32" w:author="Chet Sherwood" w:date="2015-12-23T11:02:00Z">
        <w:r w:rsidR="00655A7B">
          <w:rPr>
            <w:rFonts w:ascii="Times New Roman" w:hAnsi="Times New Roman" w:cs="Times New Roman"/>
          </w:rPr>
          <w:t xml:space="preserve">the </w:t>
        </w:r>
      </w:ins>
      <w:commentRangeStart w:id="33"/>
      <w:r w:rsidR="00736C12">
        <w:rPr>
          <w:rFonts w:ascii="Times New Roman" w:hAnsi="Times New Roman" w:cs="Times New Roman"/>
        </w:rPr>
        <w:t xml:space="preserve">great </w:t>
      </w:r>
      <w:r w:rsidR="00BC37DF">
        <w:rPr>
          <w:rFonts w:ascii="Times New Roman" w:hAnsi="Times New Roman" w:cs="Times New Roman"/>
        </w:rPr>
        <w:t>apes</w:t>
      </w:r>
      <w:r w:rsidR="00BC37DF" w:rsidRPr="00862889">
        <w:rPr>
          <w:rFonts w:ascii="Times New Roman" w:hAnsi="Times New Roman" w:cs="Times New Roman"/>
          <w:i/>
        </w:rPr>
        <w:t xml:space="preserve"> </w:t>
      </w:r>
      <w:commentRangeEnd w:id="33"/>
      <w:r w:rsidR="008668F7">
        <w:rPr>
          <w:rStyle w:val="CommentReference"/>
        </w:rPr>
        <w:commentReference w:id="33"/>
      </w:r>
      <w:r w:rsidR="009D6D1A">
        <w:rPr>
          <w:rFonts w:ascii="Times New Roman" w:hAnsi="Times New Roman" w:cs="Times New Roman"/>
          <w:i/>
        </w:rPr>
        <w:fldChar w:fldCharType="begin"/>
      </w:r>
      <w:r w:rsidR="0013115C">
        <w:rPr>
          <w:rFonts w:ascii="Times New Roman" w:hAnsi="Times New Roman" w:cs="Times New Roman"/>
          <w:i/>
        </w:rPr>
        <w:instrText xml:space="preserve"> ADDIN PAPERS2_CITATIONS &lt;citation&gt;&lt;uuid&gt;0F9B476E-8879-41B5-A17F-AE34C0240650&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D45F4E">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w:t>
      </w:r>
      <w:ins w:id="34" w:author="CCAS GWU" w:date="2016-01-07T12:37:00Z">
        <w:r w:rsidR="007E513A">
          <w:rPr>
            <w:rFonts w:ascii="Times New Roman" w:hAnsi="Times New Roman" w:cs="Times New Roman"/>
          </w:rPr>
          <w:t xml:space="preserve"> other</w:t>
        </w:r>
      </w:ins>
      <w:r w:rsidR="00A7063B">
        <w:rPr>
          <w:rFonts w:ascii="Times New Roman" w:hAnsi="Times New Roman" w:cs="Times New Roman"/>
        </w:rPr>
        <w:t xml:space="preserve"> </w:t>
      </w:r>
      <w:r w:rsidR="00AE11FB">
        <w:rPr>
          <w:rFonts w:ascii="Times New Roman" w:hAnsi="Times New Roman" w:cs="Times New Roman"/>
        </w:rPr>
        <w:t>P</w:t>
      </w:r>
      <w:r w:rsidR="00B23F0E">
        <w:rPr>
          <w:rFonts w:ascii="Times New Roman" w:hAnsi="Times New Roman" w:cs="Times New Roman"/>
        </w:rPr>
        <w:t xml:space="preserve">rimates, </w:t>
      </w:r>
      <w:r w:rsidR="00AE11FB">
        <w:rPr>
          <w:rFonts w:ascii="Times New Roman" w:hAnsi="Times New Roman" w:cs="Times New Roman"/>
        </w:rPr>
        <w:t>Carnivora</w:t>
      </w:r>
      <w:r w:rsidR="00CB5525">
        <w:rPr>
          <w:rFonts w:ascii="Times New Roman" w:hAnsi="Times New Roman" w:cs="Times New Roman"/>
        </w:rPr>
        <w:t xml:space="preserve">, </w:t>
      </w:r>
      <w:commentRangeStart w:id="35"/>
      <w:r w:rsidR="00AE11FB">
        <w:rPr>
          <w:rFonts w:ascii="Times New Roman" w:hAnsi="Times New Roman" w:cs="Times New Roman"/>
        </w:rPr>
        <w:t>A</w:t>
      </w:r>
      <w:r w:rsidR="00CB5525">
        <w:rPr>
          <w:rFonts w:ascii="Times New Roman" w:hAnsi="Times New Roman" w:cs="Times New Roman"/>
        </w:rPr>
        <w:t>rtiodactyl</w:t>
      </w:r>
      <w:r w:rsidR="00AE11FB">
        <w:rPr>
          <w:rFonts w:ascii="Times New Roman" w:hAnsi="Times New Roman" w:cs="Times New Roman"/>
        </w:rPr>
        <w:t>a</w:t>
      </w:r>
      <w:commentRangeEnd w:id="35"/>
      <w:r w:rsidR="008668F7">
        <w:rPr>
          <w:rStyle w:val="CommentReference"/>
        </w:rPr>
        <w:commentReference w:id="35"/>
      </w:r>
      <w:r w:rsidR="00A7063B">
        <w:rPr>
          <w:rFonts w:ascii="Times New Roman" w:hAnsi="Times New Roman" w:cs="Times New Roman"/>
        </w:rPr>
        <w:t xml:space="preserve">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32048806-825B-4931-BD9D-84244166FADA&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66BBB">
        <w:rPr>
          <w:rFonts w:ascii="Times New Roman" w:hAnsi="Times New Roman" w:cs="Times New Roman"/>
        </w:rPr>
        <w:t>(Lefebvre et al., 2004; Shultz and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22DEBF78" w14:textId="176DABA9" w:rsidR="00582C3B" w:rsidRDefault="00A7063B" w:rsidP="009C1A90">
      <w:pPr>
        <w:ind w:firstLine="720"/>
        <w:rPr>
          <w:rFonts w:ascii="Times New Roman" w:hAnsi="Times New Roman" w:cs="Times New Roman"/>
        </w:rPr>
      </w:pPr>
      <w:r>
        <w:rPr>
          <w:rFonts w:ascii="Times New Roman" w:hAnsi="Times New Roman" w:cs="Times New Roman"/>
        </w:rPr>
        <w:t xml:space="preserve">While the precise </w:t>
      </w:r>
      <w:ins w:id="36" w:author="Chet Sherwood" w:date="2015-12-23T11:02:00Z">
        <w:r w:rsidR="00655A7B">
          <w:rPr>
            <w:rFonts w:ascii="Times New Roman" w:hAnsi="Times New Roman" w:cs="Times New Roman"/>
          </w:rPr>
          <w:t xml:space="preserve">causes of evolutionary </w:t>
        </w:r>
      </w:ins>
      <w:r>
        <w:rPr>
          <w:rFonts w:ascii="Times New Roman" w:hAnsi="Times New Roman" w:cs="Times New Roman"/>
        </w:rPr>
        <w:t>brain</w:t>
      </w:r>
      <w:ins w:id="37" w:author="Chet Sherwood" w:date="2015-12-23T11:03:00Z">
        <w:r w:rsidR="00655A7B">
          <w:rPr>
            <w:rFonts w:ascii="Times New Roman" w:hAnsi="Times New Roman" w:cs="Times New Roman"/>
          </w:rPr>
          <w:t xml:space="preserve"> enlargement</w:t>
        </w:r>
      </w:ins>
      <w:r w:rsidR="00697889">
        <w:rPr>
          <w:rFonts w:ascii="Times New Roman" w:hAnsi="Times New Roman" w:cs="Times New Roman"/>
        </w:rPr>
        <w:t xml:space="preserve"> remain unclear, many hypothese</w:t>
      </w:r>
      <w:r>
        <w:rPr>
          <w:rFonts w:ascii="Times New Roman" w:hAnsi="Times New Roman" w:cs="Times New Roman"/>
        </w:rPr>
        <w:t xml:space="preserve">s revolve around </w:t>
      </w:r>
      <w:r w:rsidR="000E69C4">
        <w:rPr>
          <w:rFonts w:ascii="Times New Roman" w:hAnsi="Times New Roman" w:cs="Times New Roman"/>
        </w:rPr>
        <w:t>enhanced cognitive</w:t>
      </w:r>
      <w:r w:rsidR="00B6694B">
        <w:rPr>
          <w:rFonts w:ascii="Times New Roman" w:hAnsi="Times New Roman" w:cs="Times New Roman"/>
        </w:rPr>
        <w:t xml:space="preserve"> </w:t>
      </w:r>
      <w:ins w:id="38" w:author="Chet Sherwood" w:date="2015-12-23T11:03:00Z">
        <w:r w:rsidR="00655A7B">
          <w:rPr>
            <w:rFonts w:ascii="Times New Roman" w:hAnsi="Times New Roman" w:cs="Times New Roman"/>
          </w:rPr>
          <w:t>flexib</w:t>
        </w:r>
      </w:ins>
      <w:ins w:id="39" w:author="Chet Sherwood" w:date="2015-12-23T11:04:00Z">
        <w:r w:rsidR="00655A7B">
          <w:rPr>
            <w:rFonts w:ascii="Times New Roman" w:hAnsi="Times New Roman" w:cs="Times New Roman"/>
          </w:rPr>
          <w:t>i</w:t>
        </w:r>
      </w:ins>
      <w:ins w:id="40" w:author="Chet Sherwood" w:date="2015-12-23T11:03:00Z">
        <w:r w:rsidR="00655A7B">
          <w:rPr>
            <w:rFonts w:ascii="Times New Roman" w:hAnsi="Times New Roman" w:cs="Times New Roman"/>
          </w:rPr>
          <w:t>l</w:t>
        </w:r>
      </w:ins>
      <w:ins w:id="41" w:author="Chet Sherwood" w:date="2015-12-23T11:04:00Z">
        <w:r w:rsidR="00655A7B">
          <w:rPr>
            <w:rFonts w:ascii="Times New Roman" w:hAnsi="Times New Roman" w:cs="Times New Roman"/>
          </w:rPr>
          <w:t>ity</w:t>
        </w:r>
      </w:ins>
      <w:ins w:id="42" w:author="Chet Sherwood" w:date="2015-12-23T11:03:00Z">
        <w:r w:rsidR="00655A7B">
          <w:rPr>
            <w:rFonts w:ascii="Times New Roman" w:hAnsi="Times New Roman" w:cs="Times New Roman"/>
          </w:rPr>
          <w:t xml:space="preserve"> </w:t>
        </w:r>
      </w:ins>
      <w:r w:rsidR="007F223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B1B5240-FDC4-4607-9CFA-B7666EE910FB&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volume&gt;1156&lt;/volume&gt;&lt;publication_date&gt;99200903001200000000220000&lt;/publication_date&gt;&lt;doi&gt;10.1111/j.1749-6632.2009.04421.x&lt;/doi&gt;&lt;institution&gt;Center for Neuroscience and Department of Psychology, University of California-Davis, Davis, California 95618, USA. lakrubitzer@ucdavis.edu&lt;/institution&gt;&lt;startpage&gt;44&lt;/startpage&gt;&lt;title&gt;In search of a unifying theory of complex brain evolution.&lt;/title&gt;&lt;uuid&gt;53B0B958-38AC-4D31-A5A7-EC49C16BD3F4&lt;/uuid&gt;&lt;subtype&gt;400&lt;/subtype&gt;&lt;endpage&gt;67&lt;/endpage&gt;&lt;type&gt;400&lt;/type&gt;&lt;url&gt;http://eutils.ncbi.nlm.nih.gov/entrez/eutils/elink.fcgi?dbfrom=pubmed&amp;amp;id=19338502&amp;amp;retmode=ref&amp;amp;cmd=prlinks&lt;/url&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w:t>
      </w:r>
      <w:r w:rsidR="00BC37DF">
        <w:rPr>
          <w:rFonts w:ascii="Times New Roman" w:hAnsi="Times New Roman" w:cs="Times New Roman"/>
        </w:rPr>
        <w:t>Organisms may evolve larger brain size as an</w:t>
      </w:r>
      <w:r w:rsidR="000E69C4">
        <w:rPr>
          <w:rFonts w:ascii="Times New Roman" w:hAnsi="Times New Roman" w:cs="Times New Roman"/>
        </w:rPr>
        <w:t xml:space="preserv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392C4EEF-1D48-4CED-8BED-DF3EAC340515&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ins w:id="43" w:author="Chet Sherwood" w:date="2015-12-23T11:04:00Z">
        <w:r w:rsidR="00655A7B">
          <w:rPr>
            <w:rFonts w:ascii="Times New Roman" w:hAnsi="Times New Roman" w:cs="Times New Roman"/>
          </w:rPr>
          <w:t>navigation of</w:t>
        </w:r>
      </w:ins>
      <w:r w:rsidR="00B6694B">
        <w:rPr>
          <w:rFonts w:ascii="Times New Roman" w:hAnsi="Times New Roman" w:cs="Times New Roman"/>
        </w:rPr>
        <w:t xml:space="preserve">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BCC4752-7D4E-46B6-9ABF-2D18F7E1431B&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volume&gt;6&lt;/volume&gt;&lt;publication_date&gt;99199800001200000000200000&lt;/publication_date&gt;&lt;number&gt;5&lt;/number&gt;&lt;doi&gt;10.1080/03014460902960289&lt;/doi&gt;&lt;startpage&gt;178&lt;/startpage&gt;&lt;title&gt;The Social Brain Hypothesis&lt;/title&gt;&lt;uuid&gt;DC59C1D8-2117-4302-A211-D81F28A3B1F8&lt;/uuid&gt;&lt;subtype&gt;400&lt;/subtype&gt;&lt;endpage&gt;190&lt;/endpage&gt;&lt;type&gt;400&lt;/type&gt;&lt;url&gt;http://eutils.ncbi.nlm.nih.gov/entrez/eutils/elink.fcgi?dbfrom=pubmed&amp;amp;id=19575315&amp;amp;retmode=ref&amp;amp;cmd=prlinks&lt;/url&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66BBB">
        <w:rPr>
          <w:rFonts w:ascii="Times New Roman" w:hAnsi="Times New Roman" w:cs="Times New Roman"/>
        </w:rPr>
        <w:t>(Dunbar, 1998; Shultz and Dunbar, 2007;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w:t>
      </w:r>
      <w:ins w:id="44" w:author="Chet Sherwood" w:date="2015-12-23T11:05:00Z">
        <w:r w:rsidR="00655A7B">
          <w:rPr>
            <w:rFonts w:ascii="Times New Roman" w:hAnsi="Times New Roman" w:cs="Times New Roman"/>
          </w:rPr>
          <w:t>a cause</w:t>
        </w:r>
      </w:ins>
      <w:r w:rsidR="008F682D">
        <w:rPr>
          <w:rFonts w:ascii="Times New Roman" w:hAnsi="Times New Roman" w:cs="Times New Roman"/>
        </w:rPr>
        <w:t xml:space="preserve"> </w:t>
      </w:r>
      <w:ins w:id="45" w:author="Chet Sherwood" w:date="2015-12-23T11:05:00Z">
        <w:r w:rsidR="00655A7B">
          <w:rPr>
            <w:rFonts w:ascii="Times New Roman" w:hAnsi="Times New Roman" w:cs="Times New Roman"/>
          </w:rPr>
          <w:t xml:space="preserve">of </w:t>
        </w:r>
      </w:ins>
      <w:r w:rsidR="008F682D">
        <w:rPr>
          <w:rFonts w:ascii="Times New Roman" w:hAnsi="Times New Roman" w:cs="Times New Roman"/>
        </w:rPr>
        <w:t>brain evolution.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w:t>
      </w:r>
      <w:r w:rsidR="00B35F2B">
        <w:rPr>
          <w:rFonts w:ascii="Times New Roman" w:hAnsi="Times New Roman" w:cs="Times New Roman"/>
        </w:rPr>
        <w:t>, particularly in the field of human origins</w:t>
      </w:r>
      <w:r w:rsidR="00A114DF">
        <w:rPr>
          <w:rFonts w:ascii="Times New Roman" w:hAnsi="Times New Roman" w:cs="Times New Roman"/>
        </w:rPr>
        <w:t xml:space="preserve"> </w:t>
      </w:r>
      <w:r w:rsidR="00A114DF">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B29401C-3733-4AF3-8A3B-D4BD6DEE2B73&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volume&gt;311&lt;/volume&gt;&lt;publication_date&gt;99200601271200000000222000&lt;/publication_date&gt;&lt;number&gt;5760&lt;/number&gt;&lt;doi&gt;10.1126/science.1116051&lt;/doi&gt;&lt;startpage&gt;476&lt;/startpage&gt;&lt;title&gt;ATMOSPHERE: Climate Change and Human Evolution&lt;/title&gt;&lt;uuid&gt;5E08C497-B8D7-4833-BFDF-D2AEE1DF79C0&lt;/uuid&gt;&lt;subtype&gt;400&lt;/subtype&gt;&lt;endpage&gt;478&lt;/endpage&gt;&lt;type&gt;400&lt;/type&gt;&lt;url&gt;http://www.sciencemag.org/cgi/doi/10.1126/science.1116051&lt;/url&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Pr>
          <w:rFonts w:ascii="Times New Roman" w:hAnsi="Times New Roman" w:cs="Times New Roman"/>
        </w:rPr>
        <w:fldChar w:fldCharType="separate"/>
      </w:r>
      <w:r w:rsidR="00D45F4E">
        <w:rPr>
          <w:rFonts w:ascii="Times New Roman" w:hAnsi="Times New Roman" w:cs="Times New Roman"/>
        </w:rPr>
        <w:t>(Behrensmeyer, 2006; Potts, 2013)</w:t>
      </w:r>
      <w:r w:rsidR="00A114DF">
        <w:rPr>
          <w:rFonts w:ascii="Times New Roman" w:hAnsi="Times New Roman" w:cs="Times New Roman"/>
        </w:rPr>
        <w:fldChar w:fldCharType="end"/>
      </w:r>
      <w:r w:rsidR="00B35F2B">
        <w:rPr>
          <w:rFonts w:ascii="Times New Roman" w:hAnsi="Times New Roman" w:cs="Times New Roman"/>
        </w:rPr>
        <w:t>. Trend-based hypothese</w:t>
      </w:r>
      <w:r w:rsidR="00582C3B">
        <w:rPr>
          <w:rFonts w:ascii="Times New Roman" w:hAnsi="Times New Roman" w:cs="Times New Roman"/>
        </w:rPr>
        <w:t xml:space="preserve">s </w:t>
      </w:r>
      <w:r w:rsidR="00E929C2">
        <w:rPr>
          <w:rFonts w:ascii="Times New Roman" w:hAnsi="Times New Roman" w:cs="Times New Roman"/>
        </w:rPr>
        <w:t>implicate</w:t>
      </w:r>
      <w:r w:rsidR="00582C3B">
        <w:rPr>
          <w:rFonts w:ascii="Times New Roman" w:hAnsi="Times New Roman" w:cs="Times New Roman"/>
        </w:rPr>
        <w:t xml:space="preserve"> long-term directional changes in aspects of the climate, </w:t>
      </w:r>
      <w:r w:rsidR="00D9222F">
        <w:rPr>
          <w:rFonts w:ascii="Times New Roman" w:hAnsi="Times New Roman" w:cs="Times New Roman"/>
        </w:rPr>
        <w:t xml:space="preserve">such as temperature </w:t>
      </w:r>
      <w:r w:rsidR="0022746F">
        <w:rPr>
          <w:rFonts w:ascii="Times New Roman" w:hAnsi="Times New Roman" w:cs="Times New Roman"/>
        </w:rPr>
        <w:t>and/</w:t>
      </w:r>
      <w:r w:rsidR="00D9222F">
        <w:rPr>
          <w:rFonts w:ascii="Times New Roman" w:hAnsi="Times New Roman" w:cs="Times New Roman"/>
        </w:rPr>
        <w:t>or</w:t>
      </w:r>
      <w:r w:rsidR="00582C3B">
        <w:rPr>
          <w:rFonts w:ascii="Times New Roman" w:hAnsi="Times New Roman" w:cs="Times New Roman"/>
        </w:rPr>
        <w:t xml:space="preserve"> aridity</w:t>
      </w:r>
      <w:r w:rsidR="00AF6DF3">
        <w:rPr>
          <w:rFonts w:ascii="Times New Roman" w:hAnsi="Times New Roman" w:cs="Times New Roman"/>
        </w:rPr>
        <w:t xml:space="preserve"> </w:t>
      </w:r>
      <w:r w:rsidR="00E929C2">
        <w:rPr>
          <w:rFonts w:ascii="Times New Roman" w:hAnsi="Times New Roman" w:cs="Times New Roman"/>
        </w:rPr>
        <w:t>as the primary drivers of evolution</w:t>
      </w:r>
      <w:r w:rsidR="00C52C28">
        <w:rPr>
          <w:rFonts w:ascii="Times New Roman" w:hAnsi="Times New Roman" w:cs="Times New Roman"/>
        </w:rPr>
        <w:t xml:space="preserve"> (e.g. savannah hypothesis, aridity hypothesis</w:t>
      </w:r>
      <w:r w:rsidR="008A7385">
        <w:rPr>
          <w:rFonts w:ascii="Times New Roman" w:hAnsi="Times New Roman" w:cs="Times New Roman"/>
        </w:rPr>
        <w:t>, and aspects of turnover pulse hypothesis</w:t>
      </w:r>
      <w:r w:rsidR="00C52C28">
        <w:rPr>
          <w:rFonts w:ascii="Times New Roman" w:hAnsi="Times New Roman" w:cs="Times New Roman"/>
        </w:rPr>
        <w:t xml:space="preserve">) </w:t>
      </w:r>
      <w:r w:rsidR="001C7761">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897BB72-1FFD-4EAB-8C0A-CD81340F39F3&lt;/uuid&gt;&lt;priority&gt;6&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volume&gt;55&lt;/volume&gt;&lt;publication_date&gt;99201402001200000000220000&lt;/publication_date&gt;&lt;number&gt;1&lt;/number&gt;&lt;doi&gt;10.1086/674530&lt;/doi&gt;&lt;startpage&gt;59&lt;/startpage&gt;&lt;title&gt;Is the “Savanna Hypothesis” a Dead Concept for Explaining the Emergence of the Earliest Hominins?&lt;/title&gt;&lt;uuid&gt;1C6EAD10-9621-4018-8F23-436FAF88B940&lt;/uuid&gt;&lt;subtype&gt;400&lt;/subtype&gt;&lt;endpage&gt;81&lt;/endpage&gt;&lt;type&gt;400&lt;/type&gt;&lt;url&gt;http://www.jstor.org/stable/info/10.1086/674530&lt;/url&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Pr>
          <w:rFonts w:ascii="Times New Roman" w:hAnsi="Times New Roman" w:cs="Times New Roman"/>
        </w:rPr>
        <w:fldChar w:fldCharType="separate"/>
      </w:r>
      <w:r w:rsidR="001C7761">
        <w:rPr>
          <w:rFonts w:ascii="Times New Roman" w:hAnsi="Times New Roman" w:cs="Times New Roman"/>
        </w:rPr>
        <w:t>(Vrba et al., 1994; deMenocal, 2004; Domínguez-Rodrigo, 2014)</w:t>
      </w:r>
      <w:r w:rsidR="001C7761">
        <w:rPr>
          <w:rFonts w:ascii="Times New Roman" w:hAnsi="Times New Roman" w:cs="Times New Roman"/>
        </w:rPr>
        <w:fldChar w:fldCharType="end"/>
      </w:r>
      <w:r w:rsidR="00582C3B">
        <w:rPr>
          <w:rFonts w:ascii="Times New Roman" w:hAnsi="Times New Roman" w:cs="Times New Roman"/>
        </w:rPr>
        <w:t>.</w:t>
      </w:r>
      <w:r w:rsidR="00E929C2">
        <w:rPr>
          <w:rFonts w:ascii="Times New Roman" w:hAnsi="Times New Roman" w:cs="Times New Roman"/>
        </w:rPr>
        <w:t xml:space="preserve"> Alternatively, variability-based hypothes</w:t>
      </w:r>
      <w:r w:rsidR="008A7385">
        <w:rPr>
          <w:rFonts w:ascii="Times New Roman" w:hAnsi="Times New Roman" w:cs="Times New Roman"/>
        </w:rPr>
        <w:t>e</w:t>
      </w:r>
      <w:r w:rsidR="00E929C2">
        <w:rPr>
          <w:rFonts w:ascii="Times New Roman" w:hAnsi="Times New Roman" w:cs="Times New Roman"/>
        </w:rPr>
        <w:t xml:space="preserve">s implicate increasingly severe </w:t>
      </w:r>
      <w:r w:rsidR="00A614A6">
        <w:rPr>
          <w:rFonts w:ascii="Times New Roman" w:hAnsi="Times New Roman" w:cs="Times New Roman"/>
        </w:rPr>
        <w:t xml:space="preserve">climatic </w:t>
      </w:r>
      <w:r w:rsidR="00E929C2">
        <w:rPr>
          <w:rFonts w:ascii="Times New Roman" w:hAnsi="Times New Roman" w:cs="Times New Roman"/>
        </w:rPr>
        <w:t xml:space="preserve">fluctuations </w:t>
      </w:r>
      <w:r w:rsidR="00C52C28">
        <w:rPr>
          <w:rFonts w:ascii="Times New Roman" w:hAnsi="Times New Roman" w:cs="Times New Roman"/>
        </w:rPr>
        <w:t>(e.g. variability selection hypothesis, variability pulse hypothesis)</w:t>
      </w:r>
      <w:r w:rsidR="00E929C2">
        <w:rPr>
          <w:rFonts w:ascii="Times New Roman" w:hAnsi="Times New Roman" w:cs="Times New Roman"/>
        </w:rPr>
        <w:t xml:space="preserve"> </w:t>
      </w:r>
      <w:r w:rsidR="000937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7892191B-9FAC-4B2E-BE1E-AF56D9F0944D&lt;/uuid&gt;&lt;priority&gt;7&lt;/priority&gt;&lt;publications&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53&lt;/volume&gt;&lt;publication_date&gt;99200711001200000000220000&lt;/publication_date&gt;&lt;number&gt;5&lt;/number&gt;&lt;doi&gt;10.1016/j.jhevol.2006.12.009&lt;/doi&gt;&lt;startpage&gt;475&lt;/startpage&gt;&lt;title&gt;High- and low-latitude forcing of Plio-Pleistocene East African climate and human evolution&lt;/title&gt;&lt;uuid&gt;C0B9B962-1DAD-4B71-BAD4-FA6FC7572566&lt;/uuid&gt;&lt;subtype&gt;400&lt;/subtype&gt;&lt;endpage&gt;486&lt;/endpage&gt;&lt;type&gt;400&lt;/type&gt;&lt;url&gt;http://linkinghub.elsevier.com/retrieve/pii/S0047248407001522&lt;/url&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volume&gt;29&lt;/volume&gt;&lt;publication_date&gt;99201011001200000000220000&lt;/publication_date&gt;&lt;number&gt;23-24&lt;/number&gt;&lt;doi&gt;10.1016/j.quascirev.2010.07.007&lt;/doi&gt;&lt;startpage&gt;2981&lt;/startpage&gt;&lt;title&gt;Human evolution in a variable environment: the amplifier lakes of Eastern Africa&lt;/title&gt;&lt;uuid&gt;2115FA80-6378-418F-B46C-0024F1DECC31&lt;/uuid&gt;&lt;subtype&gt;400&lt;/subtype&gt;&lt;endpage&gt;2988&lt;/endpage&gt;&lt;type&gt;400&lt;/type&gt;&lt;url&gt;http://linkinghub.elsevier.com/retrieve/pii/S0277379110002581&lt;/url&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42&lt;/volume&gt;&lt;publication_date&gt;99200204001200000000220000&lt;/publication_date&gt;&lt;number&gt;4&lt;/number&gt;&lt;doi&gt;10.1006/jhev.2001.0535&lt;/doi&gt;&lt;startpage&gt;475&lt;/startpage&gt;&lt;title&gt;Faunal change, environmental variability and late Pliocene hominin evolution&lt;/title&gt;&lt;uuid&gt;20B5E03F-8777-47C4-965C-7E66584B8F30&lt;/uuid&gt;&lt;subtype&gt;400&lt;/subtype&gt;&lt;endpage&gt;497&lt;/endpage&gt;&lt;type&gt;400&lt;/type&gt;&lt;url&gt;http://linkinghub.elsevier.com/retrieve/pii/S0047248401905354&lt;/url&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 xml:space="preserve">(Potts, 1996; 1998a; Bobe et al., 2002; </w:t>
      </w:r>
      <w:r w:rsidR="00D45F4E">
        <w:rPr>
          <w:rFonts w:ascii="Times New Roman" w:hAnsi="Times New Roman" w:cs="Times New Roman"/>
        </w:rPr>
        <w:lastRenderedPageBreak/>
        <w:t>Trauth et al., 2007; 2010; Maslin et al., 2014; 2015)</w:t>
      </w:r>
      <w:r w:rsidR="00093736">
        <w:rPr>
          <w:rFonts w:ascii="Times New Roman" w:hAnsi="Times New Roman" w:cs="Times New Roman"/>
        </w:rPr>
        <w:fldChar w:fldCharType="end"/>
      </w:r>
      <w:r w:rsidR="00DD1435">
        <w:rPr>
          <w:rFonts w:ascii="Times New Roman" w:hAnsi="Times New Roman" w:cs="Times New Roman"/>
        </w:rPr>
        <w:t xml:space="preserve">. </w:t>
      </w:r>
      <w:r w:rsidR="00A614A6">
        <w:rPr>
          <w:rFonts w:ascii="Times New Roman" w:hAnsi="Times New Roman" w:cs="Times New Roman"/>
        </w:rPr>
        <w:t xml:space="preserve">More specifically, </w:t>
      </w:r>
      <w:r w:rsidR="00766BBB">
        <w:rPr>
          <w:rFonts w:ascii="Times New Roman" w:hAnsi="Times New Roman" w:cs="Times New Roman"/>
        </w:rPr>
        <w:t>variability-based hypotheses</w:t>
      </w:r>
      <w:r w:rsidR="00A614A6">
        <w:rPr>
          <w:rFonts w:ascii="Times New Roman" w:hAnsi="Times New Roman" w:cs="Times New Roman"/>
        </w:rPr>
        <w:t xml:space="preserve"> posit that increases in the amplitude and periodicity of global environmental fluctuations </w:t>
      </w:r>
      <w:ins w:id="46" w:author="Chet Sherwood" w:date="2015-12-23T11:06:00Z">
        <w:r w:rsidR="00655A7B">
          <w:rPr>
            <w:rFonts w:ascii="Times New Roman" w:hAnsi="Times New Roman" w:cs="Times New Roman"/>
          </w:rPr>
          <w:t>may influence</w:t>
        </w:r>
      </w:ins>
      <w:r w:rsidR="00A614A6">
        <w:rPr>
          <w:rFonts w:ascii="Times New Roman" w:hAnsi="Times New Roman" w:cs="Times New Roman"/>
        </w:rPr>
        <w:t xml:space="preserve"> some species to become more versatile and thus </w:t>
      </w:r>
      <w:ins w:id="47" w:author="Chet Sherwood" w:date="2015-12-23T11:06:00Z">
        <w:r w:rsidR="00655A7B">
          <w:rPr>
            <w:rFonts w:ascii="Times New Roman" w:hAnsi="Times New Roman" w:cs="Times New Roman"/>
          </w:rPr>
          <w:t xml:space="preserve">to </w:t>
        </w:r>
      </w:ins>
      <w:r w:rsidR="00A614A6">
        <w:rPr>
          <w:rFonts w:ascii="Times New Roman" w:hAnsi="Times New Roman" w:cs="Times New Roman"/>
        </w:rPr>
        <w:t>more effectively adapt to rapidly changing environments</w:t>
      </w:r>
      <w:r w:rsidR="00A32B89">
        <w:rPr>
          <w:rFonts w:ascii="Times New Roman" w:hAnsi="Times New Roman" w:cs="Times New Roman"/>
        </w:rPr>
        <w:t xml:space="preserve">. </w:t>
      </w:r>
      <w:r w:rsidR="00B670F9">
        <w:rPr>
          <w:rFonts w:ascii="Times New Roman" w:hAnsi="Times New Roman" w:cs="Times New Roman"/>
        </w:rPr>
        <w:t xml:space="preserve">In this scenario, </w:t>
      </w:r>
      <w:ins w:id="48" w:author="Chet Sherwood" w:date="2015-12-23T11:06:00Z">
        <w:r w:rsidR="00655A7B">
          <w:rPr>
            <w:rFonts w:ascii="Times New Roman" w:hAnsi="Times New Roman" w:cs="Times New Roman"/>
          </w:rPr>
          <w:t>h</w:t>
        </w:r>
      </w:ins>
      <w:r w:rsidR="00A41265">
        <w:rPr>
          <w:rFonts w:ascii="Times New Roman" w:hAnsi="Times New Roman" w:cs="Times New Roman"/>
        </w:rPr>
        <w:t>ominin</w:t>
      </w:r>
      <w:r w:rsidR="001A2F71">
        <w:rPr>
          <w:rFonts w:ascii="Times New Roman" w:hAnsi="Times New Roman" w:cs="Times New Roman"/>
        </w:rPr>
        <w:t xml:space="preserve">s responded to this increased </w:t>
      </w:r>
      <w:r w:rsidR="00B670F9">
        <w:rPr>
          <w:rFonts w:ascii="Times New Roman" w:hAnsi="Times New Roman" w:cs="Times New Roman"/>
        </w:rPr>
        <w:t>demand</w:t>
      </w:r>
      <w:r w:rsidR="001A2F71">
        <w:rPr>
          <w:rFonts w:ascii="Times New Roman" w:hAnsi="Times New Roman" w:cs="Times New Roman"/>
        </w:rPr>
        <w:t xml:space="preserve"> for versatility by evolving larger brains capable of enhanced behavioral plasticity </w:t>
      </w:r>
      <w:r w:rsidR="00A614A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39A8928-5B2A-447B-8CFC-9D9965FD326F&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Pr>
          <w:rFonts w:ascii="Times New Roman" w:hAnsi="Times New Roman" w:cs="Times New Roman"/>
        </w:rPr>
        <w:fldChar w:fldCharType="separate"/>
      </w:r>
      <w:r w:rsidR="00D45F4E">
        <w:rPr>
          <w:rFonts w:ascii="Times New Roman" w:hAnsi="Times New Roman" w:cs="Times New Roman"/>
        </w:rPr>
        <w:t>(Potts, 2012)</w:t>
      </w:r>
      <w:r w:rsidR="00A614A6">
        <w:rPr>
          <w:rFonts w:ascii="Times New Roman" w:hAnsi="Times New Roman" w:cs="Times New Roman"/>
        </w:rPr>
        <w:fldChar w:fldCharType="end"/>
      </w:r>
      <w:r w:rsidR="00A614A6">
        <w:rPr>
          <w:rFonts w:ascii="Times New Roman" w:hAnsi="Times New Roman" w:cs="Times New Roman"/>
        </w:rPr>
        <w:t xml:space="preserve">. </w:t>
      </w:r>
      <w:r w:rsidR="00DD1435">
        <w:rPr>
          <w:rFonts w:ascii="Times New Roman" w:hAnsi="Times New Roman" w:cs="Times New Roman"/>
        </w:rPr>
        <w:t xml:space="preserve">Lastly, some </w:t>
      </w:r>
      <w:r w:rsidR="00E929C2">
        <w:rPr>
          <w:rFonts w:ascii="Times New Roman" w:hAnsi="Times New Roman" w:cs="Times New Roman"/>
        </w:rPr>
        <w:t xml:space="preserve">have </w:t>
      </w:r>
      <w:ins w:id="49" w:author="Chet Sherwood" w:date="2015-12-23T11:07:00Z">
        <w:r w:rsidR="00655A7B">
          <w:rPr>
            <w:rFonts w:ascii="Times New Roman" w:hAnsi="Times New Roman" w:cs="Times New Roman"/>
          </w:rPr>
          <w:t xml:space="preserve">suggested </w:t>
        </w:r>
      </w:ins>
      <w:r w:rsidR="00E929C2">
        <w:rPr>
          <w:rFonts w:ascii="Times New Roman" w:hAnsi="Times New Roman" w:cs="Times New Roman"/>
        </w:rPr>
        <w:t>the</w:t>
      </w:r>
      <w:r w:rsidR="00DD1435">
        <w:rPr>
          <w:rFonts w:ascii="Times New Roman" w:hAnsi="Times New Roman" w:cs="Times New Roman"/>
        </w:rPr>
        <w:t xml:space="preserve"> rapidity at which climate change occurs </w:t>
      </w:r>
      <w:ins w:id="50" w:author="Chet Sherwood" w:date="2015-12-23T11:07:00Z">
        <w:r w:rsidR="00655A7B">
          <w:rPr>
            <w:rFonts w:ascii="Times New Roman" w:hAnsi="Times New Roman" w:cs="Times New Roman"/>
          </w:rPr>
          <w:t xml:space="preserve">may be </w:t>
        </w:r>
      </w:ins>
      <w:r w:rsidR="00DD1435">
        <w:rPr>
          <w:rFonts w:ascii="Times New Roman" w:hAnsi="Times New Roman" w:cs="Times New Roman"/>
        </w:rPr>
        <w:t>a driver of evolution, here referred to as rate-based hypotheses</w:t>
      </w:r>
      <w:r w:rsidR="00C52C28">
        <w:rPr>
          <w:rFonts w:ascii="Times New Roman" w:hAnsi="Times New Roman" w:cs="Times New Roman"/>
        </w:rPr>
        <w:t xml:space="preserve"> (e.g. turnover pulse hypothesis)</w:t>
      </w:r>
      <w:r w:rsidR="00DD1435">
        <w:rPr>
          <w:rFonts w:ascii="Times New Roman" w:hAnsi="Times New Roman" w:cs="Times New Roman"/>
        </w:rPr>
        <w:t xml:space="preserve"> </w:t>
      </w:r>
      <w:r w:rsidR="000937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&lt;citation&gt;&lt;uuid&gt;0140C813-AC8D-4503-AEDD-2760D78856C2&lt;/uuid&gt;&lt;priority&gt;9&lt;/priority&gt;&lt;publications&gt;&lt;publication&gt;&lt;publication_date&gt;99199500001200000000200000&lt;/publication_date&gt;&lt;title&gt;The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(Vrba, 1993; 1995; 1996)</w:t>
      </w:r>
      <w:r w:rsidR="00093736">
        <w:rPr>
          <w:rFonts w:ascii="Times New Roman" w:hAnsi="Times New Roman" w:cs="Times New Roman"/>
        </w:rPr>
        <w:fldChar w:fldCharType="end"/>
      </w:r>
      <w:r w:rsidR="00DD1435">
        <w:rPr>
          <w:rFonts w:ascii="Times New Roman" w:hAnsi="Times New Roman" w:cs="Times New Roman"/>
        </w:rPr>
        <w:t>.</w:t>
      </w:r>
    </w:p>
    <w:p w14:paraId="320468D2" w14:textId="24803DEF" w:rsidR="00894FE1" w:rsidRDefault="00D617C2" w:rsidP="001A2F71">
      <w:pPr>
        <w:ind w:firstLine="720"/>
        <w:rPr>
          <w:rFonts w:ascii="Times New Roman" w:hAnsi="Times New Roman" w:cs="Times New Roman"/>
        </w:rPr>
      </w:pPr>
      <w:r w:rsidRPr="006F202A">
        <w:rPr>
          <w:rFonts w:ascii="Times New Roman" w:hAnsi="Times New Roman" w:cs="Times New Roman"/>
        </w:rPr>
        <w:t xml:space="preserve">While often </w:t>
      </w:r>
      <w:r w:rsidR="00A355CF">
        <w:rPr>
          <w:rFonts w:ascii="Times New Roman" w:hAnsi="Times New Roman" w:cs="Times New Roman"/>
        </w:rPr>
        <w:t>conceptualized</w:t>
      </w:r>
      <w:r w:rsidRPr="006F202A">
        <w:rPr>
          <w:rFonts w:ascii="Times New Roman" w:hAnsi="Times New Roman" w:cs="Times New Roman"/>
        </w:rPr>
        <w:t xml:space="preserve"> as </w:t>
      </w:r>
      <w:r w:rsidR="00F77786" w:rsidRPr="006F202A">
        <w:rPr>
          <w:rFonts w:ascii="Times New Roman" w:hAnsi="Times New Roman" w:cs="Times New Roman"/>
        </w:rPr>
        <w:t>mutually exclusive</w:t>
      </w:r>
      <w:r w:rsidRPr="006F202A">
        <w:rPr>
          <w:rFonts w:ascii="Times New Roman" w:hAnsi="Times New Roman" w:cs="Times New Roman"/>
        </w:rPr>
        <w:t xml:space="preserve">, </w:t>
      </w:r>
      <w:r w:rsidR="00E87778">
        <w:rPr>
          <w:rFonts w:ascii="Times New Roman" w:hAnsi="Times New Roman" w:cs="Times New Roman"/>
        </w:rPr>
        <w:t xml:space="preserve">there is </w:t>
      </w:r>
      <w:r w:rsidR="00B670F9">
        <w:rPr>
          <w:rFonts w:ascii="Times New Roman" w:hAnsi="Times New Roman" w:cs="Times New Roman"/>
        </w:rPr>
        <w:t xml:space="preserve">in fact </w:t>
      </w:r>
      <w:r w:rsidR="00E87778">
        <w:rPr>
          <w:rFonts w:ascii="Times New Roman" w:hAnsi="Times New Roman" w:cs="Times New Roman"/>
        </w:rPr>
        <w:t>considerable</w:t>
      </w:r>
      <w:r w:rsidR="00A355CF">
        <w:rPr>
          <w:rFonts w:ascii="Times New Roman" w:hAnsi="Times New Roman" w:cs="Times New Roman"/>
        </w:rPr>
        <w:t xml:space="preserve"> overlap between these hypotheses. Changes in trend, variability, and rate are highly interactive aspects of the global climate</w:t>
      </w:r>
      <w:r w:rsidR="004E2C0E">
        <w:rPr>
          <w:rFonts w:ascii="Times New Roman" w:hAnsi="Times New Roman" w:cs="Times New Roman"/>
        </w:rPr>
        <w:t xml:space="preserve"> that can </w:t>
      </w:r>
      <w:r w:rsidR="00E87778">
        <w:rPr>
          <w:rFonts w:ascii="Times New Roman" w:hAnsi="Times New Roman" w:cs="Times New Roman"/>
        </w:rPr>
        <w:t xml:space="preserve">in turn </w:t>
      </w:r>
      <w:r w:rsidR="004E2C0E">
        <w:rPr>
          <w:rFonts w:ascii="Times New Roman" w:hAnsi="Times New Roman" w:cs="Times New Roman"/>
        </w:rPr>
        <w:t>have complex downstream effects on environment at the level of continents, regions, local habitats</w:t>
      </w:r>
      <w:r w:rsidR="00E87778">
        <w:rPr>
          <w:rFonts w:ascii="Times New Roman" w:hAnsi="Times New Roman" w:cs="Times New Roman"/>
        </w:rPr>
        <w:t>, a</w:t>
      </w:r>
      <w:r w:rsidR="0082002D">
        <w:rPr>
          <w:rFonts w:ascii="Times New Roman" w:hAnsi="Times New Roman" w:cs="Times New Roman"/>
        </w:rPr>
        <w:t>nd</w:t>
      </w:r>
      <w:r w:rsidR="00E87778">
        <w:rPr>
          <w:rFonts w:ascii="Times New Roman" w:hAnsi="Times New Roman" w:cs="Times New Roman"/>
        </w:rPr>
        <w:t xml:space="preserve"> communities of organisms</w:t>
      </w:r>
      <w:r w:rsidR="00A355CF">
        <w:rPr>
          <w:rFonts w:ascii="Times New Roman" w:hAnsi="Times New Roman" w:cs="Times New Roman"/>
        </w:rPr>
        <w:t xml:space="preserve"> </w:t>
      </w:r>
      <w:r w:rsidR="000937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773AF599-929E-4E43-BFFB-79D3A855C392&lt;/uuid&gt;&lt;priority&gt;10&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(Zachos et al., 2001; Maslin and Christensen, 2007)</w:t>
      </w:r>
      <w:r w:rsidR="00093736">
        <w:rPr>
          <w:rFonts w:ascii="Times New Roman" w:hAnsi="Times New Roman" w:cs="Times New Roman"/>
        </w:rPr>
        <w:fldChar w:fldCharType="end"/>
      </w:r>
      <w:r w:rsidR="004E2C0E">
        <w:rPr>
          <w:rFonts w:ascii="Times New Roman" w:hAnsi="Times New Roman" w:cs="Times New Roman"/>
        </w:rPr>
        <w:t>.</w:t>
      </w:r>
      <w:r w:rsidR="0030589D">
        <w:rPr>
          <w:rFonts w:ascii="Times New Roman" w:hAnsi="Times New Roman" w:cs="Times New Roman"/>
        </w:rPr>
        <w:t xml:space="preserve"> Therefore it seems more appropriate to </w:t>
      </w:r>
      <w:r w:rsidR="0089382F">
        <w:rPr>
          <w:rFonts w:ascii="Times New Roman" w:hAnsi="Times New Roman" w:cs="Times New Roman"/>
        </w:rPr>
        <w:t>test</w:t>
      </w:r>
      <w:r w:rsidR="0030589D">
        <w:rPr>
          <w:rFonts w:ascii="Times New Roman" w:hAnsi="Times New Roman" w:cs="Times New Roman"/>
        </w:rPr>
        <w:t xml:space="preserve"> these hypotheses within a single </w:t>
      </w:r>
      <w:r w:rsidR="000500BD">
        <w:rPr>
          <w:rFonts w:ascii="Times New Roman" w:hAnsi="Times New Roman" w:cs="Times New Roman"/>
        </w:rPr>
        <w:t xml:space="preserve">comprehensive </w:t>
      </w:r>
      <w:r w:rsidR="0030589D">
        <w:rPr>
          <w:rFonts w:ascii="Times New Roman" w:hAnsi="Times New Roman" w:cs="Times New Roman"/>
        </w:rPr>
        <w:t>model</w:t>
      </w:r>
      <w:r w:rsidR="00065895">
        <w:rPr>
          <w:rFonts w:ascii="Times New Roman" w:hAnsi="Times New Roman" w:cs="Times New Roman"/>
        </w:rPr>
        <w:t>.</w:t>
      </w:r>
      <w:r w:rsidR="0030589D">
        <w:rPr>
          <w:rFonts w:ascii="Times New Roman" w:hAnsi="Times New Roman" w:cs="Times New Roman"/>
        </w:rPr>
        <w:t xml:space="preserve"> </w:t>
      </w:r>
    </w:p>
    <w:p w14:paraId="33ABEE8D" w14:textId="5ABF1C48" w:rsidR="007E06FE" w:rsidRDefault="00064EA1" w:rsidP="001F4EE5">
      <w:pPr>
        <w:rPr>
          <w:rFonts w:ascii="Times New Roman" w:hAnsi="Times New Roman" w:cs="Times New Roman"/>
        </w:rPr>
      </w:pPr>
      <w:ins w:id="51" w:author="Chet Sherwood" w:date="2015-12-23T11:09:00Z">
        <w:r>
          <w:rPr>
            <w:rFonts w:ascii="Times New Roman" w:hAnsi="Times New Roman"/>
          </w:rPr>
          <w:tab/>
        </w:r>
      </w:ins>
      <w:r w:rsidR="00093736">
        <w:rPr>
          <w:rFonts w:ascii="Times New Roman" w:hAnsi="Times New Roman"/>
        </w:rPr>
        <w:t xml:space="preserve">While there have been numerous </w:t>
      </w:r>
      <w:r w:rsidR="002E7CA4">
        <w:rPr>
          <w:rFonts w:ascii="Times New Roman" w:hAnsi="Times New Roman"/>
        </w:rPr>
        <w:t>claims</w:t>
      </w:r>
      <w:r w:rsidR="00093736">
        <w:rPr>
          <w:rFonts w:ascii="Times New Roman" w:hAnsi="Times New Roman"/>
        </w:rPr>
        <w:t xml:space="preserve"> of a relationship between </w:t>
      </w:r>
      <w:ins w:id="52" w:author="Chet Sherwood" w:date="2015-12-23T11:10:00Z">
        <w:r>
          <w:rPr>
            <w:rFonts w:ascii="Times New Roman" w:hAnsi="Times New Roman"/>
          </w:rPr>
          <w:t>h</w:t>
        </w:r>
      </w:ins>
      <w:r w:rsidR="00A41265">
        <w:rPr>
          <w:rFonts w:ascii="Times New Roman" w:hAnsi="Times New Roman"/>
        </w:rPr>
        <w:t>ominin</w:t>
      </w:r>
      <w:r w:rsidR="00093736">
        <w:rPr>
          <w:rFonts w:ascii="Times New Roman" w:hAnsi="Times New Roman"/>
        </w:rPr>
        <w:t xml:space="preserve"> brain size and climate </w:t>
      </w:r>
      <w:r w:rsidR="006241DC">
        <w:rPr>
          <w:rFonts w:ascii="Times New Roman" w:hAnsi="Times New Roman"/>
        </w:rPr>
        <w:fldChar w:fldCharType="begin"/>
      </w:r>
      <w:r w:rsidR="0013115C">
        <w:rPr>
          <w:rFonts w:ascii="Times New Roman" w:hAnsi="Times New Roman"/>
        </w:rPr>
        <w:instrText xml:space="preserve"> ADDIN PAPERS2_CITATIONS &lt;citation&gt;&lt;uuid&gt;2FC72C24-3301-42F5-BD66-E4499A5582E9&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Pr>
          <w:rFonts w:ascii="Times New Roman" w:hAnsi="Times New Roman"/>
        </w:rPr>
        <w:fldChar w:fldCharType="separate"/>
      </w:r>
      <w:r w:rsidR="00D45F4E">
        <w:rPr>
          <w:rFonts w:ascii="Times New Roman" w:hAnsi="Times New Roman" w:cs="Times New Roman"/>
        </w:rPr>
        <w:t>(Vrba et al., 1994; Vrba, 1995; 1996; Potts, 1998b; 2012; Shultz and Maslin, 2013; Maslin et al., 2015)</w:t>
      </w:r>
      <w:r w:rsidR="006241DC">
        <w:rPr>
          <w:rFonts w:ascii="Times New Roman" w:hAnsi="Times New Roman"/>
        </w:rPr>
        <w:fldChar w:fldCharType="end"/>
      </w:r>
      <w:r w:rsidR="002E7CA4">
        <w:rPr>
          <w:rFonts w:ascii="Times New Roman" w:hAnsi="Times New Roman"/>
        </w:rPr>
        <w:t xml:space="preserve"> </w:t>
      </w:r>
      <w:r w:rsidR="006241DC">
        <w:rPr>
          <w:rFonts w:ascii="Times New Roman" w:hAnsi="Times New Roman"/>
        </w:rPr>
        <w:t xml:space="preserve">very </w:t>
      </w:r>
      <w:r w:rsidR="002E7CA4">
        <w:rPr>
          <w:rFonts w:ascii="Times New Roman" w:hAnsi="Times New Roman"/>
        </w:rPr>
        <w:t>few studies have attempted to statistically test this relationship.</w:t>
      </w:r>
      <w:r w:rsidR="00790871">
        <w:rPr>
          <w:rFonts w:ascii="Times New Roman" w:hAnsi="Times New Roman"/>
        </w:rPr>
        <w:t xml:space="preserve"> </w:t>
      </w:r>
      <w:r w:rsidR="006241DC">
        <w:rPr>
          <w:rFonts w:ascii="Times New Roman" w:hAnsi="Times New Roman"/>
        </w:rPr>
        <w:t xml:space="preserve">Ash &amp; Gallup </w:t>
      </w:r>
      <w:r w:rsidR="006241DC">
        <w:rPr>
          <w:rFonts w:ascii="Times New Roman" w:hAnsi="Times New Roman"/>
        </w:rPr>
        <w:fldChar w:fldCharType="begin"/>
      </w:r>
      <w:r w:rsidR="0013115C">
        <w:rPr>
          <w:rFonts w:ascii="Times New Roman" w:hAnsi="Times New Roman"/>
        </w:rPr>
        <w:instrText xml:space="preserve"> ADDIN PAPERS2_CITATIONS &lt;citation&gt;&lt;uuid&gt;3C94DB52-9653-44AF-85F5-2D0F7977CD62&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Pr>
          <w:rFonts w:ascii="Times New Roman" w:hAnsi="Times New Roman"/>
        </w:rPr>
        <w:fldChar w:fldCharType="separate"/>
      </w:r>
      <w:r w:rsidR="00D45F4E">
        <w:rPr>
          <w:rFonts w:ascii="Times New Roman" w:hAnsi="Times New Roman" w:cs="Times New Roman"/>
        </w:rPr>
        <w:t>(2007)</w:t>
      </w:r>
      <w:r w:rsidR="006241DC">
        <w:rPr>
          <w:rFonts w:ascii="Times New Roman" w:hAnsi="Times New Roman"/>
        </w:rPr>
        <w:fldChar w:fldCharType="end"/>
      </w:r>
      <w:r w:rsidR="00664943">
        <w:rPr>
          <w:rFonts w:ascii="Times New Roman" w:hAnsi="Times New Roman"/>
        </w:rPr>
        <w:t xml:space="preserve"> </w:t>
      </w:r>
      <w:ins w:id="53" w:author="Chet Sherwood" w:date="2015-12-23T11:11:00Z">
        <w:r>
          <w:rPr>
            <w:rFonts w:ascii="Times New Roman" w:hAnsi="Times New Roman"/>
          </w:rPr>
          <w:t>examined</w:t>
        </w:r>
      </w:ins>
      <w:r w:rsidR="00664943">
        <w:rPr>
          <w:rFonts w:ascii="Times New Roman" w:hAnsi="Times New Roman"/>
        </w:rPr>
        <w:t xml:space="preserve"> </w:t>
      </w:r>
      <w:ins w:id="54" w:author="Chet Sherwood" w:date="2015-12-23T11:11:00Z">
        <w:r>
          <w:rPr>
            <w:rFonts w:ascii="Times New Roman" w:hAnsi="Times New Roman"/>
          </w:rPr>
          <w:t>the</w:t>
        </w:r>
      </w:ins>
      <w:ins w:id="55" w:author="Chet Sherwood" w:date="2015-12-23T11:10:00Z">
        <w:r>
          <w:rPr>
            <w:rFonts w:ascii="Times New Roman" w:hAnsi="Times New Roman"/>
          </w:rPr>
          <w:t xml:space="preserve"> relationship between </w:t>
        </w:r>
      </w:ins>
      <w:r w:rsidR="00664943">
        <w:rPr>
          <w:rFonts w:ascii="Times New Roman" w:hAnsi="Times New Roman"/>
        </w:rPr>
        <w:t>brain</w:t>
      </w:r>
      <w:ins w:id="56" w:author="Chet Sherwood" w:date="2015-12-23T11:10:00Z">
        <w:r>
          <w:rPr>
            <w:rFonts w:ascii="Times New Roman" w:hAnsi="Times New Roman"/>
          </w:rPr>
          <w:t xml:space="preserve"> evolution and </w:t>
        </w:r>
      </w:ins>
      <w:r w:rsidR="00664943">
        <w:rPr>
          <w:rFonts w:ascii="Times New Roman" w:hAnsi="Times New Roman"/>
        </w:rPr>
        <w:t>climate</w:t>
      </w:r>
      <w:ins w:id="57" w:author="Chet Sherwood" w:date="2015-12-23T11:10:00Z">
        <w:r>
          <w:rPr>
            <w:rFonts w:ascii="Times New Roman" w:hAnsi="Times New Roman"/>
          </w:rPr>
          <w:t xml:space="preserve">, finding </w:t>
        </w:r>
      </w:ins>
      <w:r w:rsidR="00895789">
        <w:rPr>
          <w:rFonts w:ascii="Times New Roman" w:hAnsi="Times New Roman"/>
        </w:rPr>
        <w:t xml:space="preserve">that </w:t>
      </w:r>
      <w:r w:rsidR="008036FB">
        <w:rPr>
          <w:rFonts w:ascii="Times New Roman" w:hAnsi="Times New Roman"/>
        </w:rPr>
        <w:t>both global cooling</w:t>
      </w:r>
      <w:r w:rsidR="00895789">
        <w:rPr>
          <w:rFonts w:ascii="Times New Roman" w:hAnsi="Times New Roman"/>
        </w:rPr>
        <w:t xml:space="preserve"> </w:t>
      </w:r>
      <w:r w:rsidR="008036FB">
        <w:rPr>
          <w:rFonts w:ascii="Times New Roman" w:hAnsi="Times New Roman"/>
        </w:rPr>
        <w:t>trends</w:t>
      </w:r>
      <w:r w:rsidR="00895789">
        <w:rPr>
          <w:rFonts w:ascii="Times New Roman" w:hAnsi="Times New Roman"/>
        </w:rPr>
        <w:t xml:space="preserve"> and </w:t>
      </w:r>
      <w:r w:rsidR="008036FB">
        <w:rPr>
          <w:rFonts w:ascii="Times New Roman" w:hAnsi="Times New Roman"/>
        </w:rPr>
        <w:t xml:space="preserve">global temperature </w:t>
      </w:r>
      <w:r w:rsidR="00895789">
        <w:rPr>
          <w:rFonts w:ascii="Times New Roman" w:hAnsi="Times New Roman"/>
        </w:rPr>
        <w:t xml:space="preserve">variability </w:t>
      </w:r>
      <w:r w:rsidR="00A834CB">
        <w:rPr>
          <w:rFonts w:ascii="Times New Roman" w:hAnsi="Times New Roman"/>
        </w:rPr>
        <w:t>significant</w:t>
      </w:r>
      <w:r w:rsidR="008036FB">
        <w:rPr>
          <w:rFonts w:ascii="Times New Roman" w:hAnsi="Times New Roman"/>
        </w:rPr>
        <w:t>ly</w:t>
      </w:r>
      <w:r w:rsidR="00A834CB">
        <w:rPr>
          <w:rFonts w:ascii="Times New Roman" w:hAnsi="Times New Roman"/>
        </w:rPr>
        <w:t xml:space="preserve"> </w:t>
      </w:r>
      <w:r w:rsidR="00895789">
        <w:rPr>
          <w:rFonts w:ascii="Times New Roman" w:hAnsi="Times New Roman"/>
        </w:rPr>
        <w:t>correlated with</w:t>
      </w:r>
      <w:r w:rsidR="00A834CB">
        <w:rPr>
          <w:rFonts w:ascii="Times New Roman" w:hAnsi="Times New Roman"/>
        </w:rPr>
        <w:t xml:space="preserve"> </w:t>
      </w:r>
      <w:r w:rsidR="008036FB">
        <w:rPr>
          <w:rFonts w:ascii="Times New Roman" w:hAnsi="Times New Roman"/>
        </w:rPr>
        <w:t xml:space="preserve">increasing </w:t>
      </w:r>
      <w:ins w:id="58" w:author="Chet Sherwood" w:date="2015-12-23T11:11:00Z">
        <w:r>
          <w:rPr>
            <w:rFonts w:ascii="Times New Roman" w:hAnsi="Times New Roman"/>
          </w:rPr>
          <w:t>h</w:t>
        </w:r>
      </w:ins>
      <w:r w:rsidR="00A41265">
        <w:rPr>
          <w:rFonts w:ascii="Times New Roman" w:hAnsi="Times New Roman"/>
        </w:rPr>
        <w:t>ominin</w:t>
      </w:r>
      <w:r w:rsidR="00A834CB">
        <w:rPr>
          <w:rFonts w:ascii="Times New Roman" w:hAnsi="Times New Roman"/>
        </w:rPr>
        <w:t xml:space="preserve"> </w:t>
      </w:r>
      <w:r w:rsidR="00041078">
        <w:rPr>
          <w:rFonts w:ascii="Times New Roman" w:hAnsi="Times New Roman"/>
        </w:rPr>
        <w:t>CC</w:t>
      </w:r>
      <w:r w:rsidR="00A834CB">
        <w:rPr>
          <w:rFonts w:ascii="Times New Roman" w:hAnsi="Times New Roman"/>
        </w:rPr>
        <w:t xml:space="preserve"> </w:t>
      </w:r>
      <w:r w:rsidR="00895789">
        <w:rPr>
          <w:rFonts w:ascii="Times New Roman" w:hAnsi="Times New Roman"/>
        </w:rPr>
        <w:t>(n=109 specimens)</w:t>
      </w:r>
      <w:r w:rsidR="00626FDE" w:rsidRPr="00626FDE">
        <w:rPr>
          <w:rFonts w:ascii="Times New Roman" w:hAnsi="Times New Roman"/>
        </w:rPr>
        <w:t xml:space="preserve"> </w:t>
      </w:r>
      <w:r w:rsidR="00626FDE">
        <w:rPr>
          <w:rFonts w:ascii="Times New Roman" w:hAnsi="Times New Roman"/>
        </w:rPr>
        <w:t>over the last 2 M</w:t>
      </w:r>
      <w:ins w:id="59" w:author="Chet Sherwood" w:date="2015-12-23T11:11:00Z">
        <w:r>
          <w:rPr>
            <w:rFonts w:ascii="Times New Roman" w:hAnsi="Times New Roman"/>
          </w:rPr>
          <w:t>a</w:t>
        </w:r>
      </w:ins>
      <w:r w:rsidR="00895789">
        <w:rPr>
          <w:rFonts w:ascii="Times New Roman" w:hAnsi="Times New Roman"/>
        </w:rPr>
        <w:t xml:space="preserve">. </w:t>
      </w:r>
      <w:r w:rsidR="00933BD8">
        <w:rPr>
          <w:rFonts w:ascii="Times New Roman" w:hAnsi="Times New Roman"/>
        </w:rPr>
        <w:t xml:space="preserve">In a </w:t>
      </w:r>
      <w:r w:rsidR="00590470">
        <w:rPr>
          <w:rFonts w:ascii="Times New Roman" w:hAnsi="Times New Roman"/>
        </w:rPr>
        <w:t xml:space="preserve">subsequent </w:t>
      </w:r>
      <w:r w:rsidR="007B49BC">
        <w:rPr>
          <w:rFonts w:ascii="Times New Roman" w:hAnsi="Times New Roman"/>
        </w:rPr>
        <w:t xml:space="preserve">multivariate analysis of the Ash &amp; Gallup </w:t>
      </w:r>
      <w:r w:rsidR="007B49BC">
        <w:rPr>
          <w:rFonts w:ascii="Times New Roman" w:hAnsi="Times New Roman"/>
        </w:rPr>
        <w:fldChar w:fldCharType="begin"/>
      </w:r>
      <w:r w:rsidR="0013115C">
        <w:rPr>
          <w:rFonts w:ascii="Times New Roman" w:hAnsi="Times New Roman"/>
        </w:rPr>
        <w:instrText xml:space="preserve"> ADDIN PAPERS2_CITATIONS &lt;citation&gt;&lt;uuid&gt;3F8656B2-DE28-4D42-BB43-0A25EEEEDDB8&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Pr>
          <w:rFonts w:ascii="Times New Roman" w:hAnsi="Times New Roman"/>
        </w:rPr>
        <w:fldChar w:fldCharType="separate"/>
      </w:r>
      <w:r w:rsidR="00D45F4E">
        <w:rPr>
          <w:rFonts w:ascii="Times New Roman" w:hAnsi="Times New Roman" w:cs="Times New Roman"/>
        </w:rPr>
        <w:t>(2007)</w:t>
      </w:r>
      <w:r w:rsidR="007B49BC">
        <w:rPr>
          <w:rFonts w:ascii="Times New Roman" w:hAnsi="Times New Roman"/>
        </w:rPr>
        <w:fldChar w:fldCharType="end"/>
      </w:r>
      <w:r w:rsidR="001E7CCC">
        <w:rPr>
          <w:rFonts w:ascii="Times New Roman" w:hAnsi="Times New Roman"/>
        </w:rPr>
        <w:t xml:space="preserve"> data</w:t>
      </w:r>
      <w:r w:rsidR="007B49BC">
        <w:rPr>
          <w:rFonts w:ascii="Times New Roman" w:hAnsi="Times New Roman"/>
        </w:rPr>
        <w:t>set</w:t>
      </w:r>
      <w:r w:rsidR="00F60890">
        <w:rPr>
          <w:rFonts w:ascii="Times New Roman" w:hAnsi="Times New Roman"/>
        </w:rPr>
        <w:t>,</w:t>
      </w:r>
      <w:r w:rsidR="00F25697">
        <w:rPr>
          <w:rFonts w:ascii="Times New Roman" w:hAnsi="Times New Roman"/>
        </w:rPr>
        <w:t xml:space="preserve"> Bailey &amp; Geary </w:t>
      </w:r>
      <w:r w:rsidR="00F25697">
        <w:rPr>
          <w:rFonts w:ascii="Times New Roman" w:hAnsi="Times New Roman"/>
        </w:rPr>
        <w:fldChar w:fldCharType="begin"/>
      </w:r>
      <w:r w:rsidR="0013115C">
        <w:rPr>
          <w:rFonts w:ascii="Times New Roman" w:hAnsi="Times New Roman"/>
        </w:rPr>
        <w:instrText xml:space="preserve"> ADDIN PAPERS2_CITATIONS &lt;citation&gt;&lt;uuid&gt;217B1167-E050-4C15-9AE9-28F0621CBF4D&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Pr>
          <w:rFonts w:ascii="Times New Roman" w:hAnsi="Times New Roman"/>
        </w:rPr>
        <w:fldChar w:fldCharType="separate"/>
      </w:r>
      <w:r w:rsidR="00F25697">
        <w:rPr>
          <w:rFonts w:ascii="Times New Roman" w:hAnsi="Times New Roman" w:cs="Times New Roman"/>
        </w:rPr>
        <w:t>(2009)</w:t>
      </w:r>
      <w:r w:rsidR="00F25697">
        <w:rPr>
          <w:rFonts w:ascii="Times New Roman" w:hAnsi="Times New Roman"/>
        </w:rPr>
        <w:fldChar w:fldCharType="end"/>
      </w:r>
      <w:r w:rsidR="00F60890">
        <w:rPr>
          <w:rFonts w:ascii="Times New Roman" w:hAnsi="Times New Roman"/>
        </w:rPr>
        <w:t xml:space="preserve"> found that climatic trends towards global cooling and increased </w:t>
      </w:r>
      <w:r w:rsidR="00F25697">
        <w:rPr>
          <w:rFonts w:ascii="Times New Roman" w:hAnsi="Times New Roman"/>
        </w:rPr>
        <w:t xml:space="preserve">variability </w:t>
      </w:r>
      <w:r w:rsidR="007B49BC">
        <w:rPr>
          <w:rFonts w:ascii="Times New Roman" w:hAnsi="Times New Roman"/>
        </w:rPr>
        <w:t xml:space="preserve">as well as other predictors of CC </w:t>
      </w:r>
      <w:r w:rsidR="00F25697">
        <w:rPr>
          <w:rFonts w:ascii="Times New Roman" w:hAnsi="Times New Roman"/>
        </w:rPr>
        <w:t xml:space="preserve">(e.g. estimated </w:t>
      </w:r>
      <w:r w:rsidR="007B49BC">
        <w:rPr>
          <w:rFonts w:ascii="Times New Roman" w:hAnsi="Times New Roman"/>
        </w:rPr>
        <w:t>popula</w:t>
      </w:r>
      <w:r w:rsidR="00F25697">
        <w:rPr>
          <w:rFonts w:ascii="Times New Roman" w:hAnsi="Times New Roman"/>
        </w:rPr>
        <w:t>tion density, parasitic load)</w:t>
      </w:r>
      <w:r w:rsidR="00933BD8">
        <w:rPr>
          <w:rFonts w:ascii="Times New Roman" w:hAnsi="Times New Roman"/>
        </w:rPr>
        <w:t xml:space="preserve"> </w:t>
      </w:r>
      <w:r w:rsidR="007B49BC">
        <w:rPr>
          <w:rFonts w:ascii="Times New Roman" w:hAnsi="Times New Roman"/>
        </w:rPr>
        <w:t xml:space="preserve">predicted </w:t>
      </w:r>
      <w:ins w:id="60" w:author="Chet Sherwood" w:date="2015-12-23T11:11:00Z">
        <w:r w:rsidR="00962C11">
          <w:rPr>
            <w:rFonts w:ascii="Times New Roman" w:hAnsi="Times New Roman"/>
          </w:rPr>
          <w:t>h</w:t>
        </w:r>
      </w:ins>
      <w:r w:rsidR="00A41265">
        <w:rPr>
          <w:rFonts w:ascii="Times New Roman" w:hAnsi="Times New Roman"/>
        </w:rPr>
        <w:t>ominin</w:t>
      </w:r>
      <w:r w:rsidR="007B49BC">
        <w:rPr>
          <w:rFonts w:ascii="Times New Roman" w:hAnsi="Times New Roman"/>
        </w:rPr>
        <w:t xml:space="preserve"> CC. </w:t>
      </w:r>
      <w:r w:rsidR="001E7CCC">
        <w:rPr>
          <w:rFonts w:ascii="Times New Roman" w:hAnsi="Times New Roman"/>
        </w:rPr>
        <w:t>Despite these efforts</w:t>
      </w:r>
      <w:r w:rsidR="00B60993">
        <w:rPr>
          <w:rFonts w:ascii="Times New Roman" w:hAnsi="Times New Roman"/>
        </w:rPr>
        <w:t xml:space="preserve">, </w:t>
      </w:r>
      <w:r w:rsidR="00632C4D">
        <w:rPr>
          <w:rFonts w:ascii="Times New Roman" w:hAnsi="Times New Roman"/>
        </w:rPr>
        <w:t xml:space="preserve">the conclusions that can be drawn from these studies </w:t>
      </w:r>
      <w:r w:rsidR="00F349B2">
        <w:rPr>
          <w:rFonts w:ascii="Times New Roman" w:hAnsi="Times New Roman"/>
        </w:rPr>
        <w:t xml:space="preserve">have </w:t>
      </w:r>
      <w:r w:rsidR="00C51C6B">
        <w:rPr>
          <w:rFonts w:ascii="Times New Roman" w:hAnsi="Times New Roman"/>
        </w:rPr>
        <w:t xml:space="preserve">some </w:t>
      </w:r>
      <w:r w:rsidR="00F349B2">
        <w:rPr>
          <w:rFonts w:ascii="Times New Roman" w:hAnsi="Times New Roman"/>
        </w:rPr>
        <w:t>notable limitation</w:t>
      </w:r>
      <w:r w:rsidR="00C51C6B">
        <w:rPr>
          <w:rFonts w:ascii="Times New Roman" w:hAnsi="Times New Roman"/>
        </w:rPr>
        <w:t>s</w:t>
      </w:r>
      <w:r w:rsidR="00D52760">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w:t>
      </w:r>
      <w:ins w:id="61" w:author="Chet Sherwood" w:date="2015-12-23T11:12:00Z">
        <w:r w:rsidR="00962C11">
          <w:rPr>
            <w:rFonts w:ascii="Times New Roman" w:hAnsi="Times New Roman"/>
          </w:rPr>
          <w:t>no study to date has</w:t>
        </w:r>
      </w:ins>
      <w:r w:rsidR="00BB2367" w:rsidRPr="00862889">
        <w:rPr>
          <w:rFonts w:ascii="Times New Roman" w:hAnsi="Times New Roman"/>
        </w:rPr>
        <w:t xml:space="preserve"> included a sample </w:t>
      </w:r>
      <w:r w:rsidR="00BB2367">
        <w:rPr>
          <w:rFonts w:ascii="Times New Roman" w:hAnsi="Times New Roman"/>
        </w:rPr>
        <w:t xml:space="preserve">of </w:t>
      </w:r>
      <w:r w:rsidR="00BB2367" w:rsidRPr="00862889">
        <w:rPr>
          <w:rFonts w:ascii="Times New Roman" w:hAnsi="Times New Roman"/>
        </w:rPr>
        <w:t xml:space="preserve">other mammalian taxa to </w:t>
      </w:r>
      <w:ins w:id="62" w:author="Chet Sherwood" w:date="2015-12-23T11:13:00Z">
        <w:r w:rsidR="00064015">
          <w:rPr>
            <w:rFonts w:ascii="Times New Roman" w:hAnsi="Times New Roman"/>
          </w:rPr>
          <w:t>determine whether</w:t>
        </w:r>
      </w:ins>
      <w:r w:rsidR="00BB2367" w:rsidRPr="00862889">
        <w:rPr>
          <w:rFonts w:ascii="Times New Roman" w:hAnsi="Times New Roman"/>
        </w:rPr>
        <w:t xml:space="preserve"> climate </w:t>
      </w:r>
      <w:ins w:id="63" w:author="Chet Sherwood" w:date="2015-12-23T11:13:00Z">
        <w:r w:rsidR="00064015">
          <w:rPr>
            <w:rFonts w:ascii="Times New Roman" w:hAnsi="Times New Roman"/>
          </w:rPr>
          <w:t xml:space="preserve">variables are related to </w:t>
        </w:r>
      </w:ins>
      <w:r w:rsidR="00BB2367" w:rsidRPr="00862889">
        <w:rPr>
          <w:rFonts w:ascii="Times New Roman" w:hAnsi="Times New Roman"/>
        </w:rPr>
        <w:t>brain</w:t>
      </w:r>
      <w:ins w:id="64" w:author="Chet Sherwood" w:date="2015-12-23T11:13:00Z">
        <w:r w:rsidR="00064015">
          <w:rPr>
            <w:rFonts w:ascii="Times New Roman" w:hAnsi="Times New Roman"/>
          </w:rPr>
          <w:t xml:space="preserve"> </w:t>
        </w:r>
      </w:ins>
      <w:r w:rsidR="00BB2367" w:rsidRPr="00862889">
        <w:rPr>
          <w:rFonts w:ascii="Times New Roman" w:hAnsi="Times New Roman"/>
        </w:rPr>
        <w:t>s</w:t>
      </w:r>
      <w:ins w:id="65" w:author="Chet Sherwood" w:date="2015-12-23T11:13:00Z">
        <w:r w:rsidR="00064015">
          <w:rPr>
            <w:rFonts w:ascii="Times New Roman" w:hAnsi="Times New Roman"/>
          </w:rPr>
          <w:t>ize variation</w:t>
        </w:r>
      </w:ins>
      <w:r w:rsidR="00BB2367" w:rsidRPr="00862889">
        <w:rPr>
          <w:rFonts w:ascii="Times New Roman" w:hAnsi="Times New Roman"/>
        </w:rPr>
        <w:t xml:space="preserve"> as a general principle of mammalian evolution</w:t>
      </w:r>
      <w:ins w:id="66" w:author="Chet Sherwood" w:date="2015-12-23T11:13:00Z">
        <w:r w:rsidR="00064015">
          <w:rPr>
            <w:rFonts w:ascii="Times New Roman" w:hAnsi="Times New Roman"/>
          </w:rPr>
          <w:t xml:space="preserve"> outside of </w:t>
        </w:r>
      </w:ins>
      <w:ins w:id="67" w:author="Chet Sherwood" w:date="2015-12-23T11:14:00Z">
        <w:r w:rsidR="00064015">
          <w:rPr>
            <w:rFonts w:ascii="Times New Roman" w:hAnsi="Times New Roman"/>
          </w:rPr>
          <w:t>h</w:t>
        </w:r>
      </w:ins>
      <w:r w:rsidR="00A41265">
        <w:rPr>
          <w:rFonts w:ascii="Times New Roman" w:hAnsi="Times New Roman"/>
        </w:rPr>
        <w:t>ominin</w:t>
      </w:r>
      <w:r w:rsidR="00BB2367">
        <w:rPr>
          <w:rFonts w:ascii="Times New Roman" w:hAnsi="Times New Roman"/>
        </w:rPr>
        <w:t>s</w:t>
      </w:r>
      <w:r w:rsidR="00BB2367" w:rsidRPr="00862889">
        <w:rPr>
          <w:rFonts w:ascii="Times New Roman" w:hAnsi="Times New Roman"/>
        </w:rPr>
        <w:t xml:space="preserve">. </w:t>
      </w:r>
      <w:ins w:id="68" w:author="Chet Sherwood" w:date="2015-12-23T11:14:00Z">
        <w:r w:rsidR="00064015">
          <w:rPr>
            <w:rFonts w:ascii="Times New Roman" w:hAnsi="Times New Roman"/>
          </w:rPr>
          <w:t>The paleontological record demonstrates that b</w:t>
        </w:r>
      </w:ins>
      <w:r w:rsidR="00AA2B16">
        <w:rPr>
          <w:rFonts w:ascii="Times New Roman" w:hAnsi="Times New Roman"/>
        </w:rPr>
        <w:t xml:space="preserve">rain size </w:t>
      </w:r>
      <w:ins w:id="69" w:author="Chet Sherwood" w:date="2015-12-23T11:14:00Z">
        <w:r w:rsidR="00064015">
          <w:rPr>
            <w:rFonts w:ascii="Times New Roman" w:hAnsi="Times New Roman"/>
          </w:rPr>
          <w:t xml:space="preserve">has </w:t>
        </w:r>
      </w:ins>
      <w:r w:rsidR="00AA2B16">
        <w:rPr>
          <w:rFonts w:ascii="Times New Roman" w:hAnsi="Times New Roman"/>
        </w:rPr>
        <w:t>increase</w:t>
      </w:r>
      <w:ins w:id="70" w:author="Chet Sherwood" w:date="2015-12-23T11:14:00Z">
        <w:r w:rsidR="00064015">
          <w:rPr>
            <w:rFonts w:ascii="Times New Roman" w:hAnsi="Times New Roman"/>
          </w:rPr>
          <w:t>d</w:t>
        </w:r>
      </w:ins>
      <w:r w:rsidR="00AA2B16">
        <w:rPr>
          <w:rFonts w:ascii="Times New Roman" w:hAnsi="Times New Roman"/>
        </w:rPr>
        <w:t xml:space="preserve"> across many different taxa </w:t>
      </w:r>
      <w:r w:rsidR="00524054">
        <w:rPr>
          <w:rFonts w:ascii="Times New Roman" w:hAnsi="Times New Roman"/>
        </w:rPr>
        <w:fldChar w:fldCharType="begin"/>
      </w:r>
      <w:r w:rsidR="0013115C">
        <w:rPr>
          <w:rFonts w:ascii="Times New Roman" w:hAnsi="Times New Roman"/>
        </w:rPr>
        <w:instrText xml:space="preserve"> ADDIN PAPERS2_CITATIONS &lt;citation&gt;&lt;uuid&gt;3D057BBF-8D01-4E54-9327-6D79FC8729BE&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Pr>
          <w:rFonts w:ascii="Times New Roman" w:hAnsi="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Jerison</w:t>
      </w:r>
      <w:proofErr w:type="spellEnd"/>
      <w:r w:rsidR="00D45F4E">
        <w:rPr>
          <w:rFonts w:ascii="Times New Roman" w:hAnsi="Times New Roman" w:cs="Times New Roman"/>
        </w:rPr>
        <w:t>, 1973; Montgomery et al., 2010; Boddy et al., 2012)</w:t>
      </w:r>
      <w:r w:rsidR="00524054">
        <w:rPr>
          <w:rFonts w:ascii="Times New Roman" w:hAnsi="Times New Roman"/>
        </w:rPr>
        <w:fldChar w:fldCharType="end"/>
      </w:r>
      <w:r w:rsidR="00524054">
        <w:rPr>
          <w:rFonts w:ascii="Times New Roman" w:hAnsi="Times New Roman"/>
        </w:rPr>
        <w:t xml:space="preserve"> </w:t>
      </w:r>
      <w:r w:rsidR="00AA2B16">
        <w:rPr>
          <w:rFonts w:ascii="Times New Roman" w:hAnsi="Times New Roman"/>
        </w:rPr>
        <w:t xml:space="preserve">but it remains to be </w:t>
      </w:r>
      <w:ins w:id="71" w:author="Chet Sherwood" w:date="2015-12-23T11:14:00Z">
        <w:r w:rsidR="00064015">
          <w:rPr>
            <w:rFonts w:ascii="Times New Roman" w:hAnsi="Times New Roman"/>
          </w:rPr>
          <w:t xml:space="preserve">determined </w:t>
        </w:r>
      </w:ins>
      <w:r w:rsidR="00AA2B16">
        <w:rPr>
          <w:rFonts w:ascii="Times New Roman" w:hAnsi="Times New Roman"/>
        </w:rPr>
        <w:t>whether these increases relate to climatic</w:t>
      </w:r>
      <w:r w:rsidR="00524054">
        <w:rPr>
          <w:rFonts w:ascii="Times New Roman" w:hAnsi="Times New Roman"/>
        </w:rPr>
        <w:t xml:space="preserve"> shifts</w:t>
      </w:r>
      <w:r w:rsidR="00AA2B16">
        <w:rPr>
          <w:rFonts w:ascii="Times New Roman" w:hAnsi="Times New Roman"/>
        </w:rPr>
        <w:t>.</w:t>
      </w:r>
      <w:r w:rsidR="001E7CCC">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4F40FC">
        <w:rPr>
          <w:rFonts w:ascii="Times New Roman" w:hAnsi="Times New Roman"/>
        </w:rPr>
        <w:t xml:space="preserve">previous studies have not included </w:t>
      </w:r>
      <w:ins w:id="72" w:author="Chet Sherwood" w:date="2015-12-23T11:14:00Z">
        <w:r w:rsidR="00064015">
          <w:rPr>
            <w:rFonts w:ascii="Times New Roman" w:hAnsi="Times New Roman"/>
          </w:rPr>
          <w:t>measure</w:t>
        </w:r>
      </w:ins>
      <w:ins w:id="73" w:author="CCAS GWU" w:date="2016-01-12T14:45:00Z">
        <w:r w:rsidR="00E45594">
          <w:rPr>
            <w:rFonts w:ascii="Times New Roman" w:hAnsi="Times New Roman"/>
          </w:rPr>
          <w:t>s</w:t>
        </w:r>
      </w:ins>
      <w:ins w:id="74" w:author="Chet Sherwood" w:date="2015-12-23T11:14:00Z">
        <w:del w:id="75" w:author="CCAS GWU" w:date="2016-01-12T14:45:00Z">
          <w:r w:rsidR="00064015" w:rsidDel="00E45594">
            <w:rPr>
              <w:rFonts w:ascii="Times New Roman" w:hAnsi="Times New Roman"/>
            </w:rPr>
            <w:delText>d</w:delText>
          </w:r>
        </w:del>
        <w:r w:rsidR="00064015">
          <w:rPr>
            <w:rFonts w:ascii="Times New Roman" w:hAnsi="Times New Roman"/>
          </w:rPr>
          <w:t xml:space="preserve"> of the </w:t>
        </w:r>
      </w:ins>
      <w:r w:rsidR="004F40FC">
        <w:rPr>
          <w:rFonts w:ascii="Times New Roman" w:hAnsi="Times New Roman"/>
        </w:rPr>
        <w:t xml:space="preserve">rate </w:t>
      </w:r>
      <w:r w:rsidR="00BB53C3">
        <w:rPr>
          <w:rFonts w:ascii="Times New Roman" w:hAnsi="Times New Roman"/>
        </w:rPr>
        <w:t xml:space="preserve">or speed </w:t>
      </w:r>
      <w:r w:rsidR="004F40FC">
        <w:rPr>
          <w:rFonts w:ascii="Times New Roman" w:hAnsi="Times New Roman"/>
        </w:rPr>
        <w:t>of climatic change as factor</w:t>
      </w:r>
      <w:ins w:id="76" w:author="Chet Sherwood" w:date="2015-12-23T11:15:00Z">
        <w:r w:rsidR="00064015">
          <w:rPr>
            <w:rFonts w:ascii="Times New Roman" w:hAnsi="Times New Roman"/>
          </w:rPr>
          <w:t>s</w:t>
        </w:r>
      </w:ins>
      <w:r w:rsidR="004F40FC">
        <w:rPr>
          <w:rFonts w:ascii="Times New Roman" w:hAnsi="Times New Roman"/>
        </w:rPr>
        <w:t xml:space="preserve"> that </w:t>
      </w:r>
      <w:ins w:id="77" w:author="Chet Sherwood" w:date="2015-12-23T11:15:00Z">
        <w:r w:rsidR="00064015">
          <w:rPr>
            <w:rFonts w:ascii="Times New Roman" w:hAnsi="Times New Roman"/>
          </w:rPr>
          <w:t xml:space="preserve">might also be associated </w:t>
        </w:r>
      </w:ins>
      <w:r w:rsidR="005926D2">
        <w:rPr>
          <w:rFonts w:ascii="Times New Roman" w:hAnsi="Times New Roman"/>
        </w:rPr>
        <w:t xml:space="preserve">brain </w:t>
      </w:r>
      <w:r w:rsidR="004F40FC">
        <w:rPr>
          <w:rFonts w:ascii="Times New Roman" w:hAnsi="Times New Roman"/>
        </w:rPr>
        <w:t>evolution</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ins w:id="78" w:author="Chet Sherwood" w:date="2015-12-23T11:15:00Z">
        <w:r w:rsidR="000A10D5">
          <w:rPr>
            <w:rFonts w:ascii="Times New Roman" w:hAnsi="Times New Roman"/>
          </w:rPr>
          <w:t>in</w:t>
        </w:r>
      </w:ins>
      <w:r w:rsidR="00534072">
        <w:rPr>
          <w:rFonts w:ascii="Times New Roman" w:hAnsi="Times New Roman"/>
        </w:rPr>
        <w:t xml:space="preserve"> </w:t>
      </w:r>
      <w:r w:rsidR="00AA2B16">
        <w:rPr>
          <w:rFonts w:ascii="Times New Roman" w:hAnsi="Times New Roman"/>
        </w:rPr>
        <w:t>time-</w:t>
      </w:r>
      <w:r w:rsidR="001B407B">
        <w:rPr>
          <w:rFonts w:ascii="Times New Roman" w:hAnsi="Times New Roman"/>
        </w:rPr>
        <w:t>series</w:t>
      </w:r>
      <w:r w:rsidR="00534072">
        <w:rPr>
          <w:rFonts w:ascii="Times New Roman" w:hAnsi="Times New Roman"/>
        </w:rPr>
        <w:t xml:space="preserve"> data (such as brain size change over time vs. climatic change over time) </w:t>
      </w:r>
      <w:ins w:id="79" w:author="Chet Sherwood" w:date="2015-12-23T11:16:00Z">
        <w:r w:rsidR="000A10D5">
          <w:rPr>
            <w:rFonts w:ascii="Times New Roman" w:hAnsi="Times New Roman"/>
          </w:rPr>
          <w:t xml:space="preserve">have not been </w:t>
        </w:r>
      </w:ins>
      <w:r w:rsidR="00AA2B16">
        <w:rPr>
          <w:rFonts w:ascii="Times New Roman" w:hAnsi="Times New Roman" w:cs="Times New Roman"/>
        </w:rPr>
        <w:t>accounted for</w:t>
      </w:r>
      <w:r w:rsidR="007E06FE" w:rsidRPr="00534072">
        <w:rPr>
          <w:rFonts w:ascii="Times New Roman" w:hAnsi="Times New Roman" w:cs="Times New Roman"/>
        </w:rPr>
        <w:t xml:space="preserve"> in any </w:t>
      </w:r>
      <w:ins w:id="80" w:author="Chet Sherwood" w:date="2015-12-23T11:16:00Z">
        <w:r w:rsidR="000A10D5">
          <w:rPr>
            <w:rFonts w:ascii="Times New Roman" w:hAnsi="Times New Roman" w:cs="Times New Roman"/>
          </w:rPr>
          <w:t>prior investigations</w:t>
        </w:r>
      </w:ins>
      <w:commentRangeStart w:id="81"/>
      <w:r w:rsidR="007E06FE" w:rsidRPr="00534072">
        <w:rPr>
          <w:rFonts w:ascii="Times New Roman" w:hAnsi="Times New Roman" w:cs="Times New Roman"/>
        </w:rPr>
        <w:t>.</w:t>
      </w:r>
      <w:commentRangeEnd w:id="81"/>
      <w:r w:rsidR="009C7D70">
        <w:rPr>
          <w:rStyle w:val="CommentReference"/>
        </w:rPr>
        <w:commentReference w:id="81"/>
      </w:r>
    </w:p>
    <w:p w14:paraId="1108A908" w14:textId="7331F120" w:rsidR="00CF450A" w:rsidRPr="009D586B" w:rsidRDefault="00774D79" w:rsidP="009D586B">
      <w:pPr>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The use of t</w:t>
      </w:r>
      <w:r w:rsidR="008C452B" w:rsidRPr="009D586B">
        <w:rPr>
          <w:rFonts w:ascii="Times New Roman" w:eastAsia="Times New Roman" w:hAnsi="Times New Roman" w:cs="Times New Roman"/>
          <w:color w:val="333333"/>
          <w:shd w:val="clear" w:color="auto" w:fill="FFFFFF"/>
        </w:rPr>
        <w:t xml:space="preserve">ime </w:t>
      </w:r>
      <w:r w:rsidR="00191685" w:rsidRPr="009D586B">
        <w:rPr>
          <w:rFonts w:ascii="Times New Roman" w:eastAsia="Times New Roman" w:hAnsi="Times New Roman" w:cs="Times New Roman"/>
          <w:color w:val="333333"/>
          <w:shd w:val="clear" w:color="auto" w:fill="FFFFFF"/>
        </w:rPr>
        <w:t xml:space="preserve">series </w:t>
      </w:r>
      <w:r w:rsidR="0072010A" w:rsidRPr="009D586B">
        <w:rPr>
          <w:rFonts w:ascii="Times New Roman" w:eastAsia="Times New Roman" w:hAnsi="Times New Roman" w:cs="Times New Roman"/>
          <w:color w:val="333333"/>
          <w:shd w:val="clear" w:color="auto" w:fill="FFFFFF"/>
        </w:rPr>
        <w:t>data is common in</w:t>
      </w:r>
      <w:r w:rsidR="008C452B" w:rsidRPr="009D586B">
        <w:rPr>
          <w:rFonts w:ascii="Times New Roman" w:eastAsia="Times New Roman" w:hAnsi="Times New Roman" w:cs="Times New Roman"/>
          <w:color w:val="333333"/>
          <w:shd w:val="clear" w:color="auto" w:fill="FFFFFF"/>
        </w:rPr>
        <w:t xml:space="preserve"> many fields, including ecology</w:t>
      </w:r>
      <w:r w:rsidR="0072010A" w:rsidRPr="009D586B">
        <w:rPr>
          <w:rFonts w:ascii="Times New Roman" w:eastAsia="Times New Roman" w:hAnsi="Times New Roman" w:cs="Times New Roman"/>
          <w:color w:val="333333"/>
          <w:shd w:val="clear" w:color="auto" w:fill="FFFFFF"/>
        </w:rPr>
        <w:t>.</w:t>
      </w:r>
      <w:r w:rsidR="009D586B" w:rsidRPr="009D586B">
        <w:rPr>
          <w:rFonts w:ascii="Times New Roman" w:eastAsia="Times New Roman" w:hAnsi="Times New Roman" w:cs="Times New Roman"/>
          <w:color w:val="333333"/>
          <w:shd w:val="clear" w:color="auto" w:fill="FFFFFF"/>
        </w:rPr>
        <w:t xml:space="preserve"> </w:t>
      </w:r>
      <w:r w:rsidR="00540239">
        <w:rPr>
          <w:rFonts w:ascii="Times New Roman" w:eastAsia="Times New Roman" w:hAnsi="Times New Roman" w:cs="Times New Roman"/>
          <w:color w:val="333333"/>
          <w:shd w:val="clear" w:color="auto" w:fill="FFFFFF"/>
        </w:rPr>
        <w:t>T</w:t>
      </w:r>
      <w:r w:rsidR="00540239" w:rsidRPr="009D586B">
        <w:rPr>
          <w:rFonts w:ascii="Times New Roman" w:eastAsia="Times New Roman" w:hAnsi="Times New Roman" w:cs="Times New Roman"/>
          <w:color w:val="333333"/>
          <w:shd w:val="clear" w:color="auto" w:fill="FFFFFF"/>
        </w:rPr>
        <w:t>emporal autocorrelation</w:t>
      </w:r>
      <w:r w:rsidR="00540239">
        <w:rPr>
          <w:rFonts w:ascii="Times New Roman" w:eastAsia="Times New Roman" w:hAnsi="Times New Roman" w:cs="Times New Roman"/>
          <w:color w:val="333333"/>
          <w:shd w:val="clear" w:color="auto" w:fill="FFFFFF"/>
        </w:rPr>
        <w:t xml:space="preserve">, </w:t>
      </w:r>
      <w:r w:rsidR="00540239" w:rsidRPr="009D586B">
        <w:rPr>
          <w:rFonts w:ascii="Times New Roman" w:eastAsia="Times New Roman" w:hAnsi="Times New Roman" w:cs="Times New Roman"/>
          <w:color w:val="333333"/>
          <w:shd w:val="clear" w:color="auto" w:fill="FFFFFF"/>
        </w:rPr>
        <w:t>or the tendency of a data to correlate with itself over</w:t>
      </w:r>
      <w:r w:rsidR="00D82013">
        <w:rPr>
          <w:rFonts w:ascii="Times New Roman" w:eastAsia="Times New Roman" w:hAnsi="Times New Roman" w:cs="Times New Roman"/>
          <w:color w:val="333333"/>
          <w:shd w:val="clear" w:color="auto" w:fill="FFFFFF"/>
        </w:rPr>
        <w:t xml:space="preserve"> points in</w:t>
      </w:r>
      <w:r w:rsidR="00540239" w:rsidRPr="009D586B">
        <w:rPr>
          <w:rFonts w:ascii="Times New Roman" w:eastAsia="Times New Roman" w:hAnsi="Times New Roman" w:cs="Times New Roman"/>
          <w:color w:val="333333"/>
          <w:shd w:val="clear" w:color="auto" w:fill="FFFFFF"/>
        </w:rPr>
        <w:t xml:space="preserve"> time</w:t>
      </w:r>
      <w:ins w:id="82" w:author="Chet Sherwood" w:date="2015-12-23T11:18:00Z">
        <w:r w:rsidR="000A10D5">
          <w:rPr>
            <w:rFonts w:ascii="Times New Roman" w:eastAsia="Times New Roman" w:hAnsi="Times New Roman" w:cs="Times New Roman"/>
            <w:color w:val="333333"/>
            <w:shd w:val="clear" w:color="auto" w:fill="FFFFFF"/>
          </w:rPr>
          <w:t xml:space="preserve"> may</w:t>
        </w:r>
      </w:ins>
      <w:r w:rsidR="00540239">
        <w:rPr>
          <w:rFonts w:ascii="Times New Roman" w:eastAsia="Times New Roman" w:hAnsi="Times New Roman" w:cs="Times New Roman"/>
          <w:color w:val="333333"/>
          <w:shd w:val="clear" w:color="auto" w:fill="FFFFFF"/>
        </w:rPr>
        <w:t xml:space="preserve"> </w:t>
      </w:r>
      <w:r w:rsidR="005A4C01" w:rsidRPr="009D586B">
        <w:rPr>
          <w:rFonts w:ascii="Times New Roman" w:eastAsia="Times New Roman" w:hAnsi="Times New Roman" w:cs="Times New Roman"/>
          <w:color w:val="333333"/>
          <w:shd w:val="clear" w:color="auto" w:fill="FFFFFF"/>
        </w:rPr>
        <w:t xml:space="preserve">result in </w:t>
      </w:r>
      <w:r w:rsidR="00F04E50" w:rsidRPr="009D586B">
        <w:rPr>
          <w:rFonts w:ascii="Times New Roman" w:eastAsia="Times New Roman" w:hAnsi="Times New Roman" w:cs="Times New Roman"/>
          <w:color w:val="333333"/>
          <w:shd w:val="clear" w:color="auto" w:fill="FFFFFF"/>
        </w:rPr>
        <w:t xml:space="preserve">non-stationary (trended) </w:t>
      </w:r>
      <w:r w:rsidR="00526D4D" w:rsidRPr="009D586B">
        <w:rPr>
          <w:rFonts w:ascii="Times New Roman" w:eastAsia="Times New Roman" w:hAnsi="Times New Roman" w:cs="Times New Roman"/>
          <w:color w:val="333333"/>
          <w:shd w:val="clear" w:color="auto" w:fill="FFFFFF"/>
        </w:rPr>
        <w:t>time</w:t>
      </w:r>
      <w:ins w:id="83" w:author="Chet Sherwood" w:date="2015-12-23T11:19:00Z">
        <w:r w:rsidR="000A10D5">
          <w:rPr>
            <w:rFonts w:ascii="Times New Roman" w:eastAsia="Times New Roman" w:hAnsi="Times New Roman" w:cs="Times New Roman"/>
            <w:color w:val="333333"/>
            <w:shd w:val="clear" w:color="auto" w:fill="FFFFFF"/>
          </w:rPr>
          <w:t>-</w:t>
        </w:r>
      </w:ins>
      <w:r w:rsidR="00526D4D" w:rsidRPr="009D586B">
        <w:rPr>
          <w:rFonts w:ascii="Times New Roman" w:eastAsia="Times New Roman" w:hAnsi="Times New Roman" w:cs="Times New Roman"/>
          <w:color w:val="333333"/>
          <w:shd w:val="clear" w:color="auto" w:fill="FFFFFF"/>
        </w:rPr>
        <w:t>series dataset</w:t>
      </w:r>
      <w:r w:rsidR="000A57CD">
        <w:rPr>
          <w:rFonts w:ascii="Times New Roman" w:eastAsia="Times New Roman" w:hAnsi="Times New Roman" w:cs="Times New Roman"/>
          <w:color w:val="333333"/>
          <w:shd w:val="clear" w:color="auto" w:fill="FFFFFF"/>
        </w:rPr>
        <w:t xml:space="preserve"> </w:t>
      </w:r>
      <w:r w:rsidR="000A57CD"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80030E0F-DEDF-4CD3-8AEA-A26C988C5E85&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0A57CD" w:rsidRPr="009D586B">
        <w:rPr>
          <w:rFonts w:ascii="Times New Roman" w:eastAsia="Times New Roman" w:hAnsi="Times New Roman" w:cs="Times New Roman"/>
          <w:color w:val="333333"/>
          <w:shd w:val="clear" w:color="auto" w:fill="FFFFFF"/>
        </w:rPr>
        <w:fldChar w:fldCharType="separate"/>
      </w:r>
      <w:r w:rsidR="000A57CD" w:rsidRPr="009D586B">
        <w:rPr>
          <w:rFonts w:ascii="Times New Roman" w:hAnsi="Times New Roman" w:cs="Times New Roman"/>
        </w:rPr>
        <w:t>(Chatfield, 2013)</w:t>
      </w:r>
      <w:r w:rsidR="000A57CD" w:rsidRPr="009D586B">
        <w:rPr>
          <w:rFonts w:ascii="Times New Roman" w:eastAsia="Times New Roman" w:hAnsi="Times New Roman" w:cs="Times New Roman"/>
          <w:color w:val="333333"/>
          <w:shd w:val="clear" w:color="auto" w:fill="FFFFFF"/>
        </w:rPr>
        <w:fldChar w:fldCharType="end"/>
      </w:r>
      <w:r w:rsidR="008C452B" w:rsidRPr="009D586B">
        <w:rPr>
          <w:rFonts w:ascii="Times New Roman" w:eastAsia="Times New Roman" w:hAnsi="Times New Roman" w:cs="Times New Roman"/>
          <w:color w:val="333333"/>
          <w:shd w:val="clear" w:color="auto" w:fill="FFFFFF"/>
        </w:rPr>
        <w:t>.</w:t>
      </w:r>
      <w:r w:rsidR="00CF450A" w:rsidRPr="009D586B">
        <w:rPr>
          <w:rFonts w:ascii="Times New Roman" w:eastAsia="Times New Roman" w:hAnsi="Times New Roman" w:cs="Times New Roman"/>
          <w:color w:val="333333"/>
          <w:shd w:val="clear" w:color="auto" w:fill="FFFFFF"/>
        </w:rPr>
        <w:t xml:space="preserve"> This can lead to spurious cross-correlations between two time</w:t>
      </w:r>
      <w:ins w:id="84" w:author="Chet Sherwood" w:date="2015-12-23T11:19:00Z">
        <w:r w:rsidR="000A10D5">
          <w:rPr>
            <w:rFonts w:ascii="Times New Roman" w:eastAsia="Times New Roman" w:hAnsi="Times New Roman" w:cs="Times New Roman"/>
            <w:color w:val="333333"/>
            <w:shd w:val="clear" w:color="auto" w:fill="FFFFFF"/>
          </w:rPr>
          <w:t>-</w:t>
        </w:r>
      </w:ins>
      <w:r w:rsidR="00CF450A" w:rsidRPr="009D586B">
        <w:rPr>
          <w:rFonts w:ascii="Times New Roman" w:eastAsia="Times New Roman" w:hAnsi="Times New Roman" w:cs="Times New Roman"/>
          <w:color w:val="333333"/>
          <w:shd w:val="clear" w:color="auto" w:fill="FFFFFF"/>
        </w:rPr>
        <w:t>series that are in fact not causally related.</w:t>
      </w:r>
      <w:r w:rsidR="000576E0" w:rsidRPr="009D586B">
        <w:rPr>
          <w:rFonts w:ascii="Times New Roman" w:eastAsia="Times New Roman" w:hAnsi="Times New Roman" w:cs="Times New Roman"/>
          <w:color w:val="333333"/>
          <w:shd w:val="clear" w:color="auto" w:fill="FFFFFF"/>
        </w:rPr>
        <w:t xml:space="preserve"> Just one of numerous examples of this error is the relationship between the westward tectonic movement of North America and the global isotope record </w:t>
      </w:r>
      <w:r w:rsidR="000576E0"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1695ED47-C72D-468B-9F45-275EEBBA6CF0&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0576E0" w:rsidRPr="009D586B">
        <w:rPr>
          <w:rFonts w:ascii="Times New Roman" w:eastAsia="Times New Roman" w:hAnsi="Times New Roman" w:cs="Times New Roman"/>
          <w:color w:val="333333"/>
          <w:shd w:val="clear" w:color="auto" w:fill="FFFFFF"/>
        </w:rPr>
        <w:fldChar w:fldCharType="separate"/>
      </w:r>
      <w:r w:rsidR="000576E0" w:rsidRPr="009D586B">
        <w:rPr>
          <w:rFonts w:ascii="Times New Roman" w:hAnsi="Times New Roman" w:cs="Times New Roman"/>
        </w:rPr>
        <w:t>(Alroy et al., 2000)</w:t>
      </w:r>
      <w:r w:rsidR="000576E0" w:rsidRPr="009D586B">
        <w:rPr>
          <w:rFonts w:ascii="Times New Roman" w:eastAsia="Times New Roman" w:hAnsi="Times New Roman" w:cs="Times New Roman"/>
          <w:color w:val="333333"/>
          <w:shd w:val="clear" w:color="auto" w:fill="FFFFFF"/>
        </w:rPr>
        <w:fldChar w:fldCharType="end"/>
      </w:r>
      <w:r w:rsidR="000576E0" w:rsidRPr="009D586B">
        <w:rPr>
          <w:rFonts w:ascii="Times New Roman" w:eastAsia="Times New Roman" w:hAnsi="Times New Roman" w:cs="Times New Roman"/>
          <w:color w:val="333333"/>
          <w:shd w:val="clear" w:color="auto" w:fill="FFFFFF"/>
        </w:rPr>
        <w:t>. Both data sets show directional change over time (i.e. are non-stationary) and thus show strong cross-correlations despite being causally unrelated to one another. This renders any interpretation</w:t>
      </w:r>
      <w:r w:rsidR="00A4375E">
        <w:rPr>
          <w:rFonts w:ascii="Times New Roman" w:eastAsia="Times New Roman" w:hAnsi="Times New Roman" w:cs="Times New Roman"/>
          <w:color w:val="333333"/>
          <w:shd w:val="clear" w:color="auto" w:fill="FFFFFF"/>
        </w:rPr>
        <w:t>s</w:t>
      </w:r>
      <w:r w:rsidR="000576E0" w:rsidRPr="009D586B">
        <w:rPr>
          <w:rFonts w:ascii="Times New Roman" w:eastAsia="Times New Roman" w:hAnsi="Times New Roman" w:cs="Times New Roman"/>
          <w:color w:val="333333"/>
          <w:shd w:val="clear" w:color="auto" w:fill="FFFFFF"/>
        </w:rPr>
        <w:t xml:space="preserve"> of causality </w:t>
      </w:r>
      <w:r w:rsidR="00A4375E">
        <w:rPr>
          <w:rFonts w:ascii="Times New Roman" w:eastAsia="Times New Roman" w:hAnsi="Times New Roman" w:cs="Times New Roman"/>
          <w:color w:val="333333"/>
          <w:shd w:val="clear" w:color="auto" w:fill="FFFFFF"/>
        </w:rPr>
        <w:t xml:space="preserve">between </w:t>
      </w:r>
      <w:r w:rsidR="00E32B32">
        <w:rPr>
          <w:rFonts w:ascii="Times New Roman" w:eastAsia="Times New Roman" w:hAnsi="Times New Roman" w:cs="Times New Roman"/>
          <w:color w:val="333333"/>
          <w:shd w:val="clear" w:color="auto" w:fill="FFFFFF"/>
        </w:rPr>
        <w:t>trended time series</w:t>
      </w:r>
      <w:r w:rsidR="00A4375E">
        <w:rPr>
          <w:rFonts w:ascii="Times New Roman" w:eastAsia="Times New Roman" w:hAnsi="Times New Roman" w:cs="Times New Roman"/>
          <w:color w:val="333333"/>
          <w:shd w:val="clear" w:color="auto" w:fill="FFFFFF"/>
        </w:rPr>
        <w:t xml:space="preserve"> as highly suspect</w:t>
      </w:r>
      <w:r w:rsidR="000576E0" w:rsidRPr="009D586B">
        <w:rPr>
          <w:rFonts w:ascii="Times New Roman" w:eastAsia="Times New Roman" w:hAnsi="Times New Roman" w:cs="Times New Roman"/>
          <w:color w:val="333333"/>
          <w:shd w:val="clear" w:color="auto" w:fill="FFFFFF"/>
        </w:rPr>
        <w:t xml:space="preserve">, as </w:t>
      </w:r>
      <w:r w:rsidR="00A4375E">
        <w:rPr>
          <w:rFonts w:ascii="Times New Roman" w:eastAsia="Times New Roman" w:hAnsi="Times New Roman" w:cs="Times New Roman"/>
          <w:color w:val="333333"/>
          <w:shd w:val="clear" w:color="auto" w:fill="FFFFFF"/>
        </w:rPr>
        <w:t xml:space="preserve">temporal autocorrelation can </w:t>
      </w:r>
      <w:r w:rsidR="0001604F">
        <w:rPr>
          <w:rFonts w:ascii="Times New Roman" w:eastAsia="Times New Roman" w:hAnsi="Times New Roman" w:cs="Times New Roman"/>
          <w:color w:val="333333"/>
          <w:shd w:val="clear" w:color="auto" w:fill="FFFFFF"/>
        </w:rPr>
        <w:t xml:space="preserve">often </w:t>
      </w:r>
      <w:r w:rsidR="00A4375E">
        <w:rPr>
          <w:rFonts w:ascii="Times New Roman" w:eastAsia="Times New Roman" w:hAnsi="Times New Roman" w:cs="Times New Roman"/>
          <w:color w:val="333333"/>
          <w:shd w:val="clear" w:color="auto" w:fill="FFFFFF"/>
        </w:rPr>
        <w:t xml:space="preserve">cause </w:t>
      </w:r>
      <w:r w:rsidR="000576E0" w:rsidRPr="009D586B">
        <w:rPr>
          <w:rFonts w:ascii="Times New Roman" w:eastAsia="Times New Roman" w:hAnsi="Times New Roman" w:cs="Times New Roman"/>
          <w:color w:val="333333"/>
          <w:shd w:val="clear" w:color="auto" w:fill="FFFFFF"/>
        </w:rPr>
        <w:t xml:space="preserve">even random walks </w:t>
      </w:r>
      <w:r w:rsidR="00A4375E">
        <w:rPr>
          <w:rFonts w:ascii="Times New Roman" w:eastAsia="Times New Roman" w:hAnsi="Times New Roman" w:cs="Times New Roman"/>
          <w:color w:val="333333"/>
          <w:shd w:val="clear" w:color="auto" w:fill="FFFFFF"/>
        </w:rPr>
        <w:t>to</w:t>
      </w:r>
      <w:r w:rsidR="000576E0" w:rsidRPr="009D586B">
        <w:rPr>
          <w:rFonts w:ascii="Times New Roman" w:eastAsia="Times New Roman" w:hAnsi="Times New Roman" w:cs="Times New Roman"/>
          <w:color w:val="333333"/>
          <w:shd w:val="clear" w:color="auto" w:fill="FFFFFF"/>
        </w:rPr>
        <w:t xml:space="preserve"> produce significant cross-co</w:t>
      </w:r>
      <w:r w:rsidR="00A4375E">
        <w:rPr>
          <w:rFonts w:ascii="Times New Roman" w:eastAsia="Times New Roman" w:hAnsi="Times New Roman" w:cs="Times New Roman"/>
          <w:color w:val="333333"/>
          <w:shd w:val="clear" w:color="auto" w:fill="FFFFFF"/>
        </w:rPr>
        <w:t>rrelations.</w:t>
      </w:r>
    </w:p>
    <w:p w14:paraId="315F6F22" w14:textId="4F73436F" w:rsidR="001E54E0" w:rsidRDefault="001E54E0" w:rsidP="001E54E0">
      <w:pPr>
        <w:ind w:firstLine="720"/>
        <w:rPr>
          <w:rFonts w:ascii="Times New Roman" w:eastAsia="Times New Roman" w:hAnsi="Times New Roman" w:cs="Times New Roman"/>
          <w:color w:val="333333"/>
          <w:shd w:val="clear" w:color="auto" w:fill="FFFFFF"/>
        </w:rPr>
      </w:pPr>
      <w:proofErr w:type="spellStart"/>
      <w:r w:rsidRPr="009D586B">
        <w:rPr>
          <w:rFonts w:ascii="Times New Roman" w:eastAsia="Times New Roman" w:hAnsi="Times New Roman" w:cs="Times New Roman"/>
          <w:color w:val="333333"/>
          <w:shd w:val="clear" w:color="auto" w:fill="FFFFFF"/>
        </w:rPr>
        <w:lastRenderedPageBreak/>
        <w:t>Alroy</w:t>
      </w:r>
      <w:proofErr w:type="spellEnd"/>
      <w:r w:rsidRPr="009D586B">
        <w:rPr>
          <w:rFonts w:ascii="Times New Roman" w:eastAsia="Times New Roman" w:hAnsi="Times New Roman" w:cs="Times New Roman"/>
          <w:color w:val="333333"/>
          <w:shd w:val="clear" w:color="auto" w:fill="FFFFFF"/>
        </w:rPr>
        <w:t xml:space="preserve"> and colleagues </w:t>
      </w:r>
      <w:r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1A73B2A2-32DC-4BC2-BFD6-7948CC70C4FB&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Pr="009D586B">
        <w:rPr>
          <w:rFonts w:ascii="Times New Roman" w:eastAsia="Times New Roman" w:hAnsi="Times New Roman" w:cs="Times New Roman"/>
          <w:color w:val="333333"/>
          <w:shd w:val="clear" w:color="auto" w:fill="FFFFFF"/>
        </w:rPr>
        <w:fldChar w:fldCharType="separate"/>
      </w:r>
      <w:r w:rsidRPr="009D586B">
        <w:rPr>
          <w:rFonts w:ascii="Times New Roman" w:hAnsi="Times New Roman" w:cs="Times New Roman"/>
        </w:rPr>
        <w:t>(2000)</w:t>
      </w:r>
      <w:r w:rsidRPr="009D586B">
        <w:rPr>
          <w:rFonts w:ascii="Times New Roman" w:eastAsia="Times New Roman" w:hAnsi="Times New Roman" w:cs="Times New Roman"/>
          <w:color w:val="333333"/>
          <w:shd w:val="clear" w:color="auto" w:fill="FFFFFF"/>
        </w:rPr>
        <w:fldChar w:fldCharType="end"/>
      </w:r>
      <w:r w:rsidRPr="009D586B">
        <w:rPr>
          <w:rFonts w:ascii="Times New Roman" w:eastAsia="Times New Roman" w:hAnsi="Times New Roman" w:cs="Times New Roman"/>
          <w:color w:val="333333"/>
          <w:shd w:val="clear" w:color="auto" w:fill="FFFFFF"/>
        </w:rPr>
        <w:t xml:space="preserve"> discuss the pitfalls of failing to account for the effects of temporal auto-correlation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the “</w:t>
      </w:r>
      <w:r w:rsidRPr="009D586B">
        <w:rPr>
          <w:rFonts w:ascii="Times New Roman" w:eastAsia="Times New Roman" w:hAnsi="Times New Roman" w:cs="Times New Roman"/>
          <w:i/>
          <w:color w:val="333333"/>
          <w:shd w:val="clear" w:color="auto" w:fill="FFFFFF"/>
        </w:rPr>
        <w:t>blow-by-blow, interval-by-interval”</w:t>
      </w:r>
      <w:r w:rsidRPr="009D586B">
        <w:rPr>
          <w:rFonts w:ascii="Times New Roman" w:eastAsia="Times New Roman" w:hAnsi="Times New Roman" w:cs="Times New Roman"/>
          <w:color w:val="333333"/>
          <w:shd w:val="clear" w:color="auto" w:fill="FFFFFF"/>
        </w:rPr>
        <w:t xml:space="preserve"> time points</w:t>
      </w:r>
      <w:r w:rsidRPr="009D586B">
        <w:rPr>
          <w:rFonts w:ascii="Times New Roman" w:eastAsia="Times New Roman" w:hAnsi="Times New Roman" w:cs="Times New Roman"/>
          <w:i/>
          <w:color w:val="333333"/>
          <w:shd w:val="clear" w:color="auto" w:fill="FFFFFF"/>
        </w:rPr>
        <w:t>.</w:t>
      </w:r>
    </w:p>
    <w:p w14:paraId="5D9261DD" w14:textId="3ADA3111" w:rsidR="00191685" w:rsidRPr="009D586B" w:rsidRDefault="005A4C01" w:rsidP="009D586B">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 xml:space="preserve">Fortunately, there </w:t>
      </w:r>
      <w:r w:rsidR="00CF450A" w:rsidRPr="009D586B">
        <w:rPr>
          <w:rFonts w:ascii="Times New Roman" w:eastAsia="Times New Roman" w:hAnsi="Times New Roman" w:cs="Times New Roman"/>
          <w:color w:val="333333"/>
          <w:shd w:val="clear" w:color="auto" w:fill="FFFFFF"/>
        </w:rPr>
        <w:t>are</w:t>
      </w:r>
      <w:r w:rsidRPr="009D586B">
        <w:rPr>
          <w:rFonts w:ascii="Times New Roman" w:eastAsia="Times New Roman" w:hAnsi="Times New Roman" w:cs="Times New Roman"/>
          <w:color w:val="333333"/>
          <w:shd w:val="clear" w:color="auto" w:fill="FFFFFF"/>
        </w:rPr>
        <w:t xml:space="preserve"> well-established and widely </w:t>
      </w:r>
      <w:r w:rsidR="00CF450A" w:rsidRPr="009D586B">
        <w:rPr>
          <w:rFonts w:ascii="Times New Roman" w:eastAsia="Times New Roman" w:hAnsi="Times New Roman" w:cs="Times New Roman"/>
          <w:color w:val="333333"/>
          <w:shd w:val="clear" w:color="auto" w:fill="FFFFFF"/>
        </w:rPr>
        <w:t>used</w:t>
      </w:r>
      <w:r w:rsidRPr="009D586B">
        <w:rPr>
          <w:rFonts w:ascii="Times New Roman" w:eastAsia="Times New Roman" w:hAnsi="Times New Roman" w:cs="Times New Roman"/>
          <w:color w:val="333333"/>
          <w:shd w:val="clear" w:color="auto" w:fill="FFFFFF"/>
        </w:rPr>
        <w:t xml:space="preserve"> </w:t>
      </w:r>
      <w:r w:rsidR="00CF450A" w:rsidRPr="009D586B">
        <w:rPr>
          <w:rFonts w:ascii="Times New Roman" w:eastAsia="Times New Roman" w:hAnsi="Times New Roman" w:cs="Times New Roman"/>
          <w:color w:val="333333"/>
          <w:shd w:val="clear" w:color="auto" w:fill="FFFFFF"/>
        </w:rPr>
        <w:t>methodologies</w:t>
      </w:r>
      <w:r w:rsidRPr="009D586B">
        <w:rPr>
          <w:rFonts w:ascii="Times New Roman" w:eastAsia="Times New Roman" w:hAnsi="Times New Roman" w:cs="Times New Roman"/>
          <w:color w:val="333333"/>
          <w:shd w:val="clear" w:color="auto" w:fill="FFFFFF"/>
        </w:rPr>
        <w:t xml:space="preserve"> to </w:t>
      </w:r>
      <w:r w:rsidR="00175548">
        <w:rPr>
          <w:rFonts w:ascii="Times New Roman" w:eastAsia="Times New Roman" w:hAnsi="Times New Roman" w:cs="Times New Roman"/>
          <w:color w:val="333333"/>
          <w:shd w:val="clear" w:color="auto" w:fill="FFFFFF"/>
        </w:rPr>
        <w:t>correct</w:t>
      </w:r>
      <w:r w:rsidRPr="009D586B">
        <w:rPr>
          <w:rFonts w:ascii="Times New Roman" w:eastAsia="Times New Roman" w:hAnsi="Times New Roman" w:cs="Times New Roman"/>
          <w:color w:val="333333"/>
          <w:shd w:val="clear" w:color="auto" w:fill="FFFFFF"/>
        </w:rPr>
        <w:t xml:space="preserve"> for the effects of temporal autocorrelation in time series data</w:t>
      </w:r>
      <w:r w:rsidR="002875CF" w:rsidRPr="009D586B">
        <w:rPr>
          <w:rFonts w:ascii="Times New Roman" w:eastAsia="Times New Roman" w:hAnsi="Times New Roman" w:cs="Times New Roman"/>
          <w:color w:val="333333"/>
          <w:shd w:val="clear" w:color="auto" w:fill="FFFFFF"/>
        </w:rPr>
        <w:t xml:space="preserve"> </w:t>
      </w:r>
      <w:r w:rsidR="002875CF"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F53527C0-50E6-4B6C-94C4-4C728F7EA67E&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2875CF" w:rsidRPr="009D586B">
        <w:rPr>
          <w:rFonts w:ascii="Times New Roman" w:eastAsia="Times New Roman" w:hAnsi="Times New Roman" w:cs="Times New Roman"/>
          <w:color w:val="333333"/>
          <w:shd w:val="clear" w:color="auto" w:fill="FFFFFF"/>
        </w:rPr>
        <w:fldChar w:fldCharType="separate"/>
      </w:r>
      <w:r w:rsidR="002875CF" w:rsidRPr="009D586B">
        <w:rPr>
          <w:rFonts w:ascii="Times New Roman" w:hAnsi="Times New Roman" w:cs="Times New Roman"/>
        </w:rPr>
        <w:t>(Chatfield, 2013)</w:t>
      </w:r>
      <w:r w:rsidR="002875CF" w:rsidRPr="009D586B">
        <w:rPr>
          <w:rFonts w:ascii="Times New Roman" w:eastAsia="Times New Roman" w:hAnsi="Times New Roman" w:cs="Times New Roman"/>
          <w:color w:val="333333"/>
          <w:shd w:val="clear" w:color="auto" w:fill="FFFFFF"/>
        </w:rPr>
        <w:fldChar w:fldCharType="end"/>
      </w:r>
      <w:r w:rsidR="002875CF" w:rsidRPr="009D586B">
        <w:rPr>
          <w:rFonts w:ascii="Times New Roman" w:eastAsia="Times New Roman" w:hAnsi="Times New Roman" w:cs="Times New Roman"/>
          <w:color w:val="333333"/>
          <w:shd w:val="clear" w:color="auto" w:fill="FFFFFF"/>
        </w:rPr>
        <w:t>.</w:t>
      </w:r>
      <w:r w:rsidR="000576E0" w:rsidRPr="009D586B">
        <w:rPr>
          <w:rFonts w:ascii="Times New Roman" w:eastAsia="Times New Roman" w:hAnsi="Times New Roman" w:cs="Times New Roman"/>
          <w:color w:val="333333"/>
          <w:shd w:val="clear" w:color="auto" w:fill="FFFFFF"/>
        </w:rPr>
        <w:t xml:space="preserve"> </w:t>
      </w:r>
      <w:r w:rsidR="00E0203C">
        <w:rPr>
          <w:rFonts w:ascii="Times New Roman" w:eastAsia="Times New Roman" w:hAnsi="Times New Roman" w:cs="Times New Roman"/>
          <w:color w:val="333333"/>
          <w:shd w:val="clear" w:color="auto" w:fill="FFFFFF"/>
        </w:rPr>
        <w:t>The goal of these</w:t>
      </w:r>
      <w:r w:rsidR="000576E0" w:rsidRPr="009D586B">
        <w:rPr>
          <w:rFonts w:ascii="Times New Roman" w:eastAsia="Times New Roman" w:hAnsi="Times New Roman" w:cs="Times New Roman"/>
          <w:color w:val="333333"/>
          <w:shd w:val="clear" w:color="auto" w:fill="FFFFFF"/>
        </w:rPr>
        <w:t xml:space="preserve"> methods</w:t>
      </w:r>
      <w:r w:rsidR="00774D79">
        <w:rPr>
          <w:rFonts w:ascii="Times New Roman" w:eastAsia="Times New Roman" w:hAnsi="Times New Roman" w:cs="Times New Roman"/>
          <w:color w:val="333333"/>
          <w:shd w:val="clear" w:color="auto" w:fill="FFFFFF"/>
        </w:rPr>
        <w:t xml:space="preserve"> is to</w:t>
      </w:r>
      <w:r w:rsidR="000576E0" w:rsidRPr="009D586B">
        <w:rPr>
          <w:rFonts w:ascii="Times New Roman" w:eastAsia="Times New Roman" w:hAnsi="Times New Roman" w:cs="Times New Roman"/>
          <w:color w:val="333333"/>
          <w:shd w:val="clear" w:color="auto" w:fill="FFFFFF"/>
        </w:rPr>
        <w:t xml:space="preserve"> convert the non-stationary (</w:t>
      </w:r>
      <w:r w:rsidR="003E3F57" w:rsidRPr="009D586B">
        <w:rPr>
          <w:rFonts w:ascii="Times New Roman" w:eastAsia="Times New Roman" w:hAnsi="Times New Roman" w:cs="Times New Roman"/>
          <w:color w:val="333333"/>
          <w:shd w:val="clear" w:color="auto" w:fill="FFFFFF"/>
        </w:rPr>
        <w:t>trended</w:t>
      </w:r>
      <w:r w:rsidR="000576E0" w:rsidRPr="009D586B">
        <w:rPr>
          <w:rFonts w:ascii="Times New Roman" w:eastAsia="Times New Roman" w:hAnsi="Times New Roman" w:cs="Times New Roman"/>
          <w:color w:val="333333"/>
          <w:shd w:val="clear" w:color="auto" w:fill="FFFFFF"/>
        </w:rPr>
        <w:t>)</w:t>
      </w:r>
      <w:r w:rsidR="003E3F57" w:rsidRPr="009D586B">
        <w:rPr>
          <w:rFonts w:ascii="Times New Roman" w:eastAsia="Times New Roman" w:hAnsi="Times New Roman" w:cs="Times New Roman"/>
          <w:color w:val="333333"/>
          <w:shd w:val="clear" w:color="auto" w:fill="FFFFFF"/>
        </w:rPr>
        <w:t xml:space="preserve"> time series into a stationary</w:t>
      </w:r>
      <w:r w:rsidR="008D4B92" w:rsidRPr="009D586B">
        <w:rPr>
          <w:rFonts w:ascii="Times New Roman" w:eastAsia="Times New Roman" w:hAnsi="Times New Roman" w:cs="Times New Roman"/>
          <w:color w:val="333333"/>
          <w:shd w:val="clear" w:color="auto" w:fill="FFFFFF"/>
        </w:rPr>
        <w:t xml:space="preserve"> </w:t>
      </w:r>
      <w:r w:rsidR="000576E0" w:rsidRPr="009D586B">
        <w:rPr>
          <w:rFonts w:ascii="Times New Roman" w:eastAsia="Times New Roman" w:hAnsi="Times New Roman" w:cs="Times New Roman"/>
          <w:color w:val="333333"/>
          <w:shd w:val="clear" w:color="auto" w:fill="FFFFFF"/>
        </w:rPr>
        <w:t xml:space="preserve">(detrended) </w:t>
      </w:r>
      <w:r w:rsidR="008D4B92" w:rsidRPr="009D586B">
        <w:rPr>
          <w:rFonts w:ascii="Times New Roman" w:eastAsia="Times New Roman" w:hAnsi="Times New Roman" w:cs="Times New Roman"/>
          <w:color w:val="333333"/>
          <w:shd w:val="clear" w:color="auto" w:fill="FFFFFF"/>
        </w:rPr>
        <w:t xml:space="preserve">time series, or a time series that does not show a directional trend over time. </w:t>
      </w:r>
      <w:r w:rsidR="005F273E" w:rsidRPr="009D586B">
        <w:rPr>
          <w:rFonts w:ascii="Times New Roman" w:eastAsia="Times New Roman" w:hAnsi="Times New Roman" w:cs="Times New Roman"/>
          <w:color w:val="333333"/>
          <w:shd w:val="clear" w:color="auto" w:fill="FFFFFF"/>
        </w:rPr>
        <w:t xml:space="preserve">The </w:t>
      </w:r>
      <w:r w:rsidR="00561BFE" w:rsidRPr="009D586B">
        <w:rPr>
          <w:rFonts w:ascii="Times New Roman" w:eastAsia="Times New Roman" w:hAnsi="Times New Roman" w:cs="Times New Roman"/>
          <w:color w:val="333333"/>
          <w:shd w:val="clear" w:color="auto" w:fill="FFFFFF"/>
        </w:rPr>
        <w:t>effect of detrending a previous trended dataset</w:t>
      </w:r>
      <w:r w:rsidR="005F273E" w:rsidRPr="009D586B">
        <w:rPr>
          <w:rFonts w:ascii="Times New Roman" w:eastAsia="Times New Roman" w:hAnsi="Times New Roman" w:cs="Times New Roman"/>
          <w:color w:val="333333"/>
          <w:shd w:val="clear" w:color="auto" w:fill="FFFFFF"/>
        </w:rPr>
        <w:t xml:space="preserve"> is illustrated in Figure X. </w:t>
      </w:r>
    </w:p>
    <w:p w14:paraId="655C4691" w14:textId="419D83AC" w:rsidR="007E06FE" w:rsidRPr="009D586B" w:rsidRDefault="00533520" w:rsidP="009D586B">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 xml:space="preserve">There are several well-established methods that can statistically account for temporal auto-correlation by effectively detrending the data. A commonly used method is to calculate the first differences of the original time series. The corrected (detrended) time series are computed as the following: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=yt−yt−1, where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 and yt-1 are temporally adjacent data points (e.g. oxygen isotope values) from which a differenced data point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is calculated. Note that the detrended time series of first differences will be of length n−1 where n is the length of the original pre-detrended time series. Thus, in the new detrended time series each point reflects the difference between adjacent time bins (</w:t>
      </w:r>
      <w:r w:rsidRPr="009D586B">
        <w:rPr>
          <w:rFonts w:ascii="Times New Roman" w:eastAsia="Times New Roman" w:hAnsi="Times New Roman" w:cs="Times New Roman"/>
          <w:i/>
          <w:color w:val="333333"/>
          <w:shd w:val="clear" w:color="auto" w:fill="FFFFFF"/>
        </w:rPr>
        <w:t>figure X: showing before and after of CC and climate data</w:t>
      </w:r>
      <w:r w:rsidRPr="009D586B">
        <w:rPr>
          <w:rFonts w:ascii="Times New Roman" w:eastAsia="Times New Roman" w:hAnsi="Times New Roman" w:cs="Times New Roman"/>
          <w:color w:val="333333"/>
          <w:shd w:val="clear" w:color="auto" w:fill="FFFFFF"/>
        </w:rPr>
        <w:t xml:space="preserve">). The resulting </w:t>
      </w:r>
      <w:r w:rsidR="00541A63">
        <w:rPr>
          <w:rFonts w:ascii="Times New Roman" w:eastAsia="Times New Roman" w:hAnsi="Times New Roman" w:cs="Times New Roman"/>
          <w:color w:val="333333"/>
          <w:shd w:val="clear" w:color="auto" w:fill="FFFFFF"/>
        </w:rPr>
        <w:t>detrended</w:t>
      </w:r>
      <w:r w:rsidRPr="009D586B">
        <w:rPr>
          <w:rFonts w:ascii="Times New Roman" w:eastAsia="Times New Roman" w:hAnsi="Times New Roman" w:cs="Times New Roman"/>
          <w:color w:val="333333"/>
          <w:shd w:val="clear" w:color="auto" w:fill="FFFFFF"/>
        </w:rPr>
        <w:t xml:space="preserve"> time</w:t>
      </w:r>
      <w:r w:rsidR="00541A63">
        <w:rPr>
          <w:rFonts w:ascii="Times New Roman" w:eastAsia="Times New Roman" w:hAnsi="Times New Roman" w:cs="Times New Roman"/>
          <w:color w:val="333333"/>
          <w:shd w:val="clear" w:color="auto" w:fill="FFFFFF"/>
        </w:rPr>
        <w:t xml:space="preserve"> series</w:t>
      </w:r>
      <w:r w:rsidRPr="009D586B">
        <w:rPr>
          <w:rFonts w:ascii="Times New Roman" w:eastAsia="Times New Roman" w:hAnsi="Times New Roman" w:cs="Times New Roman"/>
          <w:color w:val="333333"/>
          <w:shd w:val="clear" w:color="auto" w:fill="FFFFFF"/>
        </w:rPr>
        <w:t xml:space="preserve"> can thus be used in subsequent analyses with other detrended time series.</w:t>
      </w:r>
      <w:r w:rsidR="005220C9">
        <w:rPr>
          <w:rFonts w:ascii="Times New Roman" w:eastAsia="Times New Roman" w:hAnsi="Times New Roman" w:cs="Times New Roman"/>
          <w:color w:val="333333"/>
          <w:shd w:val="clear" w:color="auto" w:fill="FFFFFF"/>
        </w:rPr>
        <w:t xml:space="preserve"> </w:t>
      </w:r>
      <w:ins w:id="85" w:author="CCAS GWU" w:date="2016-01-12T14:56:00Z">
        <w:r w:rsidR="00F01F59">
          <w:rPr>
            <w:rFonts w:ascii="Times New Roman" w:eastAsia="Times New Roman" w:hAnsi="Times New Roman" w:cs="Times New Roman"/>
            <w:color w:val="333333"/>
            <w:shd w:val="clear" w:color="auto" w:fill="FFFFFF"/>
          </w:rPr>
          <w:t>B</w:t>
        </w:r>
      </w:ins>
      <w:del w:id="86" w:author="CCAS GWU" w:date="2016-01-12T14:56:00Z">
        <w:r w:rsidR="005220C9" w:rsidDel="00F01F59">
          <w:rPr>
            <w:rFonts w:ascii="Times New Roman" w:eastAsia="Times New Roman" w:hAnsi="Times New Roman" w:cs="Times New Roman"/>
            <w:color w:val="333333"/>
            <w:shd w:val="clear" w:color="auto" w:fill="FFFFFF"/>
          </w:rPr>
          <w:delText>M</w:delText>
        </w:r>
      </w:del>
      <w:r w:rsidR="005220C9">
        <w:rPr>
          <w:rFonts w:ascii="Times New Roman" w:eastAsia="Times New Roman" w:hAnsi="Times New Roman" w:cs="Times New Roman"/>
          <w:color w:val="333333"/>
          <w:shd w:val="clear" w:color="auto" w:fill="FFFFFF"/>
        </w:rPr>
        <w:t xml:space="preserve">y employing this methodology we </w:t>
      </w:r>
      <w:r w:rsidR="00DB1C27">
        <w:rPr>
          <w:rFonts w:ascii="Times New Roman" w:eastAsia="Times New Roman" w:hAnsi="Times New Roman" w:cs="Times New Roman"/>
          <w:color w:val="333333"/>
          <w:shd w:val="clear" w:color="auto" w:fill="FFFFFF"/>
        </w:rPr>
        <w:t xml:space="preserve">can be </w:t>
      </w:r>
      <w:r w:rsidR="005400D2">
        <w:rPr>
          <w:rFonts w:ascii="Times New Roman" w:eastAsia="Times New Roman" w:hAnsi="Times New Roman" w:cs="Times New Roman"/>
          <w:color w:val="333333"/>
          <w:shd w:val="clear" w:color="auto" w:fill="FFFFFF"/>
        </w:rPr>
        <w:t>much</w:t>
      </w:r>
      <w:r w:rsidR="00DB1C27">
        <w:rPr>
          <w:rFonts w:ascii="Times New Roman" w:eastAsia="Times New Roman" w:hAnsi="Times New Roman" w:cs="Times New Roman"/>
          <w:color w:val="333333"/>
          <w:shd w:val="clear" w:color="auto" w:fill="FFFFFF"/>
        </w:rPr>
        <w:t xml:space="preserve"> more confident that the cross-correlations we observe are meaningful relationships and not </w:t>
      </w:r>
      <w:r w:rsidR="00EF2672">
        <w:rPr>
          <w:rFonts w:ascii="Times New Roman" w:eastAsia="Times New Roman" w:hAnsi="Times New Roman" w:cs="Times New Roman"/>
          <w:color w:val="333333"/>
          <w:shd w:val="clear" w:color="auto" w:fill="FFFFFF"/>
        </w:rPr>
        <w:t xml:space="preserve">merely </w:t>
      </w:r>
      <w:r w:rsidR="002A7A5F">
        <w:rPr>
          <w:rFonts w:ascii="Times New Roman" w:eastAsia="Times New Roman" w:hAnsi="Times New Roman" w:cs="Times New Roman"/>
          <w:color w:val="333333"/>
          <w:shd w:val="clear" w:color="auto" w:fill="FFFFFF"/>
        </w:rPr>
        <w:t>misleading</w:t>
      </w:r>
      <w:r w:rsidR="00DB1C27">
        <w:rPr>
          <w:rFonts w:ascii="Times New Roman" w:eastAsia="Times New Roman" w:hAnsi="Times New Roman" w:cs="Times New Roman"/>
          <w:color w:val="333333"/>
          <w:shd w:val="clear" w:color="auto" w:fill="FFFFFF"/>
        </w:rPr>
        <w:t xml:space="preserve"> </w:t>
      </w:r>
      <w:r w:rsidR="00EF2672">
        <w:rPr>
          <w:rFonts w:ascii="Times New Roman" w:eastAsia="Times New Roman" w:hAnsi="Times New Roman" w:cs="Times New Roman"/>
          <w:color w:val="333333"/>
          <w:shd w:val="clear" w:color="auto" w:fill="FFFFFF"/>
        </w:rPr>
        <w:t>coincidences</w:t>
      </w:r>
      <w:r w:rsidR="00DB1C27">
        <w:rPr>
          <w:rFonts w:ascii="Times New Roman" w:eastAsia="Times New Roman" w:hAnsi="Times New Roman" w:cs="Times New Roman"/>
          <w:color w:val="333333"/>
          <w:shd w:val="clear" w:color="auto" w:fill="FFFFFF"/>
        </w:rPr>
        <w:t>.</w:t>
      </w:r>
    </w:p>
    <w:p w14:paraId="275DA4E9" w14:textId="77777777" w:rsidR="0098153E" w:rsidRPr="0098153E" w:rsidRDefault="0098153E" w:rsidP="0098153E">
      <w:pPr>
        <w:pStyle w:val="ListParagraph"/>
        <w:ind w:left="1080"/>
        <w:rPr>
          <w:rFonts w:ascii="Times New Roman" w:eastAsia="Times New Roman" w:hAnsi="Times New Roman" w:cs="Times New Roman"/>
          <w:color w:val="333333"/>
          <w:shd w:val="clear" w:color="auto" w:fill="FFFFFF"/>
        </w:rPr>
      </w:pPr>
      <w:bookmarkStart w:id="87" w:name="_GoBack"/>
      <w:bookmarkEnd w:id="87"/>
    </w:p>
    <w:p w14:paraId="1532AC0F" w14:textId="4E78B954" w:rsidR="003B0233" w:rsidRDefault="000A10D5" w:rsidP="007E06FE">
      <w:pPr>
        <w:rPr>
          <w:rFonts w:ascii="Times New Roman" w:hAnsi="Times New Roman" w:cs="Times New Roman"/>
        </w:rPr>
      </w:pPr>
      <w:ins w:id="88" w:author="Chet Sherwood" w:date="2015-12-23T11:20:00Z">
        <w:r>
          <w:rPr>
            <w:rFonts w:ascii="Times New Roman" w:hAnsi="Times New Roman" w:cs="Times New Roman"/>
          </w:rPr>
          <w:tab/>
        </w:r>
      </w:ins>
      <w:r w:rsidR="00A102D1" w:rsidRPr="00534072">
        <w:rPr>
          <w:rFonts w:ascii="Times New Roman" w:hAnsi="Times New Roman" w:cs="Times New Roman"/>
        </w:rPr>
        <w:t xml:space="preserve">The first </w:t>
      </w:r>
      <w:r w:rsidR="00243855">
        <w:rPr>
          <w:rFonts w:ascii="Times New Roman" w:hAnsi="Times New Roman" w:cs="Times New Roman"/>
        </w:rPr>
        <w:t>goal</w:t>
      </w:r>
      <w:r w:rsidR="00A102D1" w:rsidRPr="00534072">
        <w:rPr>
          <w:rFonts w:ascii="Times New Roman" w:hAnsi="Times New Roman" w:cs="Times New Roman"/>
        </w:rPr>
        <w:t xml:space="preserve"> of the present study </w:t>
      </w:r>
      <w:r w:rsidR="00AB717F">
        <w:rPr>
          <w:rFonts w:ascii="Times New Roman" w:hAnsi="Times New Roman" w:cs="Times New Roman"/>
        </w:rPr>
        <w:t>was</w:t>
      </w:r>
      <w:r w:rsidR="00A102D1" w:rsidRPr="00534072">
        <w:rPr>
          <w:rFonts w:ascii="Times New Roman" w:hAnsi="Times New Roman" w:cs="Times New Roman"/>
        </w:rPr>
        <w:t xml:space="preserve"> </w:t>
      </w:r>
      <w:r w:rsidR="00243855">
        <w:rPr>
          <w:rFonts w:ascii="Times New Roman" w:hAnsi="Times New Roman" w:cs="Times New Roman"/>
        </w:rPr>
        <w:t xml:space="preserve">to identify which mammalian orders </w:t>
      </w:r>
      <w:r w:rsidR="00B3350E">
        <w:rPr>
          <w:rFonts w:ascii="Times New Roman" w:hAnsi="Times New Roman" w:cs="Times New Roman"/>
        </w:rPr>
        <w:t xml:space="preserve">(if any) </w:t>
      </w:r>
      <w:r w:rsidR="00E631C7">
        <w:rPr>
          <w:rFonts w:ascii="Times New Roman" w:hAnsi="Times New Roman" w:cs="Times New Roman"/>
        </w:rPr>
        <w:t>display</w:t>
      </w:r>
      <w:r w:rsidR="00243855">
        <w:rPr>
          <w:rFonts w:ascii="Times New Roman" w:hAnsi="Times New Roman" w:cs="Times New Roman"/>
        </w:rPr>
        <w:t xml:space="preser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EDC4CA3-24F0-4AE1-B967-44398C29C3B4&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D45F4E">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and the possibility that the earliest representative</w:t>
      </w:r>
      <w:ins w:id="89" w:author="Chet Sherwood" w:date="2015-12-23T11:21:00Z">
        <w:r>
          <w:rPr>
            <w:rFonts w:ascii="Times New Roman" w:hAnsi="Times New Roman" w:cs="Times New Roman"/>
          </w:rPr>
          <w:t>s</w:t>
        </w:r>
      </w:ins>
      <w:r w:rsidR="00EC468E">
        <w:rPr>
          <w:rFonts w:ascii="Times New Roman" w:hAnsi="Times New Roman" w:cs="Times New Roman"/>
        </w:rPr>
        <w:t xml:space="preserve"> of </w:t>
      </w:r>
      <w:ins w:id="90" w:author="Chet Sherwood" w:date="2015-12-23T11:20:00Z">
        <w:r>
          <w:rPr>
            <w:rFonts w:ascii="Times New Roman" w:hAnsi="Times New Roman" w:cs="Times New Roman"/>
          </w:rPr>
          <w:t xml:space="preserve">phylogenetic lineages </w:t>
        </w:r>
      </w:ins>
      <w:r w:rsidR="00EC468E">
        <w:rPr>
          <w:rFonts w:ascii="Times New Roman" w:hAnsi="Times New Roman" w:cs="Times New Roman"/>
        </w:rPr>
        <w:t>ha</w:t>
      </w:r>
      <w:ins w:id="91" w:author="Chet Sherwood" w:date="2015-12-23T11:20:00Z">
        <w:r>
          <w:rPr>
            <w:rFonts w:ascii="Times New Roman" w:hAnsi="Times New Roman" w:cs="Times New Roman"/>
          </w:rPr>
          <w:t>ve</w:t>
        </w:r>
      </w:ins>
      <w:r w:rsidR="00EC468E">
        <w:rPr>
          <w:rFonts w:ascii="Times New Roman" w:hAnsi="Times New Roman" w:cs="Times New Roman"/>
        </w:rPr>
        <w:t xml:space="preserve"> </w:t>
      </w:r>
      <w:r w:rsidR="00A50BA7">
        <w:rPr>
          <w:rFonts w:ascii="Times New Roman" w:hAnsi="Times New Roman" w:cs="Times New Roman"/>
        </w:rPr>
        <w:t>not yet</w:t>
      </w:r>
      <w:r w:rsidR="00BF4A1A">
        <w:rPr>
          <w:rFonts w:ascii="Times New Roman" w:hAnsi="Times New Roman" w:cs="Times New Roman"/>
        </w:rPr>
        <w:t xml:space="preserve"> been discovered. The fragment</w:t>
      </w:r>
      <w:r w:rsidR="00927FDF">
        <w:rPr>
          <w:rFonts w:ascii="Times New Roman" w:hAnsi="Times New Roman" w:cs="Times New Roman"/>
        </w:rPr>
        <w:t>ary</w:t>
      </w:r>
      <w:r w:rsidR="00BF4A1A">
        <w:rPr>
          <w:rFonts w:ascii="Times New Roman" w:hAnsi="Times New Roman" w:cs="Times New Roman"/>
        </w:rPr>
        <w:t xml:space="preserve"> nature of many fossils often make taxonomic placement of these specimens challenging or sometimes 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thus affecting the ultimate</w:t>
      </w:r>
      <w:ins w:id="92" w:author="Chet Sherwood" w:date="2015-12-23T11:21:00Z">
        <w:r>
          <w:rPr>
            <w:rFonts w:ascii="Times New Roman" w:hAnsi="Times New Roman" w:cs="Times New Roman"/>
          </w:rPr>
          <w:t xml:space="preserve"> estimate of </w:t>
        </w:r>
      </w:ins>
      <w:r w:rsidR="00871985">
        <w:rPr>
          <w:rFonts w:ascii="Times New Roman" w:hAnsi="Times New Roman" w:cs="Times New Roman"/>
        </w:rPr>
        <w:t xml:space="preserve">CC </w:t>
      </w:r>
      <w:r w:rsidR="00871985">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A20AB13-D6B8-45B0-B8B3-A47FB4DEF523&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D45F4E">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BF09EE">
        <w:rPr>
          <w:rFonts w:ascii="Times New Roman" w:hAnsi="Times New Roman" w:cs="Times New Roman"/>
        </w:rPr>
        <w:t xml:space="preserve"> Thus </w:t>
      </w:r>
      <w:r w:rsidR="00B913A2">
        <w:rPr>
          <w:rFonts w:ascii="Times New Roman" w:hAnsi="Times New Roman" w:cs="Times New Roman"/>
        </w:rPr>
        <w:t xml:space="preserve">uncertainties in </w:t>
      </w:r>
      <w:r w:rsidR="00BF09EE">
        <w:rPr>
          <w:rFonts w:ascii="Times New Roman" w:hAnsi="Times New Roman" w:cs="Times New Roman"/>
        </w:rPr>
        <w:t xml:space="preserve">dating and </w:t>
      </w:r>
      <w:r w:rsidR="00B913A2">
        <w:rPr>
          <w:rFonts w:ascii="Times New Roman" w:hAnsi="Times New Roman" w:cs="Times New Roman"/>
        </w:rPr>
        <w:t xml:space="preserve">morphological estimates </w:t>
      </w:r>
      <w:r w:rsidR="00BF09EE">
        <w:rPr>
          <w:rFonts w:ascii="Times New Roman" w:hAnsi="Times New Roman" w:cs="Times New Roman"/>
        </w:rPr>
        <w:t xml:space="preserve">in the fossil record pose some notable </w:t>
      </w:r>
      <w:r w:rsidR="0046706C">
        <w:rPr>
          <w:rFonts w:ascii="Times New Roman" w:hAnsi="Times New Roman" w:cs="Times New Roman"/>
        </w:rPr>
        <w:t>sources of error</w:t>
      </w:r>
      <w:r w:rsidR="00BF09EE">
        <w:rPr>
          <w:rFonts w:ascii="Times New Roman" w:hAnsi="Times New Roman" w:cs="Times New Roman"/>
        </w:rPr>
        <w:t>.</w:t>
      </w:r>
    </w:p>
    <w:p w14:paraId="459D43F9" w14:textId="1438705C" w:rsidR="00243855" w:rsidRDefault="00F66B0F" w:rsidP="003B0233">
      <w:pPr>
        <w:ind w:firstLine="720"/>
        <w:rPr>
          <w:rFonts w:ascii="Times New Roman" w:hAnsi="Times New Roman" w:cs="Times New Roman"/>
        </w:rPr>
      </w:pPr>
      <w:r>
        <w:rPr>
          <w:rFonts w:ascii="Times New Roman" w:hAnsi="Times New Roman" w:cs="Times New Roman"/>
        </w:rPr>
        <w:t xml:space="preserve"> </w:t>
      </w:r>
      <w:ins w:id="93" w:author="Chet Sherwood" w:date="2015-12-23T11:21:00Z">
        <w:r w:rsidR="000A10D5">
          <w:rPr>
            <w:rFonts w:ascii="Times New Roman" w:hAnsi="Times New Roman" w:cs="Times New Roman"/>
          </w:rPr>
          <w:t>We used a</w:t>
        </w:r>
      </w:ins>
      <w:r>
        <w:rPr>
          <w:rFonts w:ascii="Times New Roman" w:hAnsi="Times New Roman" w:cs="Times New Roman"/>
        </w:rPr>
        <w:t xml:space="preserve">ncestral state </w:t>
      </w:r>
      <w:r w:rsidR="001661CE">
        <w:rPr>
          <w:rFonts w:ascii="Times New Roman" w:hAnsi="Times New Roman" w:cs="Times New Roman"/>
        </w:rPr>
        <w:t>reconstruction</w:t>
      </w:r>
      <w:ins w:id="94" w:author="Chet Sherwood" w:date="2015-12-23T11:21:00Z">
        <w:r w:rsidR="000A10D5">
          <w:rPr>
            <w:rFonts w:ascii="Times New Roman" w:hAnsi="Times New Roman" w:cs="Times New Roman"/>
          </w:rPr>
          <w:t xml:space="preserve"> as a complementary </w:t>
        </w:r>
      </w:ins>
      <w:r w:rsidR="00223005">
        <w:rPr>
          <w:rFonts w:ascii="Times New Roman" w:hAnsi="Times New Roman" w:cs="Times New Roman"/>
        </w:rPr>
        <w:t xml:space="preserve">method </w:t>
      </w:r>
      <w:ins w:id="95" w:author="Chet Sherwood" w:date="2015-12-23T11:22:00Z">
        <w:r w:rsidR="00504DE5">
          <w:rPr>
            <w:rFonts w:ascii="Times New Roman" w:hAnsi="Times New Roman" w:cs="Times New Roman"/>
          </w:rPr>
          <w:t>to</w:t>
        </w:r>
      </w:ins>
      <w:r w:rsidR="00223005">
        <w:rPr>
          <w:rFonts w:ascii="Times New Roman" w:hAnsi="Times New Roman" w:cs="Times New Roman"/>
        </w:rPr>
        <w:t xml:space="preserve"> </w:t>
      </w:r>
      <w:ins w:id="96" w:author="Chet Sherwood" w:date="2015-12-23T11:22:00Z">
        <w:r w:rsidR="00504DE5">
          <w:rPr>
            <w:rFonts w:ascii="Times New Roman" w:hAnsi="Times New Roman" w:cs="Times New Roman"/>
          </w:rPr>
          <w:t xml:space="preserve">computationally </w:t>
        </w:r>
      </w:ins>
      <w:r w:rsidR="00223005">
        <w:rPr>
          <w:rFonts w:ascii="Times New Roman" w:hAnsi="Times New Roman" w:cs="Times New Roman"/>
        </w:rPr>
        <w:t xml:space="preserve">infer the </w:t>
      </w:r>
      <w:r w:rsidR="009A71BE">
        <w:rPr>
          <w:rFonts w:ascii="Times New Roman" w:hAnsi="Times New Roman" w:cs="Times New Roman"/>
        </w:rPr>
        <w:t xml:space="preserve">most probable </w:t>
      </w:r>
      <w:r w:rsidR="00223005">
        <w:rPr>
          <w:rFonts w:ascii="Times New Roman" w:hAnsi="Times New Roman" w:cs="Times New Roman"/>
        </w:rPr>
        <w:t>state of a common ancestor shared between two or more species.</w:t>
      </w:r>
      <w:r w:rsidR="00AC27FB">
        <w:rPr>
          <w:rFonts w:ascii="Times New Roman" w:hAnsi="Times New Roman" w:cs="Times New Roman"/>
        </w:rPr>
        <w:t xml:space="preserve"> While </w:t>
      </w:r>
      <w:r w:rsidR="00374BD5">
        <w:rPr>
          <w:rFonts w:ascii="Times New Roman" w:hAnsi="Times New Roman" w:cs="Times New Roman"/>
        </w:rPr>
        <w:t>this method</w:t>
      </w:r>
      <w:r w:rsidR="00AC27FB">
        <w:rPr>
          <w:rFonts w:ascii="Times New Roman" w:hAnsi="Times New Roman" w:cs="Times New Roman"/>
        </w:rPr>
        <w:t xml:space="preserve"> </w:t>
      </w:r>
      <w:r w:rsidR="003B0233">
        <w:rPr>
          <w:rFonts w:ascii="Times New Roman" w:hAnsi="Times New Roman" w:cs="Times New Roman"/>
        </w:rPr>
        <w:t>avoid</w:t>
      </w:r>
      <w:r w:rsidR="001661CE">
        <w:rPr>
          <w:rFonts w:ascii="Times New Roman" w:hAnsi="Times New Roman" w:cs="Times New Roman"/>
        </w:rPr>
        <w:t>s</w:t>
      </w:r>
      <w:r w:rsidR="003B0233">
        <w:rPr>
          <w:rFonts w:ascii="Times New Roman" w:hAnsi="Times New Roman" w:cs="Times New Roman"/>
        </w:rPr>
        <w:t xml:space="preserve"> some of the l</w:t>
      </w:r>
      <w:r w:rsidR="00AC27FB">
        <w:rPr>
          <w:rFonts w:ascii="Times New Roman" w:hAnsi="Times New Roman" w:cs="Times New Roman"/>
        </w:rPr>
        <w:t xml:space="preserve">imitations of the fossil record, </w:t>
      </w:r>
      <w:r w:rsidR="00374BD5">
        <w:rPr>
          <w:rFonts w:ascii="Times New Roman" w:hAnsi="Times New Roman" w:cs="Times New Roman"/>
        </w:rPr>
        <w:t>it</w:t>
      </w:r>
      <w:r w:rsidR="001D281C">
        <w:rPr>
          <w:rFonts w:ascii="Times New Roman" w:hAnsi="Times New Roman" w:cs="Times New Roman"/>
        </w:rPr>
        <w:t xml:space="preserve"> </w:t>
      </w:r>
      <w:r w:rsidR="00CB28AE">
        <w:rPr>
          <w:rFonts w:ascii="Times New Roman" w:hAnsi="Times New Roman" w:cs="Times New Roman"/>
        </w:rPr>
        <w:t>pos</w:t>
      </w:r>
      <w:r w:rsidR="003B0233">
        <w:rPr>
          <w:rFonts w:ascii="Times New Roman" w:hAnsi="Times New Roman" w:cs="Times New Roman"/>
        </w:rPr>
        <w:t>sess</w:t>
      </w:r>
      <w:r w:rsidR="001661CE">
        <w:rPr>
          <w:rFonts w:ascii="Times New Roman" w:hAnsi="Times New Roman" w:cs="Times New Roman"/>
        </w:rPr>
        <w:t>es</w:t>
      </w:r>
      <w:r w:rsidR="003B0233">
        <w:rPr>
          <w:rFonts w:ascii="Times New Roman" w:hAnsi="Times New Roman" w:cs="Times New Roman"/>
        </w:rPr>
        <w:t xml:space="preserve"> </w:t>
      </w:r>
      <w:r w:rsidR="00CB28AE">
        <w:rPr>
          <w:rFonts w:ascii="Times New Roman" w:hAnsi="Times New Roman" w:cs="Times New Roman"/>
        </w:rPr>
        <w:t xml:space="preserve">several </w:t>
      </w:r>
      <w:r w:rsidR="00361C3E">
        <w:rPr>
          <w:rFonts w:ascii="Times New Roman" w:hAnsi="Times New Roman" w:cs="Times New Roman"/>
        </w:rPr>
        <w:t xml:space="preserve">of </w:t>
      </w:r>
      <w:r w:rsidR="001661CE">
        <w:rPr>
          <w:rFonts w:ascii="Times New Roman" w:hAnsi="Times New Roman" w:cs="Times New Roman"/>
        </w:rPr>
        <w:t>its</w:t>
      </w:r>
      <w:r w:rsidR="003B0233">
        <w:rPr>
          <w:rFonts w:ascii="Times New Roman" w:hAnsi="Times New Roman" w:cs="Times New Roman"/>
        </w:rPr>
        <w:t xml:space="preserve"> own inherent sources of error</w:t>
      </w:r>
      <w:r w:rsidR="000207A2">
        <w:rPr>
          <w:rFonts w:ascii="Times New Roman" w:hAnsi="Times New Roman" w:cs="Times New Roman"/>
        </w:rPr>
        <w:t xml:space="preserve"> and assumptions</w:t>
      </w:r>
      <w:r>
        <w:rPr>
          <w:rFonts w:ascii="Times New Roman" w:hAnsi="Times New Roman" w:cs="Times New Roman"/>
        </w:rPr>
        <w:t xml:space="preserve">. </w:t>
      </w:r>
      <w:r w:rsidR="000C2FA1">
        <w:rPr>
          <w:rFonts w:ascii="Times New Roman" w:hAnsi="Times New Roman" w:cs="Times New Roman"/>
        </w:rPr>
        <w:t>Notably, it</w:t>
      </w:r>
      <w:r w:rsidR="000207A2">
        <w:rPr>
          <w:rFonts w:ascii="Times New Roman" w:hAnsi="Times New Roman" w:cs="Times New Roman"/>
        </w:rPr>
        <w:t xml:space="preserve"> inherits errors </w:t>
      </w:r>
      <w:r w:rsidR="0061322D">
        <w:rPr>
          <w:rFonts w:ascii="Times New Roman" w:hAnsi="Times New Roman" w:cs="Times New Roman"/>
        </w:rPr>
        <w:t>associated with the</w:t>
      </w:r>
      <w:r w:rsidR="000207A2">
        <w:rPr>
          <w:rFonts w:ascii="Times New Roman" w:hAnsi="Times New Roman" w:cs="Times New Roman"/>
        </w:rPr>
        <w:t xml:space="preserve"> </w:t>
      </w:r>
      <w:r w:rsidR="0061322D">
        <w:rPr>
          <w:rFonts w:ascii="Times New Roman" w:hAnsi="Times New Roman" w:cs="Times New Roman"/>
        </w:rPr>
        <w:t>estimation of</w:t>
      </w:r>
      <w:r w:rsidR="000207A2">
        <w:rPr>
          <w:rFonts w:ascii="Times New Roman" w:hAnsi="Times New Roman" w:cs="Times New Roman"/>
        </w:rPr>
        <w:t xml:space="preserve"> molecular divergence dates and </w:t>
      </w:r>
      <w:r w:rsidR="0061322D">
        <w:rPr>
          <w:rFonts w:ascii="Times New Roman" w:hAnsi="Times New Roman" w:cs="Times New Roman"/>
        </w:rPr>
        <w:t>species</w:t>
      </w:r>
      <w:r w:rsidR="000207A2">
        <w:rPr>
          <w:rFonts w:ascii="Times New Roman" w:hAnsi="Times New Roman" w:cs="Times New Roman"/>
        </w:rPr>
        <w:t xml:space="preserve"> relationships</w:t>
      </w:r>
      <w:r w:rsidR="0061322D">
        <w:rPr>
          <w:rFonts w:ascii="Times New Roman" w:hAnsi="Times New Roman" w:cs="Times New Roman"/>
        </w:rPr>
        <w:t xml:space="preserve"> from the chosen phylogenetic tree</w:t>
      </w:r>
      <w:r w:rsidR="000207A2">
        <w:rPr>
          <w:rFonts w:ascii="Times New Roman" w:hAnsi="Times New Roman" w:cs="Times New Roman"/>
        </w:rPr>
        <w:t>.</w:t>
      </w:r>
      <w:r w:rsidR="0061322D">
        <w:rPr>
          <w:rFonts w:ascii="Times New Roman" w:hAnsi="Times New Roman" w:cs="Times New Roman"/>
        </w:rPr>
        <w:t xml:space="preserve"> </w:t>
      </w:r>
      <w:r w:rsidR="00EB0441">
        <w:rPr>
          <w:rFonts w:ascii="Times New Roman" w:hAnsi="Times New Roman" w:cs="Times New Roman"/>
        </w:rPr>
        <w:t>Despite this, in the way we employ it here</w:t>
      </w:r>
      <w:r>
        <w:rPr>
          <w:rFonts w:ascii="Times New Roman" w:hAnsi="Times New Roman" w:cs="Times New Roman"/>
        </w:rPr>
        <w:t xml:space="preserve"> </w:t>
      </w:r>
      <w:r w:rsidR="00C17A50">
        <w:rPr>
          <w:rFonts w:ascii="Times New Roman" w:hAnsi="Times New Roman" w:cs="Times New Roman"/>
        </w:rPr>
        <w:t>ancestral state reconstruction</w:t>
      </w:r>
      <w:r>
        <w:rPr>
          <w:rFonts w:ascii="Times New Roman" w:hAnsi="Times New Roman" w:cs="Times New Roman"/>
        </w:rPr>
        <w:t xml:space="preserve"> has the advantage of</w:t>
      </w:r>
      <w:r w:rsidR="007D5E19">
        <w:rPr>
          <w:rFonts w:ascii="Times New Roman" w:hAnsi="Times New Roman" w:cs="Times New Roman"/>
        </w:rPr>
        <w:t xml:space="preserve"> being derived from</w:t>
      </w:r>
      <w:r>
        <w:rPr>
          <w:rFonts w:ascii="Times New Roman" w:hAnsi="Times New Roman" w:cs="Times New Roman"/>
        </w:rPr>
        <w:t xml:space="preserve"> precise </w:t>
      </w:r>
      <w:r w:rsidR="00883403">
        <w:rPr>
          <w:rFonts w:ascii="Times New Roman" w:hAnsi="Times New Roman" w:cs="Times New Roman"/>
        </w:rPr>
        <w:t>estimates</w:t>
      </w:r>
      <w:r>
        <w:rPr>
          <w:rFonts w:ascii="Times New Roman" w:hAnsi="Times New Roman" w:cs="Times New Roman"/>
        </w:rPr>
        <w:t xml:space="preserve"> of CC as they are </w:t>
      </w:r>
      <w:r w:rsidR="0055700E">
        <w:rPr>
          <w:rFonts w:ascii="Times New Roman" w:hAnsi="Times New Roman" w:cs="Times New Roman"/>
        </w:rPr>
        <w:t>directly measured</w:t>
      </w:r>
      <w:r>
        <w:rPr>
          <w:rFonts w:ascii="Times New Roman" w:hAnsi="Times New Roman" w:cs="Times New Roman"/>
        </w:rPr>
        <w:t xml:space="preserve"> from an extant sample</w:t>
      </w:r>
      <w:r w:rsidR="00790735">
        <w:rPr>
          <w:rFonts w:ascii="Times New Roman" w:hAnsi="Times New Roman" w:cs="Times New Roman"/>
        </w:rPr>
        <w:t xml:space="preserve"> of mammalian</w:t>
      </w:r>
      <w:r w:rsidR="00F81771">
        <w:rPr>
          <w:rFonts w:ascii="Times New Roman" w:hAnsi="Times New Roman" w:cs="Times New Roman"/>
        </w:rPr>
        <w:t xml:space="preserve"> </w:t>
      </w:r>
      <w:r w:rsidR="00F81771">
        <w:rPr>
          <w:rFonts w:ascii="Times New Roman" w:hAnsi="Times New Roman" w:cs="Times New Roman"/>
        </w:rPr>
        <w:lastRenderedPageBreak/>
        <w:t>specimens</w:t>
      </w:r>
      <w:r>
        <w:rPr>
          <w:rFonts w:ascii="Times New Roman" w:hAnsi="Times New Roman" w:cs="Times New Roman"/>
        </w:rPr>
        <w:t xml:space="preserve">. </w:t>
      </w:r>
      <w:commentRangeStart w:id="97"/>
      <w:r w:rsidR="004E3791">
        <w:rPr>
          <w:rFonts w:ascii="Times New Roman" w:hAnsi="Times New Roman" w:cs="Times New Roman"/>
        </w:rPr>
        <w:t xml:space="preserve">In our model, we used a </w:t>
      </w:r>
      <w:r w:rsidR="00B50F94">
        <w:rPr>
          <w:rFonts w:ascii="Times New Roman" w:hAnsi="Times New Roman" w:cs="Times New Roman"/>
        </w:rPr>
        <w:t xml:space="preserve">Restricted Maximum Likelihood (REML) </w:t>
      </w:r>
      <w:r w:rsidR="004E3791">
        <w:rPr>
          <w:rFonts w:ascii="Times New Roman" w:hAnsi="Times New Roman" w:cs="Times New Roman"/>
        </w:rPr>
        <w:t>estimation method that assumes species diverge according to Brownian motion and takes into account branch length.</w:t>
      </w:r>
      <w:r w:rsidR="0051138B">
        <w:rPr>
          <w:rFonts w:ascii="Times New Roman" w:hAnsi="Times New Roman" w:cs="Times New Roman"/>
        </w:rPr>
        <w:t xml:space="preserve"> </w:t>
      </w:r>
      <w:r w:rsidR="00E64E00">
        <w:rPr>
          <w:rFonts w:ascii="Times New Roman" w:hAnsi="Times New Roman" w:cs="Times New Roman"/>
        </w:rPr>
        <w:t xml:space="preserve">Despite these assumptions, it has proven capable of </w:t>
      </w:r>
      <w:r w:rsidR="00D270FC">
        <w:rPr>
          <w:rFonts w:ascii="Times New Roman" w:hAnsi="Times New Roman" w:cs="Times New Roman"/>
        </w:rPr>
        <w:t xml:space="preserve">reliably </w:t>
      </w:r>
      <w:r w:rsidR="00E64E00">
        <w:rPr>
          <w:rFonts w:ascii="Times New Roman" w:hAnsi="Times New Roman" w:cs="Times New Roman"/>
        </w:rPr>
        <w:t>generating reconstructions of biological measurements (e.g. brain size)</w:t>
      </w:r>
      <w:r w:rsidR="00227009">
        <w:rPr>
          <w:rFonts w:ascii="Times New Roman" w:hAnsi="Times New Roman" w:cs="Times New Roman"/>
        </w:rPr>
        <w:t xml:space="preserve"> that can be </w:t>
      </w:r>
      <w:proofErr w:type="gramStart"/>
      <w:r w:rsidR="00227009">
        <w:rPr>
          <w:rFonts w:ascii="Times New Roman" w:hAnsi="Times New Roman" w:cs="Times New Roman"/>
        </w:rPr>
        <w:t>cross-validated</w:t>
      </w:r>
      <w:proofErr w:type="gramEnd"/>
      <w:r w:rsidR="00227009">
        <w:rPr>
          <w:rFonts w:ascii="Times New Roman" w:hAnsi="Times New Roman" w:cs="Times New Roman"/>
        </w:rPr>
        <w:t xml:space="preserve"> with the fossil record.  P</w:t>
      </w:r>
      <w:r w:rsidR="00E64E00">
        <w:rPr>
          <w:rFonts w:ascii="Times New Roman" w:hAnsi="Times New Roman" w:cs="Times New Roman"/>
        </w:rPr>
        <w:t xml:space="preserve">revious investigations </w:t>
      </w:r>
      <w:r w:rsidR="00227009">
        <w:rPr>
          <w:rFonts w:ascii="Times New Roman" w:hAnsi="Times New Roman" w:cs="Times New Roman"/>
        </w:rPr>
        <w:t xml:space="preserve">have utilized this method to reconstruct the brain size </w:t>
      </w:r>
      <w:r w:rsidR="00BF5F36">
        <w:rPr>
          <w:rFonts w:ascii="Times New Roman" w:hAnsi="Times New Roman" w:cs="Times New Roman"/>
        </w:rPr>
        <w:t xml:space="preserve">of </w:t>
      </w:r>
      <w:r w:rsidR="009A05C1">
        <w:rPr>
          <w:rFonts w:ascii="Times New Roman" w:hAnsi="Times New Roman" w:cs="Times New Roman"/>
        </w:rPr>
        <w:t>Primate</w:t>
      </w:r>
      <w:r w:rsidR="00BF5F36">
        <w:rPr>
          <w:rFonts w:ascii="Times New Roman" w:hAnsi="Times New Roman" w:cs="Times New Roman"/>
        </w:rPr>
        <w:t xml:space="preserve">s </w:t>
      </w:r>
      <w:r w:rsidR="00B92EE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4B88050C-03D7-4D75-9B90-208AA7824496&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(Montgomery et al., 2010; Boddy et al., 2012)</w:t>
      </w:r>
      <w:r w:rsidR="00B92EE2">
        <w:rPr>
          <w:rFonts w:ascii="Times New Roman" w:hAnsi="Times New Roman" w:cs="Times New Roman"/>
        </w:rPr>
        <w:fldChar w:fldCharType="end"/>
      </w:r>
      <w:r w:rsidR="00BF5F36">
        <w:rPr>
          <w:rFonts w:ascii="Times New Roman" w:hAnsi="Times New Roman" w:cs="Times New Roman"/>
        </w:rPr>
        <w:t xml:space="preserve">, </w:t>
      </w:r>
      <w:r w:rsidR="00A4745B">
        <w:rPr>
          <w:rFonts w:ascii="Times New Roman" w:hAnsi="Times New Roman" w:cs="Times New Roman"/>
        </w:rPr>
        <w:t>Carnivora</w:t>
      </w:r>
      <w:r w:rsidR="00BF5F36">
        <w:rPr>
          <w:rFonts w:ascii="Times New Roman" w:hAnsi="Times New Roman" w:cs="Times New Roman"/>
        </w:rPr>
        <w:t xml:space="preserve"> </w:t>
      </w:r>
      <w:r w:rsidR="00BF5F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9219F715-C552-498E-850A-691CA2DCF585&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BF5F36">
        <w:rPr>
          <w:rFonts w:ascii="Times New Roman" w:hAnsi="Times New Roman" w:cs="Times New Roman"/>
        </w:rPr>
        <w:fldChar w:fldCharType="separate"/>
      </w:r>
      <w:r w:rsidR="00D45F4E">
        <w:rPr>
          <w:rFonts w:ascii="Times New Roman" w:hAnsi="Times New Roman" w:cs="Times New Roman"/>
        </w:rPr>
        <w:t>(Finarelli and Flynn, 2007)</w:t>
      </w:r>
      <w:r w:rsidR="00BF5F36">
        <w:rPr>
          <w:rFonts w:ascii="Times New Roman" w:hAnsi="Times New Roman" w:cs="Times New Roman"/>
        </w:rPr>
        <w:fldChar w:fldCharType="end"/>
      </w:r>
      <w:r w:rsidR="00B92EE2">
        <w:rPr>
          <w:rFonts w:ascii="Times New Roman" w:hAnsi="Times New Roman" w:cs="Times New Roman"/>
        </w:rPr>
        <w:t xml:space="preserve">, </w:t>
      </w:r>
      <w:r w:rsidR="00A4745B">
        <w:rPr>
          <w:rFonts w:ascii="Times New Roman" w:hAnsi="Times New Roman" w:cs="Times New Roman"/>
        </w:rPr>
        <w:t>Cetacea</w:t>
      </w:r>
      <w:r w:rsidR="00B92EE2">
        <w:rPr>
          <w:rFonts w:ascii="Times New Roman" w:hAnsi="Times New Roman" w:cs="Times New Roman"/>
        </w:rPr>
        <w:t xml:space="preserve"> </w:t>
      </w:r>
      <w:r w:rsidR="00B92EE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576274A0-FF3D-4405-9BB2-1CB7C10D30E2&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(Montgomery et al., 2013)</w:t>
      </w:r>
      <w:r w:rsidR="00B92EE2">
        <w:rPr>
          <w:rFonts w:ascii="Times New Roman" w:hAnsi="Times New Roman" w:cs="Times New Roman"/>
        </w:rPr>
        <w:fldChar w:fldCharType="end"/>
      </w:r>
      <w:r w:rsidR="004C70CA">
        <w:rPr>
          <w:rFonts w:ascii="Times New Roman" w:hAnsi="Times New Roman" w:cs="Times New Roman"/>
        </w:rPr>
        <w:t xml:space="preserve"> and other mammalian taxa </w:t>
      </w:r>
      <w:r w:rsidR="004C70C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222F7D5D-1D3C-4873-AB27-62F36375948E&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4C70CA">
        <w:rPr>
          <w:rFonts w:ascii="Times New Roman" w:hAnsi="Times New Roman" w:cs="Times New Roman"/>
        </w:rPr>
        <w:fldChar w:fldCharType="separate"/>
      </w:r>
      <w:r w:rsidR="00D45F4E">
        <w:rPr>
          <w:rFonts w:ascii="Times New Roman" w:hAnsi="Times New Roman" w:cs="Times New Roman"/>
        </w:rPr>
        <w:t>(Boddy et al., 2012)</w:t>
      </w:r>
      <w:r w:rsidR="004C70CA">
        <w:rPr>
          <w:rFonts w:ascii="Times New Roman" w:hAnsi="Times New Roman" w:cs="Times New Roman"/>
        </w:rPr>
        <w:fldChar w:fldCharType="end"/>
      </w:r>
      <w:r w:rsidR="004C70CA">
        <w:rPr>
          <w:rFonts w:ascii="Times New Roman" w:hAnsi="Times New Roman" w:cs="Times New Roman"/>
        </w:rPr>
        <w:t>.</w:t>
      </w:r>
      <w:commentRangeEnd w:id="97"/>
      <w:r w:rsidR="00504DE5">
        <w:rPr>
          <w:rStyle w:val="CommentReference"/>
        </w:rPr>
        <w:commentReference w:id="97"/>
      </w:r>
      <w:r w:rsidR="00E64E00">
        <w:rPr>
          <w:rFonts w:ascii="Times New Roman" w:hAnsi="Times New Roman" w:cs="Times New Roman"/>
        </w:rPr>
        <w:t xml:space="preserve"> </w:t>
      </w:r>
      <w:r w:rsidR="00757AF1">
        <w:rPr>
          <w:rFonts w:ascii="Times New Roman" w:hAnsi="Times New Roman" w:cs="Times New Roman"/>
        </w:rPr>
        <w:t>Here we employ both</w:t>
      </w:r>
      <w:r w:rsidR="00AB717F">
        <w:rPr>
          <w:rFonts w:ascii="Times New Roman" w:hAnsi="Times New Roman" w:cs="Times New Roman"/>
        </w:rPr>
        <w:t xml:space="preserv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757AF1">
        <w:rPr>
          <w:rFonts w:ascii="Times New Roman" w:hAnsi="Times New Roman" w:cs="Times New Roman"/>
        </w:rPr>
        <w:t>in our analyses under the supposition that</w:t>
      </w:r>
      <w:r w:rsidR="00AB717F">
        <w:rPr>
          <w:rFonts w:ascii="Times New Roman" w:hAnsi="Times New Roman" w:cs="Times New Roman"/>
        </w:rPr>
        <w:t xml:space="preserve"> concurrence</w:t>
      </w:r>
      <w:r w:rsidR="00352311">
        <w:rPr>
          <w:rFonts w:ascii="Times New Roman" w:hAnsi="Times New Roman" w:cs="Times New Roman"/>
        </w:rPr>
        <w:t xml:space="preserve"> of results</w:t>
      </w:r>
      <w:r w:rsidR="00AB717F">
        <w:rPr>
          <w:rFonts w:ascii="Times New Roman" w:hAnsi="Times New Roman" w:cs="Times New Roman"/>
        </w:rPr>
        <w:t xml:space="preserve"> between both methods increases </w:t>
      </w:r>
      <w:del w:id="98" w:author="Chet Sherwood" w:date="2015-12-23T11:24:00Z">
        <w:r w:rsidR="00AB717F" w:rsidDel="00504DE5">
          <w:rPr>
            <w:rFonts w:ascii="Times New Roman" w:hAnsi="Times New Roman" w:cs="Times New Roman"/>
          </w:rPr>
          <w:delText>the likelihood</w:delText>
        </w:r>
      </w:del>
      <w:ins w:id="99" w:author="Chet Sherwood" w:date="2015-12-23T11:24:00Z">
        <w:r w:rsidR="00504DE5">
          <w:rPr>
            <w:rFonts w:ascii="Times New Roman" w:hAnsi="Times New Roman" w:cs="Times New Roman"/>
          </w:rPr>
          <w:t xml:space="preserve">confidence in </w:t>
        </w:r>
      </w:ins>
      <w:del w:id="100" w:author="Chet Sherwood" w:date="2015-12-23T11:24:00Z">
        <w:r w:rsidR="00AB717F" w:rsidDel="00504DE5">
          <w:rPr>
            <w:rFonts w:ascii="Times New Roman" w:hAnsi="Times New Roman" w:cs="Times New Roman"/>
          </w:rPr>
          <w:delText xml:space="preserve"> that any observed</w:delText>
        </w:r>
      </w:del>
      <w:ins w:id="101" w:author="Chet Sherwood" w:date="2015-12-23T11:24:00Z">
        <w:r w:rsidR="00504DE5">
          <w:rPr>
            <w:rFonts w:ascii="Times New Roman" w:hAnsi="Times New Roman" w:cs="Times New Roman"/>
          </w:rPr>
          <w:t>results showing a</w:t>
        </w:r>
      </w:ins>
      <w:r w:rsidR="00AB717F">
        <w:rPr>
          <w:rFonts w:ascii="Times New Roman" w:hAnsi="Times New Roman" w:cs="Times New Roman"/>
        </w:rPr>
        <w:t xml:space="preserve"> </w:t>
      </w:r>
      <w:r w:rsidR="00082244">
        <w:rPr>
          <w:rFonts w:ascii="Times New Roman" w:hAnsi="Times New Roman" w:cs="Times New Roman"/>
        </w:rPr>
        <w:t>relationship</w:t>
      </w:r>
      <w:del w:id="102" w:author="Chet Sherwood" w:date="2015-12-23T11:24:00Z">
        <w:r w:rsidR="00082244" w:rsidDel="00504DE5">
          <w:rPr>
            <w:rFonts w:ascii="Times New Roman" w:hAnsi="Times New Roman" w:cs="Times New Roman"/>
          </w:rPr>
          <w:delText>s</w:delText>
        </w:r>
      </w:del>
      <w:r w:rsidR="00082244">
        <w:rPr>
          <w:rFonts w:ascii="Times New Roman" w:hAnsi="Times New Roman" w:cs="Times New Roman"/>
        </w:rPr>
        <w:t xml:space="preserve"> betw</w:t>
      </w:r>
      <w:r w:rsidR="00B177B5">
        <w:rPr>
          <w:rFonts w:ascii="Times New Roman" w:hAnsi="Times New Roman" w:cs="Times New Roman"/>
        </w:rPr>
        <w:t xml:space="preserve">een </w:t>
      </w:r>
      <w:r w:rsidR="00082244">
        <w:rPr>
          <w:rFonts w:ascii="Times New Roman" w:hAnsi="Times New Roman" w:cs="Times New Roman"/>
        </w:rPr>
        <w:t>CC and climate</w:t>
      </w:r>
      <w:r w:rsidR="00AB717F">
        <w:rPr>
          <w:rFonts w:ascii="Times New Roman" w:hAnsi="Times New Roman" w:cs="Times New Roman"/>
        </w:rPr>
        <w:t xml:space="preserve"> </w:t>
      </w:r>
      <w:ins w:id="103" w:author="Chet Sherwood" w:date="2015-12-23T11:24:00Z">
        <w:r w:rsidR="00504DE5">
          <w:rPr>
            <w:rFonts w:ascii="Times New Roman" w:hAnsi="Times New Roman" w:cs="Times New Roman"/>
          </w:rPr>
          <w:t>variables</w:t>
        </w:r>
      </w:ins>
      <w:del w:id="104" w:author="Chet Sherwood" w:date="2015-12-23T11:25:00Z">
        <w:r w:rsidR="00AB717F" w:rsidDel="00504DE5">
          <w:rPr>
            <w:rFonts w:ascii="Times New Roman" w:hAnsi="Times New Roman" w:cs="Times New Roman"/>
          </w:rPr>
          <w:delText>are in fact real evolutionary phenomena</w:delText>
        </w:r>
      </w:del>
      <w:r w:rsidR="00AB717F">
        <w:rPr>
          <w:rFonts w:ascii="Times New Roman" w:hAnsi="Times New Roman" w:cs="Times New Roman"/>
        </w:rPr>
        <w:t>.</w:t>
      </w:r>
      <w:r w:rsidR="00EC468E">
        <w:rPr>
          <w:rFonts w:ascii="Times New Roman" w:hAnsi="Times New Roman" w:cs="Times New Roman"/>
        </w:rPr>
        <w:t xml:space="preserve"> </w:t>
      </w:r>
    </w:p>
    <w:p w14:paraId="369ECD38" w14:textId="20D5E844"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 xml:space="preserve">In order to address the </w:t>
      </w:r>
      <w:r w:rsidR="00163C2D">
        <w:rPr>
          <w:rFonts w:ascii="Times New Roman" w:hAnsi="Times New Roman" w:cs="Times New Roman"/>
        </w:rPr>
        <w:t>possibility</w:t>
      </w:r>
      <w:r w:rsidR="003B1651">
        <w:rPr>
          <w:rFonts w:ascii="Times New Roman" w:hAnsi="Times New Roman" w:cs="Times New Roman"/>
        </w:rPr>
        <w:t xml:space="preserve"> of multiple climatic factors simultaneously </w:t>
      </w:r>
      <w:del w:id="105" w:author="Chet Sherwood" w:date="2015-12-23T11:25:00Z">
        <w:r w:rsidR="003B1651" w:rsidDel="003F208C">
          <w:rPr>
            <w:rFonts w:ascii="Times New Roman" w:hAnsi="Times New Roman" w:cs="Times New Roman"/>
          </w:rPr>
          <w:delText>bein</w:delText>
        </w:r>
        <w:r w:rsidR="00FB76D2" w:rsidDel="003F208C">
          <w:rPr>
            <w:rFonts w:ascii="Times New Roman" w:hAnsi="Times New Roman" w:cs="Times New Roman"/>
          </w:rPr>
          <w:delText>g important for</w:delText>
        </w:r>
      </w:del>
      <w:ins w:id="106" w:author="Chet Sherwood" w:date="2015-12-23T11:25:00Z">
        <w:r w:rsidR="003F208C">
          <w:rPr>
            <w:rFonts w:ascii="Times New Roman" w:hAnsi="Times New Roman" w:cs="Times New Roman"/>
          </w:rPr>
          <w:t>influencing</w:t>
        </w:r>
      </w:ins>
      <w:r w:rsidR="00FB76D2">
        <w:rPr>
          <w:rFonts w:ascii="Times New Roman" w:hAnsi="Times New Roman" w:cs="Times New Roman"/>
        </w:rPr>
        <w:t xml:space="preserve">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w:t>
      </w:r>
      <w:del w:id="107" w:author="Chet Sherwood" w:date="2015-12-23T11:25:00Z">
        <w:r w:rsidR="00FE08D6" w:rsidDel="003F208C">
          <w:rPr>
            <w:rFonts w:ascii="Times New Roman" w:hAnsi="Times New Roman" w:cs="Times New Roman"/>
          </w:rPr>
          <w:delText xml:space="preserve">capture </w:delText>
        </w:r>
      </w:del>
      <w:ins w:id="108" w:author="Chet Sherwood" w:date="2015-12-23T11:25:00Z">
        <w:r w:rsidR="003F208C">
          <w:rPr>
            <w:rFonts w:ascii="Times New Roman" w:hAnsi="Times New Roman" w:cs="Times New Roman"/>
          </w:rPr>
          <w:t xml:space="preserve">represent </w:t>
        </w:r>
      </w:ins>
      <w:r w:rsidR="00FE08D6">
        <w:rPr>
          <w:rFonts w:ascii="Times New Roman" w:hAnsi="Times New Roman" w:cs="Times New Roman"/>
        </w:rPr>
        <w:t>a different climatic hypothesis</w:t>
      </w:r>
      <w:r w:rsidR="00A102D1" w:rsidRPr="00534072">
        <w:rPr>
          <w:rFonts w:ascii="Times New Roman" w:hAnsi="Times New Roman" w:cs="Times New Roman"/>
        </w:rPr>
        <w:t>:</w:t>
      </w:r>
    </w:p>
    <w:p w14:paraId="6F5F4718" w14:textId="5A220B99"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w:t>
      </w:r>
      <w:r w:rsidR="00C51D2F">
        <w:rPr>
          <w:rFonts w:ascii="Times New Roman" w:hAnsi="Times New Roman" w:cs="Times New Roman"/>
        </w:rPr>
        <w:t>directional change</w:t>
      </w:r>
      <w:r w:rsidR="001A5441">
        <w:rPr>
          <w:rFonts w:ascii="Times New Roman" w:hAnsi="Times New Roman" w:cs="Times New Roman"/>
        </w:rPr>
        <w:t>-based hypotheses (e.g.</w:t>
      </w:r>
      <w:r w:rsidR="00846DC0">
        <w:rPr>
          <w:rFonts w:ascii="Times New Roman" w:hAnsi="Times New Roman" w:cs="Times New Roman"/>
        </w:rPr>
        <w:t xml:space="preserve"> </w:t>
      </w:r>
      <w:proofErr w:type="spellStart"/>
      <w:r w:rsidR="0066558B">
        <w:rPr>
          <w:rFonts w:ascii="Times New Roman" w:hAnsi="Times New Roman" w:cs="Times New Roman"/>
        </w:rPr>
        <w:t>deMenoca</w:t>
      </w:r>
      <w:r w:rsidR="003A71A3">
        <w:rPr>
          <w:rFonts w:ascii="Times New Roman" w:hAnsi="Times New Roman" w:cs="Times New Roman"/>
        </w:rPr>
        <w:t>l’s</w:t>
      </w:r>
      <w:proofErr w:type="spellEnd"/>
      <w:r w:rsidR="0069711B">
        <w:rPr>
          <w:rFonts w:ascii="Times New Roman" w:hAnsi="Times New Roman" w:cs="Times New Roman"/>
        </w:rPr>
        <w:t xml:space="preserve"> </w:t>
      </w:r>
      <w:r w:rsidR="00DC51C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800AEBE4-98CE-48B4-8B95-9C54D35BC24C&lt;/uuid&gt;&lt;priority&gt;0&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Pr>
          <w:rFonts w:ascii="Times New Roman" w:hAnsi="Times New Roman" w:cs="Times New Roman"/>
        </w:rPr>
        <w:fldChar w:fldCharType="separate"/>
      </w:r>
      <w:r w:rsidR="00DC51C2">
        <w:rPr>
          <w:rFonts w:ascii="Times New Roman" w:hAnsi="Times New Roman" w:cs="Times New Roman"/>
        </w:rPr>
        <w:t>(2004)</w:t>
      </w:r>
      <w:r w:rsidR="00DC51C2">
        <w:rPr>
          <w:rFonts w:ascii="Times New Roman" w:hAnsi="Times New Roman" w:cs="Times New Roman"/>
        </w:rPr>
        <w:fldChar w:fldCharType="end"/>
      </w:r>
      <w:r w:rsidR="003A71A3">
        <w:rPr>
          <w:rFonts w:ascii="Times New Roman" w:hAnsi="Times New Roman" w:cs="Times New Roman"/>
        </w:rPr>
        <w:t xml:space="preserve"> aridity hypothesis </w:t>
      </w:r>
      <w:r w:rsidR="001A5441">
        <w:rPr>
          <w:rFonts w:ascii="Times New Roman" w:hAnsi="Times New Roman" w:cs="Times New Roman"/>
        </w:rPr>
        <w:t>)</w:t>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B81CB5">
        <w:rPr>
          <w:rFonts w:ascii="Times New Roman" w:hAnsi="Times New Roman" w:cs="Times New Roman"/>
        </w:rPr>
        <w:t xml:space="preserve"> in </w:t>
      </w:r>
      <w:del w:id="109" w:author="Chet Sherwood" w:date="2015-12-23T11:26:00Z">
        <w:r w:rsidR="00A41265" w:rsidDel="003F208C">
          <w:rPr>
            <w:rFonts w:ascii="Times New Roman" w:hAnsi="Times New Roman" w:cs="Times New Roman"/>
          </w:rPr>
          <w:delText>H</w:delText>
        </w:r>
      </w:del>
      <w:ins w:id="110" w:author="Chet Sherwood" w:date="2015-12-23T11:26:00Z">
        <w:r w:rsidR="003F208C">
          <w:rPr>
            <w:rFonts w:ascii="Times New Roman" w:hAnsi="Times New Roman" w:cs="Times New Roman"/>
          </w:rPr>
          <w:t>h</w:t>
        </w:r>
      </w:ins>
      <w:r w:rsidR="00A41265">
        <w:rPr>
          <w:rFonts w:ascii="Times New Roman" w:hAnsi="Times New Roman" w:cs="Times New Roman"/>
        </w:rPr>
        <w:t>ominin</w:t>
      </w:r>
      <w:r w:rsidR="00B81CB5">
        <w:rPr>
          <w:rFonts w:ascii="Times New Roman" w:hAnsi="Times New Roman" w:cs="Times New Roman"/>
        </w:rPr>
        <w:t>s</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r w:rsidR="00011F8B">
        <w:rPr>
          <w:rFonts w:ascii="Times New Roman" w:hAnsi="Times New Roman" w:cs="Times New Roman"/>
        </w:rPr>
        <w:t xml:space="preserve"> in a given </w:t>
      </w:r>
      <w:ins w:id="111" w:author="Chet Sherwood" w:date="2015-12-23T11:26:00Z">
        <w:r w:rsidR="003F208C">
          <w:rPr>
            <w:rFonts w:ascii="Times New Roman" w:hAnsi="Times New Roman" w:cs="Times New Roman"/>
          </w:rPr>
          <w:t xml:space="preserve">time </w:t>
        </w:r>
      </w:ins>
      <w:r w:rsidR="00011F8B">
        <w:rPr>
          <w:rFonts w:ascii="Times New Roman" w:hAnsi="Times New Roman" w:cs="Times New Roman"/>
        </w:rPr>
        <w:t>interval</w:t>
      </w:r>
      <w:r w:rsidR="005D76BA">
        <w:rPr>
          <w:rFonts w:ascii="Times New Roman" w:hAnsi="Times New Roman" w:cs="Times New Roman"/>
        </w:rPr>
        <w:t>.</w:t>
      </w:r>
    </w:p>
    <w:p w14:paraId="67F5C0A0" w14:textId="7964BC59"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w:t>
      </w:r>
      <w:r w:rsidR="007F2F76">
        <w:rPr>
          <w:rFonts w:ascii="Times New Roman" w:hAnsi="Times New Roman" w:cs="Times New Roman"/>
        </w:rPr>
        <w:t xml:space="preserve"> variability-based</w:t>
      </w:r>
      <w:r w:rsidR="00545EF6">
        <w:rPr>
          <w:rFonts w:ascii="Times New Roman" w:hAnsi="Times New Roman" w:cs="Times New Roman"/>
        </w:rPr>
        <w:t xml:space="preserve"> hypotheses </w:t>
      </w:r>
      <w:r w:rsidR="007F2F76">
        <w:rPr>
          <w:rFonts w:ascii="Times New Roman" w:hAnsi="Times New Roman" w:cs="Times New Roman"/>
        </w:rPr>
        <w:t>(e.g.</w:t>
      </w:r>
      <w:r w:rsidR="00545EF6">
        <w:rPr>
          <w:rFonts w:ascii="Times New Roman" w:hAnsi="Times New Roman" w:cs="Times New Roman"/>
        </w:rPr>
        <w:t xml:space="preserve">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w:t>
      </w:r>
      <w:r w:rsidR="00BC1175">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CAB36A3-4AB6-4D5A-9FCF-4CACE06AA90E&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Pr>
          <w:rFonts w:ascii="Times New Roman" w:hAnsi="Times New Roman" w:cs="Times New Roman"/>
        </w:rPr>
        <w:fldChar w:fldCharType="separate"/>
      </w:r>
      <w:r w:rsidR="00BC1175">
        <w:rPr>
          <w:rFonts w:ascii="Times New Roman" w:hAnsi="Times New Roman" w:cs="Times New Roman"/>
        </w:rPr>
        <w:t>(1996; 1998a; 1998b; 2012; 2013)</w:t>
      </w:r>
      <w:r w:rsidR="00BC1175">
        <w:rPr>
          <w:rFonts w:ascii="Times New Roman" w:hAnsi="Times New Roman" w:cs="Times New Roman"/>
        </w:rPr>
        <w:fldChar w:fldCharType="end"/>
      </w:r>
      <w:r w:rsidR="0066558B">
        <w:rPr>
          <w:rFonts w:ascii="Times New Roman" w:hAnsi="Times New Roman" w:cs="Times New Roman"/>
        </w:rPr>
        <w:t xml:space="preserve"> </w:t>
      </w:r>
      <w:r w:rsidR="005D76BA">
        <w:rPr>
          <w:rFonts w:ascii="Times New Roman" w:hAnsi="Times New Roman" w:cs="Times New Roman"/>
        </w:rPr>
        <w:t>variability selection hypothesis</w:t>
      </w:r>
      <w:r w:rsidR="007F2F76">
        <w:rPr>
          <w:rFonts w:ascii="Times New Roman" w:hAnsi="Times New Roman" w:cs="Times New Roman"/>
        </w:rPr>
        <w:t>)</w:t>
      </w:r>
      <w:r w:rsidRPr="00534072">
        <w:rPr>
          <w:rFonts w:ascii="Times New Roman" w:hAnsi="Times New Roman" w:cs="Times New Roman"/>
        </w:rPr>
        <w:t xml:space="preserve"> </w:t>
      </w:r>
      <w:r w:rsidR="00B81CB5">
        <w:rPr>
          <w:rFonts w:ascii="Times New Roman" w:hAnsi="Times New Roman" w:cs="Times New Roman"/>
        </w:rPr>
        <w:t>which predict</w:t>
      </w:r>
      <w:r w:rsidR="005D76BA">
        <w:rPr>
          <w:rFonts w:ascii="Times New Roman" w:hAnsi="Times New Roman" w:cs="Times New Roman"/>
        </w:rPr>
        <w:t xml:space="preserve"> that </w:t>
      </w:r>
      <w:r w:rsidR="00F72C91">
        <w:rPr>
          <w:rFonts w:ascii="Times New Roman" w:hAnsi="Times New Roman" w:cs="Times New Roman"/>
        </w:rPr>
        <w:t xml:space="preserve">increased fluctuations </w:t>
      </w:r>
      <w:r w:rsidRPr="00534072">
        <w:rPr>
          <w:rFonts w:ascii="Times New Roman" w:hAnsi="Times New Roman" w:cs="Times New Roman"/>
        </w:rPr>
        <w:t xml:space="preserve">in </w:t>
      </w:r>
      <w:r w:rsidR="00D860CE">
        <w:rPr>
          <w:rFonts w:ascii="Times New Roman" w:hAnsi="Times New Roman" w:cs="Times New Roman"/>
        </w:rPr>
        <w:t>global temperature and aridity</w:t>
      </w:r>
      <w:r w:rsidR="00E556D8">
        <w:rPr>
          <w:rFonts w:ascii="Times New Roman" w:hAnsi="Times New Roman" w:cs="Times New Roman"/>
        </w:rPr>
        <w:t xml:space="preserve"> lead</w:t>
      </w:r>
      <w:r w:rsidR="00D860CE">
        <w:rPr>
          <w:rFonts w:ascii="Times New Roman" w:hAnsi="Times New Roman" w:cs="Times New Roman"/>
        </w:rPr>
        <w:t xml:space="preserve"> to increased CC</w:t>
      </w:r>
      <w:r w:rsidR="00B81CB5">
        <w:rPr>
          <w:rFonts w:ascii="Times New Roman" w:hAnsi="Times New Roman" w:cs="Times New Roman"/>
        </w:rPr>
        <w:t xml:space="preserve"> in </w:t>
      </w:r>
      <w:del w:id="112" w:author="Chet Sherwood" w:date="2015-12-23T11:26:00Z">
        <w:r w:rsidR="00A41265" w:rsidDel="003F208C">
          <w:rPr>
            <w:rFonts w:ascii="Times New Roman" w:hAnsi="Times New Roman" w:cs="Times New Roman"/>
          </w:rPr>
          <w:delText>H</w:delText>
        </w:r>
      </w:del>
      <w:ins w:id="113" w:author="Chet Sherwood" w:date="2015-12-23T11:26:00Z">
        <w:r w:rsidR="003F208C">
          <w:rPr>
            <w:rFonts w:ascii="Times New Roman" w:hAnsi="Times New Roman" w:cs="Times New Roman"/>
          </w:rPr>
          <w:t>h</w:t>
        </w:r>
      </w:ins>
      <w:r w:rsidR="00A41265">
        <w:rPr>
          <w:rFonts w:ascii="Times New Roman" w:hAnsi="Times New Roman" w:cs="Times New Roman"/>
        </w:rPr>
        <w:t>ominin</w:t>
      </w:r>
      <w:r w:rsidR="00B81CB5">
        <w:rPr>
          <w:rFonts w:ascii="Times New Roman" w:hAnsi="Times New Roman" w:cs="Times New Roman"/>
        </w:rPr>
        <w:t>s</w:t>
      </w:r>
      <w:r w:rsidR="00D860CE">
        <w:rPr>
          <w:rFonts w:ascii="Times New Roman" w:hAnsi="Times New Roman" w:cs="Times New Roman"/>
        </w:rPr>
        <w:t>. This was quantified as standard deviation of oxygen isotope values</w:t>
      </w:r>
      <w:r w:rsidR="00011F8B">
        <w:rPr>
          <w:rFonts w:ascii="Times New Roman" w:hAnsi="Times New Roman" w:cs="Times New Roman"/>
        </w:rPr>
        <w:t xml:space="preserve"> in a given </w:t>
      </w:r>
      <w:ins w:id="114" w:author="Chet Sherwood" w:date="2015-12-23T11:26:00Z">
        <w:r w:rsidR="003F208C">
          <w:rPr>
            <w:rFonts w:ascii="Times New Roman" w:hAnsi="Times New Roman" w:cs="Times New Roman"/>
          </w:rPr>
          <w:t xml:space="preserve">time </w:t>
        </w:r>
      </w:ins>
      <w:r w:rsidR="00011F8B">
        <w:rPr>
          <w:rFonts w:ascii="Times New Roman" w:hAnsi="Times New Roman" w:cs="Times New Roman"/>
        </w:rPr>
        <w:t>interval</w:t>
      </w:r>
      <w:r w:rsidR="00D860CE">
        <w:rPr>
          <w:rFonts w:ascii="Times New Roman" w:hAnsi="Times New Roman" w:cs="Times New Roman"/>
        </w:rPr>
        <w:t>.</w:t>
      </w:r>
    </w:p>
    <w:p w14:paraId="18393AE6" w14:textId="658DD28C"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measure</w:t>
      </w:r>
      <w:r w:rsidR="00D860CE">
        <w:rPr>
          <w:rFonts w:ascii="Times New Roman" w:hAnsi="Times New Roman" w:cs="Times New Roman"/>
        </w:rPr>
        <w:t xml:space="preserve"> draws from </w:t>
      </w:r>
      <w:r w:rsidR="00574B00">
        <w:rPr>
          <w:rFonts w:ascii="Times New Roman" w:hAnsi="Times New Roman" w:cs="Times New Roman"/>
        </w:rPr>
        <w:t>aspects</w:t>
      </w:r>
      <w:r w:rsidR="00D860CE">
        <w:rPr>
          <w:rFonts w:ascii="Times New Roman" w:hAnsi="Times New Roman" w:cs="Times New Roman"/>
        </w:rPr>
        <w:t xml:space="preserve">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r w:rsidR="00324214">
        <w:rPr>
          <w:rFonts w:ascii="Times New Roman" w:hAnsi="Times New Roman" w:cs="Times New Roman"/>
        </w:rPr>
        <w:t xml:space="preserve"> in a given </w:t>
      </w:r>
      <w:ins w:id="115" w:author="Chet Sherwood" w:date="2015-12-23T11:26:00Z">
        <w:r w:rsidR="003F208C">
          <w:rPr>
            <w:rFonts w:ascii="Times New Roman" w:hAnsi="Times New Roman" w:cs="Times New Roman"/>
          </w:rPr>
          <w:t xml:space="preserve">time </w:t>
        </w:r>
      </w:ins>
      <w:r w:rsidR="00324214">
        <w:rPr>
          <w:rFonts w:ascii="Times New Roman" w:hAnsi="Times New Roman" w:cs="Times New Roman"/>
        </w:rPr>
        <w:t>interval</w:t>
      </w:r>
      <w:r w:rsidR="007F3734">
        <w:rPr>
          <w:rFonts w:ascii="Times New Roman" w:hAnsi="Times New Roman" w:cs="Times New Roman"/>
        </w:rPr>
        <w:t>.</w:t>
      </w:r>
    </w:p>
    <w:p w14:paraId="6CA3D5F5" w14:textId="4B9104EA" w:rsidR="00E6048C" w:rsidDel="00314DEF" w:rsidRDefault="00E6048C" w:rsidP="00A60175">
      <w:pPr>
        <w:rPr>
          <w:del w:id="116" w:author="Chet Sherwood" w:date="2015-12-23T11:27:00Z"/>
          <w:rFonts w:ascii="Times New Roman" w:hAnsi="Times New Roman" w:cs="Times New Roman"/>
        </w:rPr>
      </w:pPr>
      <w:del w:id="117" w:author="Chet Sherwood" w:date="2015-12-23T11:27:00Z">
        <w:r w:rsidDel="00314DEF">
          <w:rPr>
            <w:rFonts w:ascii="Times New Roman" w:hAnsi="Times New Roman" w:cs="Times New Roman"/>
          </w:rPr>
          <w:delText>By including all three variables in a single multiple regression model, not only can any potential relationships between global climate and CC can be identified, but the relative contribution of each variable can be quantified</w:delText>
        </w:r>
        <w:r w:rsidR="00CF5213" w:rsidDel="00314DEF">
          <w:rPr>
            <w:rFonts w:ascii="Times New Roman" w:hAnsi="Times New Roman" w:cs="Times New Roman"/>
          </w:rPr>
          <w:delText xml:space="preserve"> in terms of effect size</w:delText>
        </w:r>
        <w:r w:rsidDel="00314DEF">
          <w:rPr>
            <w:rFonts w:ascii="Times New Roman" w:hAnsi="Times New Roman" w:cs="Times New Roman"/>
          </w:rPr>
          <w:delText xml:space="preserve">. </w:delText>
        </w:r>
      </w:del>
    </w:p>
    <w:p w14:paraId="37C52F51" w14:textId="66BE0BE5" w:rsidR="00B21E67" w:rsidDel="00314DEF" w:rsidRDefault="00AA1EE3" w:rsidP="00AA1EE3">
      <w:pPr>
        <w:rPr>
          <w:del w:id="118" w:author="Chet Sherwood" w:date="2015-12-23T11:27:00Z"/>
          <w:rFonts w:ascii="Times New Roman" w:hAnsi="Times New Roman" w:cs="Times New Roman"/>
        </w:rPr>
      </w:pPr>
      <w:r>
        <w:rPr>
          <w:rFonts w:ascii="Times New Roman" w:hAnsi="Times New Roman" w:cs="Times New Roman"/>
        </w:rPr>
        <w:tab/>
      </w:r>
      <w:del w:id="119" w:author="Chet Sherwood" w:date="2015-12-23T11:27:00Z">
        <w:r w:rsidDel="00314DEF">
          <w:rPr>
            <w:rFonts w:ascii="Times New Roman" w:hAnsi="Times New Roman" w:cs="Times New Roman"/>
          </w:rPr>
          <w:delText xml:space="preserve">The third goal of this study was </w:delText>
        </w:r>
        <w:r w:rsidR="003A66B2" w:rsidDel="00314DEF">
          <w:rPr>
            <w:rFonts w:ascii="Times New Roman" w:hAnsi="Times New Roman" w:cs="Times New Roman"/>
          </w:rPr>
          <w:delText xml:space="preserve">to </w:delText>
        </w:r>
        <w:r w:rsidR="00B1265F" w:rsidDel="00314DEF">
          <w:rPr>
            <w:rFonts w:ascii="Times New Roman" w:hAnsi="Times New Roman" w:cs="Times New Roman"/>
          </w:rPr>
          <w:delText xml:space="preserve">assess </w:delText>
        </w:r>
        <w:r w:rsidR="00733938" w:rsidDel="00314DEF">
          <w:rPr>
            <w:rFonts w:ascii="Times New Roman" w:hAnsi="Times New Roman" w:cs="Times New Roman"/>
          </w:rPr>
          <w:delText>whether</w:delText>
        </w:r>
        <w:r w:rsidDel="00314DEF">
          <w:rPr>
            <w:rFonts w:ascii="Times New Roman" w:hAnsi="Times New Roman" w:cs="Times New Roman"/>
          </w:rPr>
          <w:delText xml:space="preserve"> </w:delText>
        </w:r>
        <w:r w:rsidR="000F4D45" w:rsidDel="00314DEF">
          <w:rPr>
            <w:rFonts w:ascii="Times New Roman" w:hAnsi="Times New Roman" w:cs="Times New Roman"/>
          </w:rPr>
          <w:delText>correct</w:delText>
        </w:r>
        <w:r w:rsidR="00B1265F" w:rsidDel="00314DEF">
          <w:rPr>
            <w:rFonts w:ascii="Times New Roman" w:hAnsi="Times New Roman" w:cs="Times New Roman"/>
          </w:rPr>
          <w:delText>ing</w:delText>
        </w:r>
        <w:r w:rsidR="00733938" w:rsidDel="00314DEF">
          <w:rPr>
            <w:rFonts w:ascii="Times New Roman" w:hAnsi="Times New Roman" w:cs="Times New Roman"/>
          </w:rPr>
          <w:delText xml:space="preserve"> for temporal autocorrelation </w:delText>
        </w:r>
        <w:r w:rsidR="00553F49" w:rsidDel="00314DEF">
          <w:rPr>
            <w:rFonts w:ascii="Times New Roman" w:hAnsi="Times New Roman" w:cs="Times New Roman"/>
          </w:rPr>
          <w:delText xml:space="preserve">has any effects on the </w:delText>
        </w:r>
        <w:r w:rsidR="0015012D" w:rsidDel="00314DEF">
          <w:rPr>
            <w:rFonts w:ascii="Times New Roman" w:hAnsi="Times New Roman" w:cs="Times New Roman"/>
          </w:rPr>
          <w:delText>relationship between CC and global climate</w:delText>
        </w:r>
        <w:r w:rsidR="00553F49" w:rsidDel="00314DEF">
          <w:rPr>
            <w:rFonts w:ascii="Times New Roman" w:hAnsi="Times New Roman" w:cs="Times New Roman"/>
          </w:rPr>
          <w:delText xml:space="preserve">. </w:delText>
        </w:r>
        <w:r w:rsidR="0015012D" w:rsidDel="00314DEF">
          <w:rPr>
            <w:rFonts w:ascii="Times New Roman" w:hAnsi="Times New Roman" w:cs="Times New Roman"/>
          </w:rPr>
          <w:delText xml:space="preserve">This will help identify whether temporal autocorrelation </w:delText>
        </w:r>
        <w:r w:rsidR="000F4D45" w:rsidDel="00314DEF">
          <w:rPr>
            <w:rFonts w:ascii="Times New Roman" w:hAnsi="Times New Roman" w:cs="Times New Roman"/>
          </w:rPr>
          <w:delText xml:space="preserve">could have </w:delText>
        </w:r>
        <w:r w:rsidR="0015012D" w:rsidDel="00314DEF">
          <w:rPr>
            <w:rFonts w:ascii="Times New Roman" w:hAnsi="Times New Roman" w:cs="Times New Roman"/>
          </w:rPr>
          <w:delText>confounded</w:delText>
        </w:r>
        <w:r w:rsidR="000F4D45" w:rsidDel="00314DEF">
          <w:rPr>
            <w:rFonts w:ascii="Times New Roman" w:hAnsi="Times New Roman" w:cs="Times New Roman"/>
          </w:rPr>
          <w:delText xml:space="preserve"> </w:delText>
        </w:r>
        <w:r w:rsidR="00805BC9" w:rsidDel="00314DEF">
          <w:rPr>
            <w:rFonts w:ascii="Times New Roman" w:hAnsi="Times New Roman" w:cs="Times New Roman"/>
          </w:rPr>
          <w:delText>previous</w:delText>
        </w:r>
        <w:r w:rsidR="000F4D45" w:rsidDel="00314DEF">
          <w:rPr>
            <w:rFonts w:ascii="Times New Roman" w:hAnsi="Times New Roman" w:cs="Times New Roman"/>
          </w:rPr>
          <w:delText xml:space="preserve"> studies that have reported </w:delText>
        </w:r>
        <w:r w:rsidR="00A226F8" w:rsidDel="00314DEF">
          <w:rPr>
            <w:rFonts w:ascii="Times New Roman" w:hAnsi="Times New Roman" w:cs="Times New Roman"/>
          </w:rPr>
          <w:delText xml:space="preserve">significant </w:delText>
        </w:r>
        <w:r w:rsidR="000F4D45" w:rsidDel="00314DEF">
          <w:rPr>
            <w:rFonts w:ascii="Times New Roman" w:hAnsi="Times New Roman" w:cs="Times New Roman"/>
          </w:rPr>
          <w:delText>relationships between brain size and climate.</w:delText>
        </w:r>
      </w:del>
    </w:p>
    <w:p w14:paraId="488BC486" w14:textId="5252E905" w:rsidR="00D0621A" w:rsidRPr="00862889" w:rsidDel="00314DEF" w:rsidRDefault="00D0621A">
      <w:pPr>
        <w:rPr>
          <w:del w:id="120" w:author="Chet Sherwood" w:date="2015-12-23T11:27:00Z"/>
          <w:rFonts w:ascii="Times New Roman" w:hAnsi="Times New Roman" w:cs="Times New Roman"/>
        </w:rPr>
      </w:pPr>
      <w:del w:id="121" w:author="Chet Sherwood" w:date="2015-12-23T11:27:00Z">
        <w:r w:rsidDel="00314DEF">
          <w:rPr>
            <w:rFonts w:ascii="Times New Roman" w:hAnsi="Times New Roman" w:cs="Times New Roman"/>
          </w:rPr>
          <w:tab/>
          <w:delText>We predict</w:delText>
        </w:r>
        <w:r w:rsidR="008C0A09" w:rsidDel="00314DEF">
          <w:rPr>
            <w:rFonts w:ascii="Times New Roman" w:hAnsi="Times New Roman" w:cs="Times New Roman"/>
          </w:rPr>
          <w:delText>ed</w:delText>
        </w:r>
        <w:r w:rsidDel="00314DEF">
          <w:rPr>
            <w:rFonts w:ascii="Times New Roman" w:hAnsi="Times New Roman" w:cs="Times New Roman"/>
          </w:rPr>
          <w:delText xml:space="preserve"> that some </w:delText>
        </w:r>
        <w:r w:rsidR="00F86BEB" w:rsidDel="00314DEF">
          <w:rPr>
            <w:rFonts w:ascii="Times New Roman" w:hAnsi="Times New Roman" w:cs="Times New Roman"/>
          </w:rPr>
          <w:delText xml:space="preserve">mammalian </w:delText>
        </w:r>
        <w:r w:rsidDel="00314DEF">
          <w:rPr>
            <w:rFonts w:ascii="Times New Roman" w:hAnsi="Times New Roman" w:cs="Times New Roman"/>
          </w:rPr>
          <w:delText xml:space="preserve">orders </w:delText>
        </w:r>
        <w:r w:rsidR="001B0CA0" w:rsidDel="00314DEF">
          <w:rPr>
            <w:rFonts w:ascii="Times New Roman" w:hAnsi="Times New Roman" w:cs="Times New Roman"/>
          </w:rPr>
          <w:delText>would</w:delText>
        </w:r>
        <w:r w:rsidDel="00314DEF">
          <w:rPr>
            <w:rFonts w:ascii="Times New Roman" w:hAnsi="Times New Roman" w:cs="Times New Roman"/>
          </w:rPr>
          <w:delText xml:space="preserve"> display </w:delText>
        </w:r>
        <w:r w:rsidR="00396696" w:rsidDel="00314DEF">
          <w:rPr>
            <w:rFonts w:ascii="Times New Roman" w:hAnsi="Times New Roman" w:cs="Times New Roman"/>
          </w:rPr>
          <w:delText xml:space="preserve">directional </w:delText>
        </w:r>
        <w:r w:rsidR="0091493F" w:rsidDel="00314DEF">
          <w:rPr>
            <w:rFonts w:ascii="Times New Roman" w:hAnsi="Times New Roman" w:cs="Times New Roman"/>
          </w:rPr>
          <w:delText>changes in CC over time</w:delText>
        </w:r>
        <w:r w:rsidR="007F2DE7" w:rsidDel="00314DEF">
          <w:rPr>
            <w:rFonts w:ascii="Times New Roman" w:hAnsi="Times New Roman" w:cs="Times New Roman"/>
          </w:rPr>
          <w:delText xml:space="preserve">, and/or </w:delText>
        </w:r>
        <w:r w:rsidR="00006CF5" w:rsidDel="00314DEF">
          <w:rPr>
            <w:rFonts w:ascii="Times New Roman" w:hAnsi="Times New Roman" w:cs="Times New Roman"/>
          </w:rPr>
          <w:delText>relationship</w:delText>
        </w:r>
        <w:r w:rsidR="007F2DE7" w:rsidDel="00314DEF">
          <w:rPr>
            <w:rFonts w:ascii="Times New Roman" w:hAnsi="Times New Roman" w:cs="Times New Roman"/>
          </w:rPr>
          <w:delText>s</w:delText>
        </w:r>
        <w:r w:rsidR="00006CF5" w:rsidDel="00314DEF">
          <w:rPr>
            <w:rFonts w:ascii="Times New Roman" w:hAnsi="Times New Roman" w:cs="Times New Roman"/>
          </w:rPr>
          <w:delText xml:space="preserve"> between brain size and climatic variables, while other orders </w:delText>
        </w:r>
        <w:r w:rsidR="00212535" w:rsidDel="00314DEF">
          <w:rPr>
            <w:rFonts w:ascii="Times New Roman" w:hAnsi="Times New Roman" w:cs="Times New Roman"/>
          </w:rPr>
          <w:delText>would</w:delText>
        </w:r>
        <w:r w:rsidR="00006CF5" w:rsidDel="00314DEF">
          <w:rPr>
            <w:rFonts w:ascii="Times New Roman" w:hAnsi="Times New Roman" w:cs="Times New Roman"/>
          </w:rPr>
          <w:delText xml:space="preserve"> not. Each order has </w:delText>
        </w:r>
        <w:r w:rsidR="00AF4BB7" w:rsidDel="00314DEF">
          <w:rPr>
            <w:rFonts w:ascii="Times New Roman" w:hAnsi="Times New Roman" w:cs="Times New Roman"/>
          </w:rPr>
          <w:delText>its</w:delText>
        </w:r>
        <w:r w:rsidR="00006CF5" w:rsidDel="00314DEF">
          <w:rPr>
            <w:rFonts w:ascii="Times New Roman" w:hAnsi="Times New Roman" w:cs="Times New Roman"/>
          </w:rPr>
          <w:delText xml:space="preserve"> own evolutionary history, </w:delText>
        </w:r>
        <w:r w:rsidR="00AC0A6E" w:rsidDel="00314DEF">
          <w:rPr>
            <w:rFonts w:ascii="Times New Roman" w:hAnsi="Times New Roman" w:cs="Times New Roman"/>
          </w:rPr>
          <w:delText xml:space="preserve">array of </w:delText>
        </w:r>
        <w:r w:rsidR="00006CF5" w:rsidDel="00314DEF">
          <w:rPr>
            <w:rFonts w:ascii="Times New Roman" w:hAnsi="Times New Roman" w:cs="Times New Roman"/>
          </w:rPr>
          <w:delText xml:space="preserve">ecological niches, and </w:delText>
        </w:r>
        <w:r w:rsidR="00AC0A6E" w:rsidDel="00314DEF">
          <w:rPr>
            <w:rFonts w:ascii="Times New Roman" w:hAnsi="Times New Roman" w:cs="Times New Roman"/>
          </w:rPr>
          <w:delText>distribution</w:delText>
        </w:r>
        <w:r w:rsidR="00973289" w:rsidDel="00314DEF">
          <w:rPr>
            <w:rFonts w:ascii="Times New Roman" w:hAnsi="Times New Roman" w:cs="Times New Roman"/>
          </w:rPr>
          <w:delText xml:space="preserve"> acros</w:delText>
        </w:r>
        <w:r w:rsidR="007C2303" w:rsidDel="00314DEF">
          <w:rPr>
            <w:rFonts w:ascii="Times New Roman" w:hAnsi="Times New Roman" w:cs="Times New Roman"/>
          </w:rPr>
          <w:delText>s</w:delText>
        </w:r>
        <w:r w:rsidR="00973289" w:rsidDel="00314DEF">
          <w:rPr>
            <w:rFonts w:ascii="Times New Roman" w:hAnsi="Times New Roman" w:cs="Times New Roman"/>
          </w:rPr>
          <w:delText xml:space="preserve"> </w:delText>
        </w:r>
        <w:r w:rsidR="004F08F0" w:rsidDel="00314DEF">
          <w:rPr>
            <w:rFonts w:ascii="Times New Roman" w:hAnsi="Times New Roman" w:cs="Times New Roman"/>
          </w:rPr>
          <w:delText>habitats</w:delText>
        </w:r>
        <w:r w:rsidR="00CF7AEA" w:rsidDel="00314DEF">
          <w:rPr>
            <w:rFonts w:ascii="Times New Roman" w:hAnsi="Times New Roman" w:cs="Times New Roman"/>
          </w:rPr>
          <w:delText>,</w:delText>
        </w:r>
        <w:r w:rsidR="007C2036" w:rsidDel="00314DEF">
          <w:rPr>
            <w:rFonts w:ascii="Times New Roman" w:hAnsi="Times New Roman" w:cs="Times New Roman"/>
          </w:rPr>
          <w:delText xml:space="preserve"> which can influence how they respond to a given environmental pressure</w:delText>
        </w:r>
        <w:r w:rsidR="004F08F0" w:rsidDel="00314DEF">
          <w:rPr>
            <w:rFonts w:ascii="Times New Roman" w:hAnsi="Times New Roman" w:cs="Times New Roman"/>
          </w:rPr>
          <w:delText xml:space="preserve">. Thus </w:delText>
        </w:r>
        <w:r w:rsidR="00006CF5" w:rsidDel="00314DEF">
          <w:rPr>
            <w:rFonts w:ascii="Times New Roman" w:hAnsi="Times New Roman" w:cs="Times New Roman"/>
          </w:rPr>
          <w:delText xml:space="preserve">it follows that </w:delText>
        </w:r>
        <w:r w:rsidR="004F08F0" w:rsidDel="00314DEF">
          <w:rPr>
            <w:rFonts w:ascii="Times New Roman" w:hAnsi="Times New Roman" w:cs="Times New Roman"/>
          </w:rPr>
          <w:delText>each order</w:delText>
        </w:r>
        <w:r w:rsidR="00006CF5" w:rsidDel="00314DEF">
          <w:rPr>
            <w:rFonts w:ascii="Times New Roman" w:hAnsi="Times New Roman" w:cs="Times New Roman"/>
          </w:rPr>
          <w:delText xml:space="preserve"> </w:delText>
        </w:r>
        <w:r w:rsidR="00F22D3B" w:rsidDel="00314DEF">
          <w:rPr>
            <w:rFonts w:ascii="Times New Roman" w:hAnsi="Times New Roman" w:cs="Times New Roman"/>
          </w:rPr>
          <w:delText xml:space="preserve">may </w:delText>
        </w:r>
        <w:r w:rsidR="00006CF5" w:rsidDel="00314DEF">
          <w:rPr>
            <w:rFonts w:ascii="Times New Roman" w:hAnsi="Times New Roman" w:cs="Times New Roman"/>
          </w:rPr>
          <w:delText>be differentially affected by</w:delText>
        </w:r>
        <w:r w:rsidR="00CF7AEA" w:rsidDel="00314DEF">
          <w:rPr>
            <w:rFonts w:ascii="Times New Roman" w:hAnsi="Times New Roman" w:cs="Times New Roman"/>
          </w:rPr>
          <w:delText xml:space="preserve"> </w:delText>
        </w:r>
        <w:r w:rsidR="00B4557B" w:rsidDel="00314DEF">
          <w:rPr>
            <w:rFonts w:ascii="Times New Roman" w:hAnsi="Times New Roman" w:cs="Times New Roman"/>
          </w:rPr>
          <w:delText>various</w:delText>
        </w:r>
        <w:r w:rsidR="00CF7AEA" w:rsidDel="00314DEF">
          <w:rPr>
            <w:rFonts w:ascii="Times New Roman" w:hAnsi="Times New Roman" w:cs="Times New Roman"/>
          </w:rPr>
          <w:delText xml:space="preserve"> aspects of</w:delText>
        </w:r>
        <w:r w:rsidR="00006CF5" w:rsidDel="00314DEF">
          <w:rPr>
            <w:rFonts w:ascii="Times New Roman" w:hAnsi="Times New Roman" w:cs="Times New Roman"/>
          </w:rPr>
          <w:delText xml:space="preserve"> global climatic shifts</w:delText>
        </w:r>
        <w:r w:rsidR="00973879" w:rsidDel="00314DEF">
          <w:rPr>
            <w:rFonts w:ascii="Times New Roman" w:hAnsi="Times New Roman" w:cs="Times New Roman"/>
          </w:rPr>
          <w:delText xml:space="preserve"> </w:delText>
        </w:r>
        <w:r w:rsidR="00021841" w:rsidDel="00314DEF">
          <w:rPr>
            <w:rFonts w:ascii="Times New Roman" w:hAnsi="Times New Roman" w:cs="Times New Roman"/>
          </w:rPr>
          <w:delText xml:space="preserve">over time </w:delText>
        </w:r>
        <w:r w:rsidR="00973879" w:rsidDel="00314DEF">
          <w:rPr>
            <w:rFonts w:ascii="Times New Roman" w:hAnsi="Times New Roman" w:cs="Times New Roman"/>
          </w:rPr>
          <w:delText>(</w:delText>
        </w:r>
        <w:r w:rsidR="00CE20E7" w:rsidDel="00314DEF">
          <w:rPr>
            <w:rFonts w:ascii="Times New Roman" w:hAnsi="Times New Roman" w:cs="Times New Roman"/>
          </w:rPr>
          <w:delText xml:space="preserve">i.e. </w:delText>
        </w:r>
        <w:r w:rsidR="00973879" w:rsidDel="00314DEF">
          <w:rPr>
            <w:rFonts w:ascii="Times New Roman" w:hAnsi="Times New Roman" w:cs="Times New Roman"/>
          </w:rPr>
          <w:delText>trend, variability, rate)</w:delText>
        </w:r>
        <w:r w:rsidR="00006CF5" w:rsidDel="00314DEF">
          <w:rPr>
            <w:rFonts w:ascii="Times New Roman" w:hAnsi="Times New Roman" w:cs="Times New Roman"/>
          </w:rPr>
          <w:delText>, if at all.</w:delText>
        </w:r>
      </w:del>
    </w:p>
    <w:p w14:paraId="127C92C7" w14:textId="77777777" w:rsidR="00BA125A" w:rsidRPr="00862889" w:rsidRDefault="00BA125A">
      <w:pPr>
        <w:rPr>
          <w:rFonts w:ascii="Times New Roman" w:hAnsi="Times New Roman" w:cs="Times New Roman"/>
        </w:rPr>
        <w:pPrChange w:id="122" w:author="Chet Sherwood" w:date="2015-12-23T11:27:00Z">
          <w:pPr>
            <w:ind w:firstLine="720"/>
          </w:pPr>
        </w:pPrChange>
      </w:pPr>
    </w:p>
    <w:p w14:paraId="7AE23B2A" w14:textId="4DECBAFA" w:rsidR="00B21E67" w:rsidRPr="00862889" w:rsidRDefault="009168D7" w:rsidP="00BA125A">
      <w:pPr>
        <w:rPr>
          <w:rFonts w:ascii="Times New Roman" w:hAnsi="Times New Roman" w:cs="Times New Roman"/>
          <w:b/>
        </w:rPr>
      </w:pPr>
      <w:r>
        <w:rPr>
          <w:rFonts w:ascii="Times New Roman" w:hAnsi="Times New Roman" w:cs="Times New Roman"/>
          <w:b/>
        </w:rPr>
        <w:t>MATERIALS</w:t>
      </w:r>
      <w:ins w:id="123" w:author="Chet Sherwood" w:date="2015-12-23T11:34:00Z">
        <w:r w:rsidR="00003A3B">
          <w:rPr>
            <w:rFonts w:ascii="Times New Roman" w:hAnsi="Times New Roman" w:cs="Times New Roman"/>
            <w:b/>
          </w:rPr>
          <w:t xml:space="preserve"> AND METHODS</w:t>
        </w:r>
      </w:ins>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5759BECB"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BC3347">
        <w:rPr>
          <w:rFonts w:ascii="Times New Roman" w:hAnsi="Times New Roman" w:cs="Times New Roman"/>
        </w:rPr>
        <w:t>222</w:t>
      </w:r>
      <w:r w:rsidR="0096705E"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Pr>
          <w:rFonts w:ascii="Times New Roman" w:hAnsi="Times New Roman" w:cs="Times New Roman"/>
        </w:rPr>
        <w:t>o</w:t>
      </w:r>
      <w:r w:rsidRPr="00862889">
        <w:rPr>
          <w:rFonts w:ascii="Times New Roman" w:hAnsi="Times New Roman" w:cs="Times New Roman"/>
        </w:rPr>
        <w:t>rders (</w:t>
      </w:r>
      <w:r w:rsidR="00703937">
        <w:rPr>
          <w:rFonts w:ascii="Times New Roman" w:hAnsi="Times New Roman" w:cs="Times New Roman"/>
        </w:rPr>
        <w:t>Artiodactyla</w:t>
      </w:r>
      <w:r w:rsidR="00703937" w:rsidRPr="00703937">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000C477D">
        <w:rPr>
          <w:rFonts w:ascii="Times New Roman" w:hAnsi="Times New Roman" w:cs="Times New Roman"/>
        </w:rPr>
        <w:t>)</w:t>
      </w:r>
      <w:r w:rsidRPr="00862889">
        <w:rPr>
          <w:rFonts w:ascii="Times New Roman" w:hAnsi="Times New Roman" w:cs="Times New Roman"/>
        </w:rPr>
        <w:t xml:space="preserve">, </w:t>
      </w:r>
      <w:r w:rsidR="00703937">
        <w:rPr>
          <w:rFonts w:ascii="Times New Roman" w:hAnsi="Times New Roman" w:cs="Times New Roman"/>
        </w:rPr>
        <w:t>Carnivora</w:t>
      </w:r>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000C477D">
        <w:rPr>
          <w:rFonts w:ascii="Times New Roman" w:hAnsi="Times New Roman" w:cs="Times New Roman"/>
        </w:rPr>
        <w:t>)</w:t>
      </w:r>
      <w:r w:rsidRPr="00862889">
        <w:rPr>
          <w:rFonts w:ascii="Times New Roman" w:hAnsi="Times New Roman" w:cs="Times New Roman"/>
        </w:rPr>
        <w:t xml:space="preserve">, Cetacea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000C477D">
        <w:rPr>
          <w:rFonts w:ascii="Times New Roman" w:hAnsi="Times New Roman" w:cs="Times New Roman"/>
        </w:rPr>
        <w:t>)</w:t>
      </w:r>
      <w:r w:rsidRPr="00862889">
        <w:rPr>
          <w:rFonts w:ascii="Times New Roman" w:hAnsi="Times New Roman" w:cs="Times New Roman"/>
        </w:rPr>
        <w:t xml:space="preserve">, Perissodactyla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000C477D">
        <w:rPr>
          <w:rFonts w:ascii="Times New Roman" w:hAnsi="Times New Roman" w:cs="Times New Roman"/>
        </w:rPr>
        <w:t>)</w:t>
      </w:r>
      <w:r w:rsidRPr="00862889">
        <w:rPr>
          <w:rFonts w:ascii="Times New Roman" w:hAnsi="Times New Roman" w:cs="Times New Roman"/>
        </w:rPr>
        <w:t>, and non-</w:t>
      </w:r>
      <w:del w:id="124" w:author="Chet Sherwood" w:date="2015-12-23T11:35:00Z">
        <w:r w:rsidR="00A41265" w:rsidDel="00B23F65">
          <w:rPr>
            <w:rFonts w:ascii="Times New Roman" w:hAnsi="Times New Roman" w:cs="Times New Roman"/>
          </w:rPr>
          <w:delText>H</w:delText>
        </w:r>
      </w:del>
      <w:ins w:id="125" w:author="Chet Sherwood" w:date="2015-12-23T11:35:00Z">
        <w:r w:rsidR="00B23F65">
          <w:rPr>
            <w:rFonts w:ascii="Times New Roman" w:hAnsi="Times New Roman" w:cs="Times New Roman"/>
          </w:rPr>
          <w:t>h</w:t>
        </w:r>
      </w:ins>
      <w:r w:rsidR="00A41265">
        <w:rPr>
          <w:rFonts w:ascii="Times New Roman" w:hAnsi="Times New Roman" w:cs="Times New Roman"/>
        </w:rPr>
        <w:t>ominin</w:t>
      </w:r>
      <w:r w:rsidRPr="00862889">
        <w:rPr>
          <w:rFonts w:ascii="Times New Roman" w:hAnsi="Times New Roman" w:cs="Times New Roman"/>
        </w:rPr>
        <w:t xml:space="preserve"> Primates </w:t>
      </w:r>
      <w:r w:rsidR="000C477D">
        <w:rPr>
          <w:rFonts w:ascii="Times New Roman" w:hAnsi="Times New Roman" w:cs="Times New Roman"/>
        </w:rPr>
        <w:t>(</w:t>
      </w:r>
      <w:r w:rsidRPr="00862889">
        <w:rPr>
          <w:rFonts w:ascii="Times New Roman" w:hAnsi="Times New Roman" w:cs="Times New Roman"/>
          <w:i/>
        </w:rPr>
        <w:t>n</w:t>
      </w:r>
      <w:r w:rsidR="00215559">
        <w:rPr>
          <w:rFonts w:ascii="Times New Roman" w:hAnsi="Times New Roman" w:cs="Times New Roman"/>
        </w:rPr>
        <w:t>=19</w:t>
      </w:r>
      <w:r w:rsidR="000C477D">
        <w:rPr>
          <w:rFonts w:ascii="Times New Roman" w:hAnsi="Times New Roman" w:cs="Times New Roman"/>
        </w:rPr>
        <w:t>)</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75EF9A99-D994-4683-A572-7ED19F12B9A9&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D45F4E">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w:t>
      </w:r>
      <w:del w:id="126" w:author="Chet Sherwood" w:date="2015-12-23T11:36:00Z">
        <w:r w:rsidR="00A41265" w:rsidDel="00FD08B1">
          <w:rPr>
            <w:rFonts w:ascii="Times New Roman" w:hAnsi="Times New Roman" w:cs="Times New Roman"/>
          </w:rPr>
          <w:delText>H</w:delText>
        </w:r>
      </w:del>
      <w:ins w:id="127" w:author="Chet Sherwood" w:date="2015-12-23T11:36:00Z">
        <w:r w:rsidR="00FD08B1">
          <w:rPr>
            <w:rFonts w:ascii="Times New Roman" w:hAnsi="Times New Roman" w:cs="Times New Roman"/>
          </w:rPr>
          <w:t>h</w:t>
        </w:r>
      </w:ins>
      <w:r w:rsidR="00A41265">
        <w:rPr>
          <w:rFonts w:ascii="Times New Roman" w:hAnsi="Times New Roman" w:cs="Times New Roman"/>
        </w:rPr>
        <w:t>ominin</w:t>
      </w:r>
      <w:r w:rsidR="00C613F5" w:rsidRPr="00862889">
        <w:rPr>
          <w:rFonts w:ascii="Times New Roman" w:hAnsi="Times New Roman" w:cs="Times New Roman"/>
        </w:rPr>
        <w:t xml:space="preserve"> sample, CC and </w:t>
      </w:r>
      <w:ins w:id="128" w:author="Chet Sherwood" w:date="2015-12-23T11:36:00Z">
        <w:r w:rsidR="00FD08B1">
          <w:rPr>
            <w:rFonts w:ascii="Times New Roman" w:hAnsi="Times New Roman" w:cs="Times New Roman"/>
          </w:rPr>
          <w:t xml:space="preserve">date (in </w:t>
        </w:r>
      </w:ins>
      <w:r w:rsidR="00D07500">
        <w:rPr>
          <w:rFonts w:ascii="Times New Roman" w:hAnsi="Times New Roman" w:cs="Times New Roman"/>
        </w:rPr>
        <w:t>Ma</w:t>
      </w:r>
      <w:ins w:id="129" w:author="Chet Sherwood" w:date="2015-12-23T11:36:00Z">
        <w:r w:rsidR="00FD08B1">
          <w:rPr>
            <w:rFonts w:ascii="Times New Roman" w:hAnsi="Times New Roman" w:cs="Times New Roman"/>
          </w:rPr>
          <w:t>)</w:t>
        </w:r>
      </w:ins>
      <w:r w:rsidR="004223BC">
        <w:rPr>
          <w:rFonts w:ascii="Times New Roman" w:hAnsi="Times New Roman" w:cs="Times New Roman"/>
        </w:rPr>
        <w:t xml:space="preserve"> for 184 individual specimens </w:t>
      </w:r>
      <w:r w:rsidR="00C613F5" w:rsidRPr="00862889">
        <w:rPr>
          <w:rFonts w:ascii="Times New Roman" w:hAnsi="Times New Roman" w:cs="Times New Roman"/>
        </w:rPr>
        <w:t xml:space="preserve">were extracted from a compiled dataset from Shultz, Nelson, &amp; Dunbar </w:t>
      </w:r>
      <w:r w:rsidR="00C613F5"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61746B0B-8DF8-4994-96F1-9CFCFE265499&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D45F4E">
        <w:rPr>
          <w:rFonts w:ascii="Times New Roman" w:hAnsi="Times New Roman" w:cs="Times New Roman"/>
        </w:rPr>
        <w:t>(2012a)</w:t>
      </w:r>
      <w:r w:rsidR="00C613F5" w:rsidRPr="00862889">
        <w:rPr>
          <w:rFonts w:ascii="Times New Roman" w:hAnsi="Times New Roman" w:cs="Times New Roman"/>
        </w:rPr>
        <w:fldChar w:fldCharType="end"/>
      </w:r>
      <w:r w:rsidR="00E1237A">
        <w:rPr>
          <w:rFonts w:ascii="Times New Roman" w:hAnsi="Times New Roman" w:cs="Times New Roman"/>
        </w:rPr>
        <w:t xml:space="preserve"> and </w:t>
      </w:r>
      <w:proofErr w:type="spellStart"/>
      <w:r w:rsidR="00E1237A">
        <w:rPr>
          <w:rFonts w:ascii="Times New Roman" w:hAnsi="Times New Roman" w:cs="Times New Roman"/>
        </w:rPr>
        <w:t>Schoenemann</w:t>
      </w:r>
      <w:proofErr w:type="spellEnd"/>
      <w:r w:rsidR="00E1237A">
        <w:rPr>
          <w:rFonts w:ascii="Times New Roman" w:hAnsi="Times New Roman" w:cs="Times New Roman"/>
        </w:rPr>
        <w:t xml:space="preserve"> </w:t>
      </w:r>
      <w:r w:rsidR="00E1237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60C9A509-FC23-4863-B5CD-3774D03C50F6&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Pr>
          <w:rFonts w:ascii="Times New Roman" w:hAnsi="Times New Roman" w:cs="Times New Roman"/>
        </w:rPr>
        <w:fldChar w:fldCharType="separate"/>
      </w:r>
      <w:r w:rsidR="0060314B">
        <w:rPr>
          <w:rFonts w:ascii="Times New Roman" w:hAnsi="Times New Roman" w:cs="Times New Roman"/>
        </w:rPr>
        <w:t>(2013)</w:t>
      </w:r>
      <w:r w:rsidR="00E1237A">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w:t>
      </w:r>
      <w:r w:rsidR="00C17444">
        <w:rPr>
          <w:rFonts w:ascii="Times New Roman" w:hAnsi="Times New Roman" w:cs="Times New Roman"/>
        </w:rPr>
        <w:t xml:space="preserve">4 </w:t>
      </w:r>
      <w:r w:rsidR="00BD66FE">
        <w:rPr>
          <w:rFonts w:ascii="Times New Roman" w:hAnsi="Times New Roman" w:cs="Times New Roman"/>
        </w:rPr>
        <w:t xml:space="preserve">different </w:t>
      </w:r>
      <w:del w:id="130" w:author="Chet Sherwood" w:date="2015-12-23T11:36:00Z">
        <w:r w:rsidR="00A41265" w:rsidDel="00FD08B1">
          <w:rPr>
            <w:rFonts w:ascii="Times New Roman" w:hAnsi="Times New Roman" w:cs="Times New Roman"/>
          </w:rPr>
          <w:delText>H</w:delText>
        </w:r>
      </w:del>
      <w:ins w:id="131" w:author="Chet Sherwood" w:date="2015-12-23T11:36:00Z">
        <w:r w:rsidR="00FD08B1">
          <w:rPr>
            <w:rFonts w:ascii="Times New Roman" w:hAnsi="Times New Roman" w:cs="Times New Roman"/>
          </w:rPr>
          <w:t>h</w:t>
        </w:r>
      </w:ins>
      <w:r w:rsidR="00A41265">
        <w:rPr>
          <w:rFonts w:ascii="Times New Roman" w:hAnsi="Times New Roman" w:cs="Times New Roman"/>
        </w:rPr>
        <w:t>ominin</w:t>
      </w:r>
      <w:r w:rsidR="00BD66FE">
        <w:rPr>
          <w:rFonts w:ascii="Times New Roman" w:hAnsi="Times New Roman" w:cs="Times New Roman"/>
        </w:rPr>
        <w:t xml:space="preserve"> species including:</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=5</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=8</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Australopithecus garhi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B33AF1">
        <w:rPr>
          <w:rFonts w:ascii="Times New Roman" w:hAnsi="Times New Roman" w:cs="Times New Roman"/>
        </w:rPr>
        <w:t>n=10</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6</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862889">
        <w:rPr>
          <w:rFonts w:ascii="Times New Roman" w:hAnsi="Times New Roman" w:cs="Times New Roman"/>
          <w:i/>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604B23">
        <w:rPr>
          <w:rFonts w:ascii="Times New Roman" w:hAnsi="Times New Roman" w:cs="Times New Roman"/>
        </w:rPr>
        <w:t>n=21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=27</w:t>
      </w:r>
      <w:r w:rsidR="000C477D">
        <w:rPr>
          <w:rFonts w:ascii="Times New Roman" w:hAnsi="Times New Roman" w:cs="Times New Roman"/>
        </w:rPr>
        <w:t>)</w:t>
      </w:r>
      <w:r w:rsidR="00C613F5" w:rsidRPr="00862889">
        <w:rPr>
          <w:rFonts w:ascii="Times New Roman" w:hAnsi="Times New Roman" w:cs="Times New Roman"/>
        </w:rPr>
        <w:t>,</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523657">
        <w:rPr>
          <w:rFonts w:ascii="Times New Roman" w:hAnsi="Times New Roman" w:cs="Times New Roman"/>
        </w:rPr>
        <w:t>=58</w:t>
      </w:r>
      <w:r w:rsidR="000C477D">
        <w:rPr>
          <w:rFonts w:ascii="Times New Roman" w:hAnsi="Times New Roman" w:cs="Times New Roman"/>
        </w:rPr>
        <w:t>)</w:t>
      </w:r>
      <w:r w:rsidR="0060314B">
        <w:rPr>
          <w:rFonts w:ascii="Times New Roman" w:hAnsi="Times New Roman" w:cs="Times New Roman"/>
        </w:rPr>
        <w:t xml:space="preserve">, </w:t>
      </w:r>
      <w:r w:rsidR="00004BB6" w:rsidRPr="00151F35">
        <w:rPr>
          <w:rFonts w:ascii="Times New Roman" w:hAnsi="Times New Roman" w:cs="Times New Roman"/>
          <w:i/>
        </w:rPr>
        <w:t>Ardipithecus ramidus</w:t>
      </w:r>
      <w:r w:rsidR="00004BB6">
        <w:rPr>
          <w:rFonts w:ascii="Times New Roman" w:hAnsi="Times New Roman" w:cs="Times New Roman"/>
        </w:rPr>
        <w:t xml:space="preserve"> </w:t>
      </w:r>
      <w:r w:rsidR="000C477D">
        <w:rPr>
          <w:rFonts w:ascii="Times New Roman" w:hAnsi="Times New Roman" w:cs="Times New Roman"/>
        </w:rPr>
        <w:t>(</w:t>
      </w:r>
      <w:r w:rsidR="00004BB6">
        <w:rPr>
          <w:rFonts w:ascii="Times New Roman" w:hAnsi="Times New Roman" w:cs="Times New Roman"/>
        </w:rPr>
        <w:t>n=1</w:t>
      </w:r>
      <w:r w:rsidR="000C477D">
        <w:rPr>
          <w:rFonts w:ascii="Times New Roman" w:hAnsi="Times New Roman" w:cs="Times New Roman"/>
        </w:rPr>
        <w:t>)</w:t>
      </w:r>
      <w:ins w:id="132" w:author="CCAS GWU" w:date="2016-01-12T15:05:00Z">
        <w:r w:rsidR="00D041AD">
          <w:rPr>
            <w:rFonts w:ascii="Times New Roman" w:hAnsi="Times New Roman" w:cs="Times New Roman"/>
          </w:rPr>
          <w:t>,</w:t>
        </w:r>
      </w:ins>
      <w:r w:rsidR="00004BB6">
        <w:rPr>
          <w:rFonts w:ascii="Times New Roman" w:hAnsi="Times New Roman" w:cs="Times New Roman"/>
        </w:rPr>
        <w:t xml:space="preserve"> </w:t>
      </w:r>
      <w:del w:id="133" w:author="CCAS GWU" w:date="2016-01-12T15:05:00Z">
        <w:r w:rsidR="00004BB6" w:rsidDel="00D041AD">
          <w:rPr>
            <w:rFonts w:ascii="Times New Roman" w:hAnsi="Times New Roman" w:cs="Times New Roman"/>
          </w:rPr>
          <w:delText xml:space="preserve">and </w:delText>
        </w:r>
        <w:r w:rsidR="00523657" w:rsidDel="00D041AD">
          <w:rPr>
            <w:rFonts w:ascii="Times New Roman" w:hAnsi="Times New Roman" w:cs="Times New Roman"/>
          </w:rPr>
          <w:delText xml:space="preserve">the robust australopiths </w:delText>
        </w:r>
      </w:del>
      <w:r w:rsidR="00BD66FE" w:rsidRPr="00523657">
        <w:rPr>
          <w:rFonts w:ascii="Times New Roman" w:hAnsi="Times New Roman" w:cs="Times New Roman"/>
          <w:i/>
        </w:rPr>
        <w:t>Paranthropus aethiopicus</w:t>
      </w:r>
      <w:r w:rsidR="00ED2D7D">
        <w:rPr>
          <w:rFonts w:ascii="Times New Roman" w:hAnsi="Times New Roman" w:cs="Times New Roman"/>
        </w:rPr>
        <w:t xml:space="preserve"> </w:t>
      </w:r>
      <w:r w:rsidR="000C477D">
        <w:rPr>
          <w:rFonts w:ascii="Times New Roman" w:hAnsi="Times New Roman" w:cs="Times New Roman"/>
        </w:rPr>
        <w:t>(</w:t>
      </w:r>
      <w:r w:rsidR="00ED2D7D">
        <w:rPr>
          <w:rFonts w:ascii="Times New Roman" w:hAnsi="Times New Roman" w:cs="Times New Roman"/>
        </w:rPr>
        <w:t>n=1</w:t>
      </w:r>
      <w:r w:rsidR="000C477D">
        <w:rPr>
          <w:rFonts w:ascii="Times New Roman" w:hAnsi="Times New Roman" w:cs="Times New Roman"/>
        </w:rPr>
        <w:t>)</w:t>
      </w:r>
      <w:r w:rsidR="00BD66FE">
        <w:rPr>
          <w:rFonts w:ascii="Times New Roman" w:hAnsi="Times New Roman" w:cs="Times New Roman"/>
        </w:rPr>
        <w:t xml:space="preserve">, </w:t>
      </w:r>
      <w:r w:rsidR="00523657">
        <w:rPr>
          <w:rFonts w:ascii="Times New Roman" w:hAnsi="Times New Roman" w:cs="Times New Roman"/>
        </w:rPr>
        <w:t xml:space="preserve">and </w:t>
      </w:r>
      <w:r w:rsidR="00BD66FE" w:rsidRPr="00523657">
        <w:rPr>
          <w:rFonts w:ascii="Times New Roman" w:hAnsi="Times New Roman" w:cs="Times New Roman"/>
          <w:i/>
        </w:rPr>
        <w:t>Paranthropus boisei</w:t>
      </w:r>
      <w:r w:rsidR="00BD66FE">
        <w:rPr>
          <w:rFonts w:ascii="Times New Roman" w:hAnsi="Times New Roman" w:cs="Times New Roman"/>
        </w:rPr>
        <w:t xml:space="preserve"> </w:t>
      </w:r>
      <w:r w:rsidR="000C477D">
        <w:rPr>
          <w:rFonts w:ascii="Times New Roman" w:hAnsi="Times New Roman" w:cs="Times New Roman"/>
        </w:rPr>
        <w:t>(</w:t>
      </w:r>
      <w:r w:rsidR="00BD66FE">
        <w:rPr>
          <w:rFonts w:ascii="Times New Roman" w:hAnsi="Times New Roman" w:cs="Times New Roman"/>
        </w:rPr>
        <w:t>n=</w:t>
      </w:r>
      <w:r w:rsidR="00ED2D7D">
        <w:rPr>
          <w:rFonts w:ascii="Times New Roman" w:hAnsi="Times New Roman" w:cs="Times New Roman"/>
        </w:rPr>
        <w:t>3</w:t>
      </w:r>
      <w:r w:rsidR="000C477D">
        <w:rPr>
          <w:rFonts w:ascii="Times New Roman" w:hAnsi="Times New Roman" w:cs="Times New Roman"/>
        </w:rPr>
        <w:t>)</w:t>
      </w:r>
      <w:r w:rsidR="0060314B">
        <w:rPr>
          <w:rFonts w:ascii="Times New Roman" w:hAnsi="Times New Roman" w:cs="Times New Roman"/>
        </w:rPr>
        <w:t>.</w:t>
      </w:r>
      <w:r w:rsidR="00836336">
        <w:rPr>
          <w:rFonts w:ascii="Times New Roman" w:hAnsi="Times New Roman" w:cs="Times New Roman"/>
        </w:rPr>
        <w:t xml:space="preserve"> Species averages were calculated when multiple specimens per species </w:t>
      </w:r>
      <w:r w:rsidR="00643D7B">
        <w:rPr>
          <w:rFonts w:ascii="Times New Roman" w:hAnsi="Times New Roman" w:cs="Times New Roman"/>
        </w:rPr>
        <w:t>were available.</w:t>
      </w:r>
    </w:p>
    <w:p w14:paraId="217576B9" w14:textId="0E481F6F" w:rsidR="00286139" w:rsidRDefault="009168D7" w:rsidP="006C528C">
      <w:pPr>
        <w:ind w:firstLine="720"/>
        <w:rPr>
          <w:rFonts w:ascii="Times New Roman" w:hAnsi="Times New Roman" w:cs="Times New Roman"/>
        </w:rPr>
      </w:pPr>
      <w:r w:rsidRPr="00862889">
        <w:rPr>
          <w:rFonts w:ascii="Times New Roman" w:hAnsi="Times New Roman" w:cs="Times New Roman"/>
        </w:rPr>
        <w:lastRenderedPageBreak/>
        <w:t>Each specimen was assigned an associated date (</w:t>
      </w:r>
      <w:r w:rsidR="00D878DD">
        <w:rPr>
          <w:rFonts w:ascii="Times New Roman" w:hAnsi="Times New Roman" w:cs="Times New Roman"/>
        </w:rPr>
        <w:t>Ma</w:t>
      </w:r>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w:t>
      </w:r>
      <w:ins w:id="134" w:author="Chet Sherwood" w:date="2015-12-23T11:37:00Z">
        <w:r w:rsidR="00FD08B1">
          <w:rPr>
            <w:rFonts w:ascii="Times New Roman" w:hAnsi="Times New Roman" w:cs="Times New Roman"/>
          </w:rPr>
          <w:t xml:space="preserve">We assume that </w:t>
        </w:r>
      </w:ins>
      <w:del w:id="135" w:author="Chet Sherwood" w:date="2015-12-23T11:37:00Z">
        <w:r w:rsidRPr="00862889" w:rsidDel="00FD08B1">
          <w:rPr>
            <w:rFonts w:ascii="Times New Roman" w:hAnsi="Times New Roman" w:cs="Times New Roman"/>
          </w:rPr>
          <w:delText>A</w:delText>
        </w:r>
      </w:del>
      <w:ins w:id="136" w:author="Chet Sherwood" w:date="2015-12-23T11:37:00Z">
        <w:r w:rsidR="00FD08B1">
          <w:rPr>
            <w:rFonts w:ascii="Times New Roman" w:hAnsi="Times New Roman" w:cs="Times New Roman"/>
          </w:rPr>
          <w:t>a</w:t>
        </w:r>
      </w:ins>
      <w:r w:rsidRPr="00862889">
        <w:rPr>
          <w:rFonts w:ascii="Times New Roman" w:hAnsi="Times New Roman" w:cs="Times New Roman"/>
        </w:rPr>
        <w:t xml:space="preserve">ny error associated with these measures was equally distributed across all </w:t>
      </w:r>
      <w:r w:rsidR="00234A4B">
        <w:rPr>
          <w:rFonts w:ascii="Times New Roman" w:hAnsi="Times New Roman" w:cs="Times New Roman"/>
        </w:rPr>
        <w:t>o</w:t>
      </w:r>
      <w:r w:rsidRPr="00862889">
        <w:rPr>
          <w:rFonts w:ascii="Times New Roman" w:hAnsi="Times New Roman" w:cs="Times New Roman"/>
        </w:rPr>
        <w:t xml:space="preserve">rders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68440597-4A47-4059-BE95-209DF522C44A&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862889">
        <w:rPr>
          <w:rFonts w:ascii="Times New Roman" w:hAnsi="Times New Roman" w:cs="Times New Roman"/>
        </w:rPr>
        <w:fldChar w:fldCharType="separate"/>
      </w:r>
      <w:r w:rsidR="00766BBB">
        <w:rPr>
          <w:rFonts w:ascii="Times New Roman" w:hAnsi="Times New Roman" w:cs="Times New Roman"/>
        </w:rPr>
        <w:t>(Shultz and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1497CDDA" w:rsidR="00862E6D" w:rsidRPr="00862889" w:rsidRDefault="00862E6D" w:rsidP="000C1FC4">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w:t>
      </w:r>
      <w:r w:rsidR="00764847">
        <w:rPr>
          <w:rFonts w:ascii="Times New Roman" w:hAnsi="Times New Roman" w:cs="Times New Roman"/>
        </w:rPr>
        <w:t>set of analyses investigating</w:t>
      </w:r>
      <w:r w:rsidRPr="00862889">
        <w:rPr>
          <w:rFonts w:ascii="Times New Roman" w:hAnsi="Times New Roman" w:cs="Times New Roman"/>
        </w:rPr>
        <w:t xml:space="preserve"> CC, </w:t>
      </w:r>
      <w:del w:id="137" w:author="Chet Sherwood" w:date="2015-12-23T11:37:00Z">
        <w:r w:rsidRPr="00862889" w:rsidDel="00FD08B1">
          <w:rPr>
            <w:rFonts w:ascii="Times New Roman" w:hAnsi="Times New Roman" w:cs="Times New Roman"/>
          </w:rPr>
          <w:delText>B</w:delText>
        </w:r>
      </w:del>
      <w:ins w:id="138" w:author="Chet Sherwood" w:date="2015-12-23T11:37:00Z">
        <w:r w:rsidR="00FD08B1">
          <w:rPr>
            <w:rFonts w:ascii="Times New Roman" w:hAnsi="Times New Roman" w:cs="Times New Roman"/>
          </w:rPr>
          <w:t>b</w:t>
        </w:r>
      </w:ins>
      <w:r w:rsidRPr="00862889">
        <w:rPr>
          <w:rFonts w:ascii="Times New Roman" w:hAnsi="Times New Roman" w:cs="Times New Roman"/>
        </w:rPr>
        <w:t xml:space="preserve">ody </w:t>
      </w:r>
      <w:del w:id="139" w:author="Chet Sherwood" w:date="2015-12-23T11:37:00Z">
        <w:r w:rsidRPr="00862889" w:rsidDel="00FD08B1">
          <w:rPr>
            <w:rFonts w:ascii="Times New Roman" w:hAnsi="Times New Roman" w:cs="Times New Roman"/>
          </w:rPr>
          <w:delText>S</w:delText>
        </w:r>
      </w:del>
      <w:ins w:id="140" w:author="Chet Sherwood" w:date="2015-12-23T11:37:00Z">
        <w:r w:rsidR="00FD08B1">
          <w:rPr>
            <w:rFonts w:ascii="Times New Roman" w:hAnsi="Times New Roman" w:cs="Times New Roman"/>
          </w:rPr>
          <w:t>s</w:t>
        </w:r>
      </w:ins>
      <w:r w:rsidRPr="00862889">
        <w:rPr>
          <w:rFonts w:ascii="Times New Roman" w:hAnsi="Times New Roman" w:cs="Times New Roman"/>
        </w:rPr>
        <w:t xml:space="preserve">ize,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9DE676A1-50A7-48B2-9B18-D5F5718ECC3F&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D45F4E">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w:t>
      </w:r>
      <w:del w:id="141" w:author="Chet Sherwood" w:date="2015-12-23T11:37:00Z">
        <w:r w:rsidDel="00FD08B1">
          <w:rPr>
            <w:rFonts w:ascii="Times New Roman" w:hAnsi="Times New Roman" w:cs="Times New Roman"/>
          </w:rPr>
          <w:delText>interesting</w:delText>
        </w:r>
      </w:del>
      <w:ins w:id="142" w:author="Chet Sherwood" w:date="2015-12-23T11:37:00Z">
        <w:r w:rsidR="00FD08B1">
          <w:rPr>
            <w:rFonts w:ascii="Times New Roman" w:hAnsi="Times New Roman" w:cs="Times New Roman"/>
          </w:rPr>
          <w:t>worthwhile</w:t>
        </w:r>
      </w:ins>
      <w:r>
        <w:rPr>
          <w:rFonts w:ascii="Times New Roman" w:hAnsi="Times New Roman" w:cs="Times New Roman"/>
        </w:rPr>
        <w:t xml:space="preserve">, </w:t>
      </w:r>
      <w:del w:id="143" w:author="Chet Sherwood" w:date="2015-12-23T11:37:00Z">
        <w:r w:rsidDel="00FD08B1">
          <w:rPr>
            <w:rFonts w:ascii="Times New Roman" w:hAnsi="Times New Roman" w:cs="Times New Roman"/>
          </w:rPr>
          <w:delText xml:space="preserve">this kind of detailed investigation </w:delText>
        </w:r>
        <w:r w:rsidRPr="00862889" w:rsidDel="00FD08B1">
          <w:rPr>
            <w:rFonts w:ascii="Times New Roman" w:hAnsi="Times New Roman" w:cs="Times New Roman"/>
          </w:rPr>
          <w:delText>is outside the scope of this study.</w:delText>
        </w:r>
        <w:r w:rsidR="00A6629A" w:rsidRPr="00A6629A" w:rsidDel="00FD08B1">
          <w:rPr>
            <w:rFonts w:ascii="Times New Roman" w:hAnsi="Times New Roman" w:cs="Times New Roman"/>
          </w:rPr>
          <w:delText xml:space="preserve"> </w:delText>
        </w:r>
        <w:r w:rsidR="00A6629A" w:rsidDel="00FD08B1">
          <w:rPr>
            <w:rFonts w:ascii="Times New Roman" w:hAnsi="Times New Roman" w:cs="Times New Roman"/>
          </w:rPr>
          <w:delText>While this data is available for extant species,</w:delText>
        </w:r>
      </w:del>
      <w:r w:rsidR="00A6629A">
        <w:rPr>
          <w:rFonts w:ascii="Times New Roman" w:hAnsi="Times New Roman" w:cs="Times New Roman"/>
        </w:rPr>
        <w:t xml:space="preserve"> </w:t>
      </w:r>
      <w:ins w:id="144" w:author="Chet Sherwood" w:date="2015-12-23T11:38:00Z">
        <w:r w:rsidR="00FD08B1">
          <w:rPr>
            <w:rFonts w:ascii="Times New Roman" w:hAnsi="Times New Roman" w:cs="Times New Roman"/>
          </w:rPr>
          <w:t xml:space="preserve">reliable </w:t>
        </w:r>
      </w:ins>
      <w:del w:id="145" w:author="Chet Sherwood" w:date="2015-12-23T11:38:00Z">
        <w:r w:rsidR="00A6629A" w:rsidDel="00FD08B1">
          <w:rPr>
            <w:rFonts w:ascii="Times New Roman" w:hAnsi="Times New Roman" w:cs="Times New Roman"/>
          </w:rPr>
          <w:delText xml:space="preserve">reliable </w:delText>
        </w:r>
      </w:del>
      <w:r w:rsidR="00A6629A">
        <w:rPr>
          <w:rFonts w:ascii="Times New Roman" w:hAnsi="Times New Roman" w:cs="Times New Roman"/>
        </w:rPr>
        <w:t xml:space="preserve">estimates of body mass in fossil taxa are </w:t>
      </w:r>
      <w:del w:id="146" w:author="Chet Sherwood" w:date="2015-12-23T11:38:00Z">
        <w:r w:rsidR="00A6629A" w:rsidDel="00FD08B1">
          <w:rPr>
            <w:rFonts w:ascii="Times New Roman" w:hAnsi="Times New Roman" w:cs="Times New Roman"/>
          </w:rPr>
          <w:delText>much more difficult to acquire</w:delText>
        </w:r>
      </w:del>
      <w:ins w:id="147" w:author="Chet Sherwood" w:date="2015-12-23T11:38:00Z">
        <w:r w:rsidR="00FD08B1">
          <w:rPr>
            <w:rFonts w:ascii="Times New Roman" w:hAnsi="Times New Roman" w:cs="Times New Roman"/>
          </w:rPr>
          <w:t>relatively sparse</w:t>
        </w:r>
      </w:ins>
      <w:r w:rsidR="00A6629A">
        <w:rPr>
          <w:rFonts w:ascii="Times New Roman" w:hAnsi="Times New Roman" w:cs="Times New Roman"/>
        </w:rPr>
        <w:t xml:space="preserve">. In the Shultz  &amp; Dunbar dataset </w:t>
      </w:r>
      <w:r w:rsidR="00A6629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F8ABD8F-F97E-4087-856B-C1346907511B&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A6629A">
        <w:rPr>
          <w:rFonts w:ascii="Times New Roman" w:hAnsi="Times New Roman" w:cs="Times New Roman"/>
        </w:rPr>
        <w:fldChar w:fldCharType="separate"/>
      </w:r>
      <w:r w:rsidR="00A6629A">
        <w:rPr>
          <w:rFonts w:ascii="Times New Roman" w:hAnsi="Times New Roman" w:cs="Times New Roman"/>
        </w:rPr>
        <w:t>(2010)</w:t>
      </w:r>
      <w:r w:rsidR="00A6629A">
        <w:rPr>
          <w:rFonts w:ascii="Times New Roman" w:hAnsi="Times New Roman" w:cs="Times New Roman"/>
        </w:rPr>
        <w:fldChar w:fldCharType="end"/>
      </w:r>
      <w:r w:rsidR="00A6629A">
        <w:rPr>
          <w:rFonts w:ascii="Times New Roman" w:hAnsi="Times New Roman" w:cs="Times New Roman"/>
        </w:rPr>
        <w:t xml:space="preserve">, fossil body mass was often estimated based on cranial orbit measurements. However recent evidence </w:t>
      </w:r>
      <w:r w:rsidR="00A6629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07AED916-CBFC-4D6A-89D3-023E49C3086D&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(Elliott et al., 2014)</w:t>
      </w:r>
      <w:r w:rsidR="00A6629A">
        <w:rPr>
          <w:rFonts w:ascii="Times New Roman" w:hAnsi="Times New Roman" w:cs="Times New Roman"/>
        </w:rPr>
        <w:fldChar w:fldCharType="end"/>
      </w:r>
      <w:r w:rsidR="00A6629A">
        <w:rPr>
          <w:rFonts w:ascii="Times New Roman" w:hAnsi="Times New Roman" w:cs="Times New Roman"/>
        </w:rPr>
        <w:t xml:space="preserve"> suggests that orbit dimensions are not </w:t>
      </w:r>
      <w:del w:id="148" w:author="Chet Sherwood" w:date="2015-12-23T11:39:00Z">
        <w:r w:rsidR="00A6629A" w:rsidDel="00FD08B1">
          <w:rPr>
            <w:rFonts w:ascii="Times New Roman" w:hAnsi="Times New Roman" w:cs="Times New Roman"/>
          </w:rPr>
          <w:delText xml:space="preserve">as </w:delText>
        </w:r>
      </w:del>
      <w:r w:rsidR="00A6629A">
        <w:rPr>
          <w:rFonts w:ascii="Times New Roman" w:hAnsi="Times New Roman" w:cs="Times New Roman"/>
        </w:rPr>
        <w:t xml:space="preserve">reliable estimators of </w:t>
      </w:r>
      <w:del w:id="149" w:author="Chet Sherwood" w:date="2015-12-23T11:39:00Z">
        <w:r w:rsidR="00A6629A" w:rsidDel="00FD08B1">
          <w:rPr>
            <w:rFonts w:ascii="Times New Roman" w:hAnsi="Times New Roman" w:cs="Times New Roman"/>
          </w:rPr>
          <w:delText>H</w:delText>
        </w:r>
      </w:del>
      <w:ins w:id="150" w:author="Chet Sherwood" w:date="2015-12-23T11:39:00Z">
        <w:r w:rsidR="00FD08B1">
          <w:rPr>
            <w:rFonts w:ascii="Times New Roman" w:hAnsi="Times New Roman" w:cs="Times New Roman"/>
          </w:rPr>
          <w:t>h</w:t>
        </w:r>
      </w:ins>
      <w:r w:rsidR="00A6629A">
        <w:rPr>
          <w:rFonts w:ascii="Times New Roman" w:hAnsi="Times New Roman" w:cs="Times New Roman"/>
        </w:rPr>
        <w:t>ominin body mass</w:t>
      </w:r>
      <w:ins w:id="151" w:author="Chet Sherwood" w:date="2015-12-23T11:39:00Z">
        <w:r w:rsidR="00FD08B1">
          <w:rPr>
            <w:rFonts w:ascii="Times New Roman" w:hAnsi="Times New Roman" w:cs="Times New Roman"/>
          </w:rPr>
          <w:t>,</w:t>
        </w:r>
      </w:ins>
      <w:r w:rsidR="00A6629A">
        <w:rPr>
          <w:rFonts w:ascii="Times New Roman" w:hAnsi="Times New Roman" w:cs="Times New Roman"/>
        </w:rPr>
        <w:t xml:space="preserve"> as previously suggested </w:t>
      </w:r>
      <w:r w:rsidR="00A6629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384FED0F-5805-4B7C-8371-996F06A82ECD&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(Aiello and Wood, 1994)</w:t>
      </w:r>
      <w:r w:rsidR="00A6629A">
        <w:rPr>
          <w:rFonts w:ascii="Times New Roman" w:hAnsi="Times New Roman" w:cs="Times New Roman"/>
        </w:rPr>
        <w:fldChar w:fldCharType="end"/>
      </w:r>
      <w:r w:rsidR="00A6629A">
        <w:rPr>
          <w:rFonts w:ascii="Times New Roman" w:hAnsi="Times New Roman" w:cs="Times New Roman"/>
        </w:rPr>
        <w:t>. This issue is further compounded when comparing specimens across multiple mammalian orders with highly variable relationships between orbit dimensions and overall body size.</w:t>
      </w:r>
      <w:r w:rsidR="000C1FC4">
        <w:rPr>
          <w:rFonts w:ascii="Times New Roman" w:hAnsi="Times New Roman" w:cs="Times New Roman"/>
        </w:rPr>
        <w:t xml:space="preserve">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ins w:id="152" w:author="Chet Sherwood" w:date="2015-12-23T11:39:00Z">
        <w:r w:rsidR="00FD08B1">
          <w:rPr>
            <w:rFonts w:ascii="Times New Roman" w:hAnsi="Times New Roman" w:cs="Times New Roman"/>
          </w:rPr>
          <w:t xml:space="preserve">total </w:t>
        </w:r>
      </w:ins>
      <w:r>
        <w:rPr>
          <w:rFonts w:ascii="Times New Roman" w:hAnsi="Times New Roman" w:cs="Times New Roman"/>
        </w:rPr>
        <w:t xml:space="preserve">CC </w:t>
      </w:r>
      <w:r w:rsidR="00ED2791">
        <w:rPr>
          <w:rFonts w:ascii="Times New Roman" w:hAnsi="Times New Roman" w:cs="Times New Roman"/>
        </w:rPr>
        <w:t xml:space="preserve">is </w:t>
      </w:r>
      <w:del w:id="153" w:author="Chet Sherwood" w:date="2015-12-23T11:40:00Z">
        <w:r w:rsidR="00ED2791" w:rsidDel="00FD08B1">
          <w:rPr>
            <w:rFonts w:ascii="Times New Roman" w:hAnsi="Times New Roman" w:cs="Times New Roman"/>
          </w:rPr>
          <w:delText xml:space="preserve">the </w:delText>
        </w:r>
      </w:del>
      <w:ins w:id="154" w:author="Chet Sherwood" w:date="2015-12-23T11:40:00Z">
        <w:r w:rsidR="00FD08B1">
          <w:rPr>
            <w:rFonts w:ascii="Times New Roman" w:hAnsi="Times New Roman" w:cs="Times New Roman"/>
          </w:rPr>
          <w:t xml:space="preserve">a </w:t>
        </w:r>
      </w:ins>
      <w:r>
        <w:rPr>
          <w:rFonts w:ascii="Times New Roman" w:hAnsi="Times New Roman" w:cs="Times New Roman"/>
        </w:rPr>
        <w:t xml:space="preserve">best predictor </w:t>
      </w:r>
      <w:ins w:id="155" w:author="Chet Sherwood" w:date="2015-12-23T11:40:00Z">
        <w:r w:rsidR="00FD08B1">
          <w:rPr>
            <w:rFonts w:ascii="Times New Roman" w:hAnsi="Times New Roman" w:cs="Times New Roman"/>
          </w:rPr>
          <w:t xml:space="preserve">than EQ </w:t>
        </w:r>
      </w:ins>
      <w:r w:rsidR="002524F7">
        <w:rPr>
          <w:rFonts w:ascii="Times New Roman" w:hAnsi="Times New Roman" w:cs="Times New Roman"/>
        </w:rPr>
        <w:t xml:space="preserve">of </w:t>
      </w:r>
      <w:ins w:id="156" w:author="Chet Sherwood" w:date="2015-12-23T11:40:00Z">
        <w:r w:rsidR="00FD08B1">
          <w:rPr>
            <w:rFonts w:ascii="Times New Roman" w:hAnsi="Times New Roman" w:cs="Times New Roman"/>
          </w:rPr>
          <w:t xml:space="preserve">measures of </w:t>
        </w:r>
      </w:ins>
      <w:r>
        <w:rPr>
          <w:rFonts w:ascii="Times New Roman" w:hAnsi="Times New Roman" w:cs="Times New Roman"/>
        </w:rPr>
        <w:t xml:space="preserve">intelligence </w:t>
      </w:r>
      <w:r>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9A705CC9-20AC-4236-A434-5CF20697805D&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8CC20E32-A82D-4D48-982A-0AB5EE4997C3&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 Sol et al., 2008)</w:t>
      </w:r>
      <w:r>
        <w:rPr>
          <w:rFonts w:ascii="Times New Roman" w:hAnsi="Times New Roman" w:cs="Times New Roman"/>
        </w:rPr>
        <w:fldChar w:fldCharType="end"/>
      </w:r>
      <w:r>
        <w:rPr>
          <w:rFonts w:ascii="Times New Roman" w:hAnsi="Times New Roman" w:cs="Times New Roman"/>
        </w:rPr>
        <w:t xml:space="preserve">. </w:t>
      </w:r>
      <w:del w:id="157" w:author="Chet Sherwood" w:date="2015-12-23T11:40:00Z">
        <w:r w:rsidR="00A56A78" w:rsidDel="00FD08B1">
          <w:rPr>
            <w:rFonts w:ascii="Times New Roman" w:hAnsi="Times New Roman" w:cs="Times New Roman"/>
          </w:rPr>
          <w:delText>Furthermore, the use of EQ</w:delText>
        </w:r>
        <w:r w:rsidR="00863745" w:rsidDel="00FD08B1">
          <w:rPr>
            <w:rFonts w:ascii="Times New Roman" w:hAnsi="Times New Roman" w:cs="Times New Roman"/>
          </w:rPr>
          <w:delText xml:space="preserve"> would necessitate body mass estimates. </w:delText>
        </w:r>
      </w:del>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47BFAFA" w14:textId="1AF236DB" w:rsidR="0079408F" w:rsidDel="0057417F" w:rsidRDefault="004A672D">
      <w:pPr>
        <w:rPr>
          <w:del w:id="158" w:author="Chet Sherwood" w:date="2015-12-23T11:41:00Z"/>
          <w:rFonts w:ascii="Times New Roman" w:hAnsi="Times New Roman" w:cs="Times New Roman"/>
        </w:rPr>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72808C9D-E6E5-47C4-9C2F-4D763E7CE8E8&lt;/uuid&gt;&lt;priority&gt;0&lt;/priority&gt;&lt;publications&gt;&lt;publication&gt;&lt;volume&gt;20&lt;/volume&gt;&lt;publication_date&gt;99200401221200000000222000&lt;/publication_date&gt;&lt;number&gt;2&lt;/number&gt;&lt;institution&gt;Laboratoire de Paléontologie, Paléobiologie and Phylogénie, Institut des Sciences de l'Evolution, Université Montpellier II, F-34095 Montpellier cédex 05, France. paradis@isem.univ-montp2.fr&lt;/institution&gt;&lt;startpage&gt;289&lt;/startpage&gt;&lt;title&gt;APE: Analyses of Phylogenetics and Evolution in R language.&lt;/title&gt;&lt;uuid&gt;E2B61468-E9D0-40B0-A7AB-1BFC6D07B049&lt;/uuid&gt;&lt;subtype&gt;400&lt;/subtype&gt;&lt;endpage&gt;290&lt;/endpage&gt;&lt;type&gt;400&lt;/type&gt;&lt;url&gt;http://eutils.ncbi.nlm.nih.gov/entrez/eutils/elink.fcgi?dbfrom=pubmed&amp;amp;id=14734327&amp;amp;retmode=ref&amp;amp;cmd=prlinks&lt;/url&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D45F4E">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r w:rsidR="00B83595">
        <w:rPr>
          <w:rFonts w:ascii="Times New Roman" w:hAnsi="Times New Roman" w:cs="Times New Roman"/>
        </w:rPr>
        <w:t xml:space="preserve">R </w:t>
      </w:r>
      <w:r w:rsidR="006538AA">
        <w:rPr>
          <w:rFonts w:ascii="Times New Roman" w:hAnsi="Times New Roman" w:cs="Times New Roman"/>
        </w:rPr>
        <w:t>v</w:t>
      </w:r>
      <w:r w:rsidR="006538AA" w:rsidRPr="006538AA">
        <w:rPr>
          <w:rFonts w:ascii="Times New Roman" w:hAnsi="Times New Roman" w:cs="Times New Roman"/>
        </w:rPr>
        <w:t xml:space="preserve">ersion </w:t>
      </w:r>
      <w:r w:rsidR="00B83595">
        <w:rPr>
          <w:rFonts w:ascii="Times New Roman" w:hAnsi="Times New Roman" w:cs="Times New Roman"/>
        </w:rPr>
        <w:t>3.1.2</w:t>
      </w:r>
      <w:r w:rsidR="00544A7F">
        <w:rPr>
          <w:rFonts w:ascii="Times New Roman" w:hAnsi="Times New Roman" w:cs="Times New Roman"/>
        </w:rPr>
        <w:t xml:space="preserve"> </w:t>
      </w:r>
      <w:r w:rsidR="00544A7F">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A7A353C5-A752-447F-B01C-ADBBE1C769EF&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D45F4E">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Extant CCs </w:t>
      </w:r>
      <w:r>
        <w:rPr>
          <w:rFonts w:ascii="Times New Roman" w:hAnsi="Times New Roman" w:cs="Times New Roman"/>
        </w:rPr>
        <w:t xml:space="preserve">tip data for Artiodactlya </w:t>
      </w:r>
      <w:r w:rsidR="000C477D">
        <w:rPr>
          <w:rFonts w:ascii="Times New Roman" w:hAnsi="Times New Roman" w:cs="Times New Roman"/>
        </w:rPr>
        <w:t>(</w:t>
      </w:r>
      <w:r>
        <w:rPr>
          <w:rFonts w:ascii="Times New Roman" w:hAnsi="Times New Roman" w:cs="Times New Roman"/>
        </w:rPr>
        <w:t>n=</w:t>
      </w:r>
      <w:r w:rsidR="00EC1C6C">
        <w:rPr>
          <w:rFonts w:ascii="Times New Roman" w:hAnsi="Times New Roman" w:cs="Times New Roman"/>
        </w:rPr>
        <w:t>25</w:t>
      </w:r>
      <w:r w:rsidR="000C477D">
        <w:rPr>
          <w:rFonts w:ascii="Times New Roman" w:hAnsi="Times New Roman" w:cs="Times New Roman"/>
        </w:rPr>
        <w:t>)</w:t>
      </w:r>
      <w:r w:rsidR="00EC1C6C">
        <w:rPr>
          <w:rFonts w:ascii="Times New Roman" w:hAnsi="Times New Roman" w:cs="Times New Roman"/>
        </w:rPr>
        <w:t xml:space="preserve">, </w:t>
      </w:r>
      <w:r w:rsidR="00703937">
        <w:rPr>
          <w:rFonts w:ascii="Times New Roman" w:hAnsi="Times New Roman" w:cs="Times New Roman"/>
        </w:rPr>
        <w:t>Carnivora</w:t>
      </w:r>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n=157</w:t>
      </w:r>
      <w:r w:rsidR="000C477D">
        <w:rPr>
          <w:rFonts w:ascii="Times New Roman" w:hAnsi="Times New Roman" w:cs="Times New Roman"/>
        </w:rPr>
        <w:t>)</w:t>
      </w:r>
      <w:r w:rsidR="00EC1C6C">
        <w:rPr>
          <w:rFonts w:ascii="Times New Roman" w:hAnsi="Times New Roman" w:cs="Times New Roman"/>
        </w:rPr>
        <w:t xml:space="preserve">, and Cetacea </w:t>
      </w:r>
      <w:r w:rsidR="000C477D">
        <w:rPr>
          <w:rFonts w:ascii="Times New Roman" w:hAnsi="Times New Roman" w:cs="Times New Roman"/>
        </w:rPr>
        <w:t>(</w:t>
      </w:r>
      <w:r w:rsidR="00EC1C6C">
        <w:rPr>
          <w:rFonts w:ascii="Times New Roman" w:hAnsi="Times New Roman" w:cs="Times New Roman"/>
        </w:rPr>
        <w:t>n=32</w:t>
      </w:r>
      <w:r w:rsidR="000C477D">
        <w:rPr>
          <w:rFonts w:ascii="Times New Roman" w:hAnsi="Times New Roman" w:cs="Times New Roman"/>
        </w:rPr>
        <w:t>)</w:t>
      </w:r>
      <w:r w:rsidR="00EC1C6C">
        <w:rPr>
          <w:rFonts w:ascii="Times New Roman" w:hAnsi="Times New Roman" w:cs="Times New Roman"/>
        </w:rPr>
        <w:t xml:space="preserve"> </w:t>
      </w:r>
      <w:del w:id="159" w:author="CCAS GWU" w:date="2016-01-12T15:33:00Z">
        <w:r w:rsidR="007A2A72" w:rsidDel="00D6492C">
          <w:rPr>
            <w:rFonts w:ascii="Times New Roman" w:hAnsi="Times New Roman" w:cs="Times New Roman"/>
          </w:rPr>
          <w:delText>was</w:delText>
        </w:r>
        <w:r w:rsidR="00EC1C6C" w:rsidDel="00D6492C">
          <w:rPr>
            <w:rFonts w:ascii="Times New Roman" w:hAnsi="Times New Roman" w:cs="Times New Roman"/>
          </w:rPr>
          <w:delText xml:space="preserve"> </w:delText>
        </w:r>
      </w:del>
      <w:ins w:id="160" w:author="CCAS GWU" w:date="2016-01-12T15:33:00Z">
        <w:r w:rsidR="00D6492C">
          <w:rPr>
            <w:rFonts w:ascii="Times New Roman" w:hAnsi="Times New Roman" w:cs="Times New Roman"/>
          </w:rPr>
          <w:t xml:space="preserve">were </w:t>
        </w:r>
      </w:ins>
      <w:r w:rsidR="00EC1C6C">
        <w:rPr>
          <w:rFonts w:ascii="Times New Roman" w:hAnsi="Times New Roman" w:cs="Times New Roman"/>
        </w:rPr>
        <w:t xml:space="preserve">taken from the </w:t>
      </w:r>
      <w:r w:rsidR="00EC1C6C" w:rsidRPr="00862889">
        <w:rPr>
          <w:rFonts w:ascii="Times New Roman" w:hAnsi="Times New Roman" w:cs="Times New Roman"/>
        </w:rPr>
        <w:t xml:space="preserve">Shultz &amp; Dunbar dataset </w:t>
      </w:r>
      <w:r w:rsidR="00EC1C6C"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AED70CFA-E8CC-4DA5-A859-D1A5BEEB6CB9&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862889">
        <w:rPr>
          <w:rFonts w:ascii="Times New Roman" w:hAnsi="Times New Roman" w:cs="Times New Roman"/>
        </w:rPr>
        <w:fldChar w:fldCharType="separate"/>
      </w:r>
      <w:r w:rsidR="00D45F4E">
        <w:rPr>
          <w:rFonts w:ascii="Times New Roman" w:hAnsi="Times New Roman" w:cs="Times New Roman"/>
        </w:rPr>
        <w:t>(2010)</w:t>
      </w:r>
      <w:r w:rsidR="00EC1C6C" w:rsidRPr="00862889">
        <w:rPr>
          <w:rFonts w:ascii="Times New Roman" w:hAnsi="Times New Roman" w:cs="Times New Roman"/>
        </w:rPr>
        <w:fldChar w:fldCharType="end"/>
      </w:r>
      <w:r w:rsidR="007A2A72">
        <w:rPr>
          <w:rFonts w:ascii="Times New Roman" w:hAnsi="Times New Roman" w:cs="Times New Roman"/>
        </w:rPr>
        <w:t xml:space="preserve"> while Primate data</w:t>
      </w:r>
      <w:r w:rsidR="00EC1C6C">
        <w:rPr>
          <w:rFonts w:ascii="Times New Roman" w:hAnsi="Times New Roman" w:cs="Times New Roman"/>
        </w:rPr>
        <w:t xml:space="preserve"> </w:t>
      </w:r>
      <w:r w:rsidR="000C477D">
        <w:rPr>
          <w:rFonts w:ascii="Times New Roman" w:hAnsi="Times New Roman" w:cs="Times New Roman"/>
        </w:rPr>
        <w:t>(</w:t>
      </w:r>
      <w:r w:rsidR="00EC1C6C">
        <w:rPr>
          <w:rFonts w:ascii="Times New Roman" w:hAnsi="Times New Roman" w:cs="Times New Roman"/>
        </w:rPr>
        <w:t>n=76</w:t>
      </w:r>
      <w:r w:rsidR="000C477D">
        <w:rPr>
          <w:rFonts w:ascii="Times New Roman" w:hAnsi="Times New Roman" w:cs="Times New Roman"/>
        </w:rPr>
        <w:t>)</w:t>
      </w:r>
      <w:r w:rsidR="00EC1C6C">
        <w:rPr>
          <w:rFonts w:ascii="Times New Roman" w:hAnsi="Times New Roman" w:cs="Times New Roman"/>
        </w:rPr>
        <w:t xml:space="preserve"> </w:t>
      </w:r>
      <w:del w:id="161" w:author="CCAS GWU" w:date="2016-01-12T15:34:00Z">
        <w:r w:rsidR="007A2A72" w:rsidDel="00D6492C">
          <w:rPr>
            <w:rFonts w:ascii="Times New Roman" w:hAnsi="Times New Roman" w:cs="Times New Roman"/>
          </w:rPr>
          <w:delText>was</w:delText>
        </w:r>
        <w:r w:rsidDel="00D6492C">
          <w:rPr>
            <w:rFonts w:ascii="Times New Roman" w:hAnsi="Times New Roman" w:cs="Times New Roman"/>
          </w:rPr>
          <w:delText xml:space="preserve"> </w:delText>
        </w:r>
      </w:del>
      <w:ins w:id="162" w:author="CCAS GWU" w:date="2016-01-12T15:34:00Z">
        <w:r w:rsidR="00D6492C">
          <w:rPr>
            <w:rFonts w:ascii="Times New Roman" w:hAnsi="Times New Roman" w:cs="Times New Roman"/>
          </w:rPr>
          <w:t xml:space="preserve">were </w:t>
        </w:r>
      </w:ins>
      <w:r>
        <w:rPr>
          <w:rFonts w:ascii="Times New Roman" w:hAnsi="Times New Roman" w:cs="Times New Roman"/>
        </w:rPr>
        <w:t xml:space="preserve">taken from </w:t>
      </w:r>
      <w:r w:rsidR="00EC1C6C">
        <w:rPr>
          <w:rFonts w:ascii="Times New Roman" w:hAnsi="Times New Roman" w:cs="Times New Roman"/>
        </w:rPr>
        <w:t xml:space="preserve">the </w:t>
      </w:r>
      <w:proofErr w:type="spellStart"/>
      <w:r w:rsidR="00EC1C6C">
        <w:rPr>
          <w:rFonts w:ascii="Times New Roman" w:hAnsi="Times New Roman" w:cs="Times New Roman"/>
        </w:rPr>
        <w:t>Boddy</w:t>
      </w:r>
      <w:proofErr w:type="spellEnd"/>
      <w:r w:rsidR="00EC1C6C">
        <w:rPr>
          <w:rFonts w:ascii="Times New Roman" w:hAnsi="Times New Roman" w:cs="Times New Roman"/>
        </w:rPr>
        <w:t xml:space="preserve"> et al. dataset </w:t>
      </w:r>
      <w:r w:rsidR="00EC1C6C">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D10BD99-6747-4AE5-B5FC-BC7BD2D82F07&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Pr>
          <w:rFonts w:ascii="Times New Roman" w:hAnsi="Times New Roman" w:cs="Times New Roman"/>
        </w:rPr>
        <w:fldChar w:fldCharType="separate"/>
      </w:r>
      <w:r w:rsidR="00D45F4E">
        <w:rPr>
          <w:rFonts w:ascii="Times New Roman" w:hAnsi="Times New Roman" w:cs="Times New Roman"/>
        </w:rPr>
        <w:t>(2012)</w:t>
      </w:r>
      <w:r w:rsidR="00EC1C6C">
        <w:rPr>
          <w:rFonts w:ascii="Times New Roman" w:hAnsi="Times New Roman" w:cs="Times New Roman"/>
        </w:rPr>
        <w:fldChar w:fldCharType="end"/>
      </w:r>
      <w:r w:rsidR="00EC1C6C">
        <w:rPr>
          <w:rFonts w:ascii="Times New Roman" w:hAnsi="Times New Roman" w:cs="Times New Roman"/>
        </w:rPr>
        <w:t>.</w:t>
      </w:r>
      <w:r w:rsidR="007A2A72">
        <w:rPr>
          <w:rFonts w:ascii="Times New Roman" w:hAnsi="Times New Roman" w:cs="Times New Roman"/>
        </w:rPr>
        <w:t xml:space="preserve"> </w:t>
      </w:r>
    </w:p>
    <w:p w14:paraId="1AA012D4" w14:textId="32428792" w:rsidR="006C528C" w:rsidDel="0057417F" w:rsidRDefault="007A2A72">
      <w:pPr>
        <w:rPr>
          <w:del w:id="163" w:author="Chet Sherwood" w:date="2015-12-23T11:41:00Z"/>
          <w:rFonts w:ascii="Times New Roman" w:hAnsi="Times New Roman" w:cs="Times New Roman"/>
        </w:rPr>
        <w:pPrChange w:id="164" w:author="Chet Sherwood" w:date="2015-12-23T11:41:00Z">
          <w:pPr>
            <w:ind w:firstLine="720"/>
          </w:pPr>
        </w:pPrChange>
      </w:pPr>
      <w:r>
        <w:rPr>
          <w:rFonts w:ascii="Times New Roman" w:hAnsi="Times New Roman" w:cs="Times New Roman"/>
        </w:rPr>
        <w:t xml:space="preserve">Tree data </w:t>
      </w:r>
      <w:del w:id="165" w:author="CCAS GWU" w:date="2016-01-12T15:34:00Z">
        <w:r w:rsidDel="00D6492C">
          <w:rPr>
            <w:rFonts w:ascii="Times New Roman" w:hAnsi="Times New Roman" w:cs="Times New Roman"/>
          </w:rPr>
          <w:delText xml:space="preserve">was </w:delText>
        </w:r>
      </w:del>
      <w:ins w:id="166" w:author="CCAS GWU" w:date="2016-01-12T15:34:00Z">
        <w:r w:rsidR="00D6492C">
          <w:rPr>
            <w:rFonts w:ascii="Times New Roman" w:hAnsi="Times New Roman" w:cs="Times New Roman"/>
          </w:rPr>
          <w:t xml:space="preserve">were </w:t>
        </w:r>
      </w:ins>
      <w:r w:rsidR="002133F1">
        <w:rPr>
          <w:rFonts w:ascii="Times New Roman" w:hAnsi="Times New Roman" w:cs="Times New Roman"/>
        </w:rPr>
        <w:t>derived</w:t>
      </w:r>
      <w:r>
        <w:rPr>
          <w:rFonts w:ascii="Times New Roman" w:hAnsi="Times New Roman" w:cs="Times New Roman"/>
        </w:rPr>
        <w:t xml:space="preserve"> from the </w:t>
      </w:r>
      <w:proofErr w:type="spellStart"/>
      <w:r>
        <w:rPr>
          <w:rFonts w:ascii="Times New Roman" w:hAnsi="Times New Roman" w:cs="Times New Roman"/>
        </w:rPr>
        <w:t>Bininda-Emonds</w:t>
      </w:r>
      <w:proofErr w:type="spellEnd"/>
      <w:r>
        <w:rPr>
          <w:rFonts w:ascii="Times New Roman" w:hAnsi="Times New Roman" w:cs="Times New Roman"/>
        </w:rPr>
        <w:t xml:space="preserve"> et al. </w:t>
      </w:r>
      <w:r>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22145550-CD2C-4F51-B4C9-D942F339105B&lt;/uuid&gt;&lt;priority&gt;0&lt;/priority&gt;&lt;publications&gt;&lt;publication&gt;&lt;volume&gt;446&lt;/volume&gt;&lt;publication_date&gt;99200703291200000000222000&lt;/publication_date&gt;&lt;number&gt;7135&lt;/number&gt;&lt;doi&gt;10.1038/nature05634&lt;/doi&gt;&lt;startpage&gt;507&lt;/startpage&gt;&lt;title&gt;The delayed rise of present-day mammals&lt;/title&gt;&lt;uuid&gt;C3EB2487-11FF-42A6-A077-891A306F3794&lt;/uuid&gt;&lt;subtype&gt;400&lt;/subtype&gt;&lt;endpage&gt;512&lt;/endpage&gt;&lt;type&gt;400&lt;/type&gt;&lt;url&gt;http://www.nature.com/doifinder/10.1038/nature05634&lt;/url&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Pr>
          <w:rFonts w:ascii="Times New Roman" w:hAnsi="Times New Roman" w:cs="Times New Roman"/>
        </w:rPr>
        <w:fldChar w:fldCharType="separate"/>
      </w:r>
      <w:r w:rsidR="00D45F4E">
        <w:rPr>
          <w:rFonts w:ascii="Times New Roman" w:hAnsi="Times New Roman" w:cs="Times New Roman"/>
        </w:rPr>
        <w:t>(2007)</w:t>
      </w:r>
      <w:r>
        <w:rPr>
          <w:rFonts w:ascii="Times New Roman" w:hAnsi="Times New Roman" w:cs="Times New Roman"/>
        </w:rPr>
        <w:fldChar w:fldCharType="end"/>
      </w:r>
      <w:r>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w:t>
      </w:r>
      <w:r w:rsidR="00BD2314">
        <w:rPr>
          <w:rFonts w:ascii="Times New Roman" w:hAnsi="Times New Roman" w:cs="Times New Roman"/>
        </w:rPr>
        <w:t>Ma</w:t>
      </w:r>
      <w:r w:rsidR="003C3841">
        <w:rPr>
          <w:rFonts w:ascii="Times New Roman" w:hAnsi="Times New Roman" w:cs="Times New Roman"/>
        </w:rPr>
        <w:t xml:space="preserve">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r w:rsidR="002C4F6E">
        <w:rPr>
          <w:rFonts w:ascii="Times New Roman" w:hAnsi="Times New Roman" w:cs="Times New Roman"/>
        </w:rPr>
        <w:t xml:space="preserve"> This alteration proved necessary, as branch lengths of 0 resulted in </w:t>
      </w:r>
      <w:r w:rsidR="0027364C">
        <w:rPr>
          <w:rFonts w:ascii="Times New Roman" w:hAnsi="Times New Roman" w:cs="Times New Roman"/>
        </w:rPr>
        <w:t xml:space="preserve">computational </w:t>
      </w:r>
      <w:r w:rsidR="002C4F6E">
        <w:rPr>
          <w:rFonts w:ascii="Times New Roman" w:hAnsi="Times New Roman" w:cs="Times New Roman"/>
        </w:rPr>
        <w:t xml:space="preserve">errors in the REML calculations. </w:t>
      </w:r>
    </w:p>
    <w:p w14:paraId="6B66F949" w14:textId="3FB54B99" w:rsidR="00D928D4" w:rsidRPr="00A607F5" w:rsidRDefault="00D928D4">
      <w:pPr>
        <w:rPr>
          <w:rFonts w:ascii="Times New Roman" w:hAnsi="Times New Roman" w:cs="Times New Roman"/>
        </w:rPr>
        <w:pPrChange w:id="167" w:author="Chet Sherwood" w:date="2015-12-23T11:41:00Z">
          <w:pPr>
            <w:ind w:firstLine="720"/>
          </w:pPr>
        </w:pPrChange>
      </w:pPr>
      <w:r>
        <w:rPr>
          <w:rFonts w:ascii="Times New Roman" w:hAnsi="Times New Roman" w:cs="Times New Roman"/>
        </w:rPr>
        <w:t xml:space="preserve">The REML produced </w:t>
      </w:r>
      <w:r w:rsidR="00981251">
        <w:rPr>
          <w:rFonts w:ascii="Times New Roman" w:hAnsi="Times New Roman" w:cs="Times New Roman"/>
        </w:rPr>
        <w:t>298</w:t>
      </w:r>
      <w:r>
        <w:rPr>
          <w:rFonts w:ascii="Times New Roman" w:hAnsi="Times New Roman" w:cs="Times New Roman"/>
        </w:rPr>
        <w:t xml:space="preserve"> total ancestral CCs with the following distribution by order: Artiodactlya </w:t>
      </w:r>
      <w:r w:rsidR="000C477D">
        <w:rPr>
          <w:rFonts w:ascii="Times New Roman" w:hAnsi="Times New Roman" w:cs="Times New Roman"/>
        </w:rPr>
        <w:t>(</w:t>
      </w:r>
      <w:r>
        <w:rPr>
          <w:rFonts w:ascii="Times New Roman" w:hAnsi="Times New Roman" w:cs="Times New Roman"/>
        </w:rPr>
        <w:t>n=</w:t>
      </w:r>
      <w:r w:rsidR="00390CBD">
        <w:rPr>
          <w:rFonts w:ascii="Times New Roman" w:hAnsi="Times New Roman" w:cs="Times New Roman"/>
        </w:rPr>
        <w:t>24</w:t>
      </w:r>
      <w:r w:rsidR="000C477D">
        <w:rPr>
          <w:rFonts w:ascii="Times New Roman" w:hAnsi="Times New Roman" w:cs="Times New Roman"/>
        </w:rPr>
        <w:t>)</w:t>
      </w:r>
      <w:r>
        <w:rPr>
          <w:rFonts w:ascii="Times New Roman" w:hAnsi="Times New Roman" w:cs="Times New Roman"/>
        </w:rPr>
        <w:t xml:space="preserve">, </w:t>
      </w:r>
      <w:r w:rsidR="00703937">
        <w:rPr>
          <w:rFonts w:ascii="Times New Roman" w:hAnsi="Times New Roman" w:cs="Times New Roman"/>
        </w:rPr>
        <w:t>Carnivora</w:t>
      </w:r>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w:t>
      </w:r>
      <w:r w:rsidR="00D13D42">
        <w:rPr>
          <w:rFonts w:ascii="Times New Roman" w:hAnsi="Times New Roman" w:cs="Times New Roman"/>
        </w:rPr>
        <w:t>156</w:t>
      </w:r>
      <w:r w:rsidR="000C477D">
        <w:rPr>
          <w:rFonts w:ascii="Times New Roman" w:hAnsi="Times New Roman" w:cs="Times New Roman"/>
        </w:rPr>
        <w:t>)</w:t>
      </w:r>
      <w:r>
        <w:rPr>
          <w:rFonts w:ascii="Times New Roman" w:hAnsi="Times New Roman" w:cs="Times New Roman"/>
        </w:rPr>
        <w:t xml:space="preserve">, </w:t>
      </w:r>
      <w:r w:rsidR="006C5D53">
        <w:rPr>
          <w:rFonts w:ascii="Times New Roman" w:hAnsi="Times New Roman" w:cs="Times New Roman"/>
        </w:rPr>
        <w:t xml:space="preserve">Cetacea </w:t>
      </w:r>
      <w:r w:rsidR="000C477D">
        <w:rPr>
          <w:rFonts w:ascii="Times New Roman" w:hAnsi="Times New Roman" w:cs="Times New Roman"/>
        </w:rPr>
        <w:t>(</w:t>
      </w:r>
      <w:r w:rsidR="006C5D53">
        <w:rPr>
          <w:rFonts w:ascii="Times New Roman" w:hAnsi="Times New Roman" w:cs="Times New Roman"/>
        </w:rPr>
        <w:t>n=31</w:t>
      </w:r>
      <w:r w:rsidR="000C477D">
        <w:rPr>
          <w:rFonts w:ascii="Times New Roman" w:hAnsi="Times New Roman" w:cs="Times New Roman"/>
        </w:rPr>
        <w:t>)</w:t>
      </w:r>
      <w:r w:rsidR="006C5D53">
        <w:rPr>
          <w:rFonts w:ascii="Times New Roman" w:hAnsi="Times New Roman" w:cs="Times New Roman"/>
        </w:rPr>
        <w:t xml:space="preserve">, </w:t>
      </w:r>
      <w:r>
        <w:rPr>
          <w:rFonts w:ascii="Times New Roman" w:hAnsi="Times New Roman" w:cs="Times New Roman"/>
        </w:rPr>
        <w:t xml:space="preserve">Perissodactyla </w:t>
      </w:r>
      <w:r w:rsidR="000C477D">
        <w:rPr>
          <w:rFonts w:ascii="Times New Roman" w:hAnsi="Times New Roman" w:cs="Times New Roman"/>
        </w:rPr>
        <w:t>(</w:t>
      </w:r>
      <w:r>
        <w:rPr>
          <w:rFonts w:ascii="Times New Roman" w:hAnsi="Times New Roman" w:cs="Times New Roman"/>
        </w:rPr>
        <w:t>n=</w:t>
      </w:r>
      <w:r w:rsidR="00595C69">
        <w:rPr>
          <w:rFonts w:ascii="Times New Roman" w:hAnsi="Times New Roman" w:cs="Times New Roman"/>
        </w:rPr>
        <w:t>8</w:t>
      </w:r>
      <w:r w:rsidR="000C477D">
        <w:rPr>
          <w:rFonts w:ascii="Times New Roman" w:hAnsi="Times New Roman" w:cs="Times New Roman"/>
        </w:rPr>
        <w:t>)</w:t>
      </w:r>
      <w:r>
        <w:rPr>
          <w:rFonts w:ascii="Times New Roman" w:hAnsi="Times New Roman" w:cs="Times New Roman"/>
        </w:rPr>
        <w:t xml:space="preserve">, Primates </w:t>
      </w:r>
      <w:r w:rsidR="000C477D">
        <w:rPr>
          <w:rFonts w:ascii="Times New Roman" w:hAnsi="Times New Roman" w:cs="Times New Roman"/>
        </w:rPr>
        <w:t>(</w:t>
      </w:r>
      <w:r>
        <w:rPr>
          <w:rFonts w:ascii="Times New Roman" w:hAnsi="Times New Roman" w:cs="Times New Roman"/>
        </w:rPr>
        <w:t>n=</w:t>
      </w:r>
      <w:r w:rsidR="00981251">
        <w:rPr>
          <w:rFonts w:ascii="Times New Roman" w:hAnsi="Times New Roman" w:cs="Times New Roman"/>
        </w:rPr>
        <w:t>75</w:t>
      </w:r>
      <w:r w:rsidR="000C477D">
        <w:rPr>
          <w:rFonts w:ascii="Times New Roman" w:hAnsi="Times New Roman" w:cs="Times New Roman"/>
        </w:rPr>
        <w:t>)</w:t>
      </w:r>
      <w:r>
        <w:rPr>
          <w:rFonts w:ascii="Times New Roman" w:hAnsi="Times New Roman" w:cs="Times New Roman"/>
        </w:rPr>
        <w:t>.</w:t>
      </w:r>
      <w:r w:rsidR="00981251">
        <w:rPr>
          <w:rFonts w:ascii="Times New Roman" w:hAnsi="Times New Roman" w:cs="Times New Roman"/>
        </w:rPr>
        <w:t xml:space="preserve"> </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6E756655" w:rsidR="006C2A99" w:rsidRPr="00862889" w:rsidRDefault="000C1FC4" w:rsidP="006C2A99">
      <w:pPr>
        <w:rPr>
          <w:rFonts w:ascii="Times New Roman" w:hAnsi="Times New Roman" w:cs="Times New Roman"/>
        </w:rPr>
      </w:pPr>
      <w:r>
        <w:rPr>
          <w:rFonts w:ascii="Times New Roman" w:hAnsi="Times New Roman" w:cs="Times New Roman"/>
        </w:rPr>
        <w:t xml:space="preserve">The deep-sea oxygen isotope record serves as a proxy for mean ocean </w:t>
      </w:r>
      <w:r w:rsidR="00DB4F8E">
        <w:rPr>
          <w:rFonts w:ascii="Times New Roman" w:hAnsi="Times New Roman" w:cs="Times New Roman"/>
        </w:rPr>
        <w:t>temperature, which tracks global temperature over long periods of time</w:t>
      </w:r>
      <w:r>
        <w:rPr>
          <w:rFonts w:ascii="Times New Roman" w:hAnsi="Times New Roman" w:cs="Times New Roman"/>
        </w:rPr>
        <w:t xml:space="preserve">. </w:t>
      </w:r>
      <w:r w:rsidR="00D42D63">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sidR="00D42D63">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0427320E-5FBE-4855-8312-D45366E694F4&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D45F4E">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w:t>
      </w:r>
      <w:del w:id="168" w:author="Chet Sherwood" w:date="2015-12-23T11:41:00Z">
        <w:r w:rsidR="003A72F9" w:rsidDel="00F85943">
          <w:rPr>
            <w:rFonts w:ascii="Times New Roman" w:hAnsi="Times New Roman" w:cs="Times New Roman"/>
          </w:rPr>
          <w:delText>i</w:delText>
        </w:r>
      </w:del>
      <w:proofErr w:type="gramStart"/>
      <w:ins w:id="169" w:author="Chet Sherwood" w:date="2015-12-23T11:41:00Z">
        <w:r w:rsidR="00F85943">
          <w:rPr>
            <w:rFonts w:ascii="Times New Roman" w:hAnsi="Times New Roman" w:cs="Times New Roman"/>
          </w:rPr>
          <w:t>e</w:t>
        </w:r>
      </w:ins>
      <w:r w:rsidR="003A72F9">
        <w:rPr>
          <w:rFonts w:ascii="Times New Roman" w:hAnsi="Times New Roman" w:cs="Times New Roman"/>
        </w:rPr>
        <w:t>s</w:t>
      </w:r>
      <w:ins w:id="170" w:author="Chet Sherwood" w:date="2015-12-23T11:42:00Z">
        <w:r w:rsidR="00F85943">
          <w:rPr>
            <w:rFonts w:ascii="Times New Roman" w:hAnsi="Times New Roman" w:cs="Times New Roman"/>
          </w:rPr>
          <w:t>e</w:t>
        </w:r>
      </w:ins>
      <w:proofErr w:type="gramEnd"/>
      <w:r w:rsidR="003A72F9">
        <w:rPr>
          <w:rFonts w:ascii="Times New Roman" w:hAnsi="Times New Roman" w:cs="Times New Roman"/>
        </w:rPr>
        <w:t xml:space="preserve"> data w</w:t>
      </w:r>
      <w:del w:id="171" w:author="Chet Sherwood" w:date="2015-12-23T11:42:00Z">
        <w:r w:rsidR="003A72F9" w:rsidDel="00F85943">
          <w:rPr>
            <w:rFonts w:ascii="Times New Roman" w:hAnsi="Times New Roman" w:cs="Times New Roman"/>
          </w:rPr>
          <w:delText>as</w:delText>
        </w:r>
      </w:del>
      <w:ins w:id="172" w:author="Chet Sherwood" w:date="2015-12-23T11:42:00Z">
        <w:r w:rsidR="00F85943">
          <w:rPr>
            <w:rFonts w:ascii="Times New Roman" w:hAnsi="Times New Roman" w:cs="Times New Roman"/>
          </w:rPr>
          <w:t>ere</w:t>
        </w:r>
      </w:ins>
      <w:r w:rsidR="003A72F9">
        <w:rPr>
          <w:rFonts w:ascii="Times New Roman" w:hAnsi="Times New Roman" w:cs="Times New Roman"/>
        </w:rPr>
        <w:t xml:space="preserve"> originally</w:t>
      </w:r>
      <w:r w:rsidR="006C2A99" w:rsidRPr="00862889">
        <w:rPr>
          <w:rFonts w:ascii="Times New Roman" w:hAnsi="Times New Roman" w:cs="Times New Roman"/>
        </w:rPr>
        <w:t xml:space="preserve"> culled from deep-sea core isotope records from 40 different sites around the world spanning from present day to 65M</w:t>
      </w:r>
      <w:r w:rsidR="00B83595">
        <w:rPr>
          <w:rFonts w:ascii="Times New Roman" w:hAnsi="Times New Roman" w:cs="Times New Roman"/>
        </w:rPr>
        <w:t>a</w:t>
      </w:r>
      <w:r w:rsidR="006C2A99" w:rsidRPr="00862889">
        <w:rPr>
          <w:rFonts w:ascii="Times New Roman" w:hAnsi="Times New Roman" w:cs="Times New Roman"/>
        </w:rPr>
        <w:t xml:space="preserve">.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w:t>
      </w:r>
      <w:r w:rsidR="00B71B36">
        <w:rPr>
          <w:rFonts w:ascii="Times New Roman" w:hAnsi="Times New Roman" w:cs="Times New Roman"/>
        </w:rPr>
        <w:t>temperature</w:t>
      </w:r>
      <w:r w:rsidR="00B71B36" w:rsidRPr="00862889">
        <w:rPr>
          <w:rFonts w:ascii="Times New Roman" w:hAnsi="Times New Roman" w:cs="Times New Roman"/>
        </w:rPr>
        <w:t xml:space="preserve"> </w:t>
      </w:r>
      <w:r w:rsidR="006C2A99" w:rsidRPr="00862889">
        <w:rPr>
          <w:rFonts w:ascii="Times New Roman" w:hAnsi="Times New Roman" w:cs="Times New Roman"/>
        </w:rPr>
        <w:t>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sidR="00D42D63">
        <w:rPr>
          <w:rFonts w:ascii="Times New Roman" w:hAnsi="Times New Roman" w:cs="Times New Roman"/>
        </w:rPr>
        <w:t>plex environmental interactions.</w:t>
      </w:r>
    </w:p>
    <w:p w14:paraId="66A2A068" w14:textId="26DF18B9" w:rsidR="006C2A99" w:rsidRDefault="006C2A99" w:rsidP="001936B6">
      <w:pPr>
        <w:ind w:firstLine="720"/>
        <w:rPr>
          <w:rFonts w:ascii="Times New Roman" w:hAnsi="Times New Roman" w:cs="Times New Roman"/>
        </w:rPr>
      </w:pPr>
      <w:r w:rsidRPr="00862889">
        <w:rPr>
          <w:rFonts w:ascii="Times New Roman" w:hAnsi="Times New Roman" w:cs="Times New Roman"/>
        </w:rPr>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w:t>
      </w:r>
      <w:r w:rsidR="00C41041" w:rsidRPr="00862889">
        <w:rPr>
          <w:rFonts w:ascii="Times New Roman" w:hAnsi="Times New Roman" w:cs="Times New Roman"/>
        </w:rPr>
        <w:lastRenderedPageBreak/>
        <w:t xml:space="preserve">at 2Ma, that species’ </w:t>
      </w:r>
      <w:del w:id="173" w:author="Chet Sherwood" w:date="2015-12-23T11:42:00Z">
        <w:r w:rsidR="00C41041" w:rsidRPr="00862889" w:rsidDel="00F85943">
          <w:rPr>
            <w:rFonts w:ascii="Times New Roman" w:hAnsi="Times New Roman" w:cs="Times New Roman"/>
          </w:rPr>
          <w:delText>biological variables</w:delText>
        </w:r>
      </w:del>
      <w:ins w:id="174" w:author="Chet Sherwood" w:date="2015-12-23T11:42:00Z">
        <w:r w:rsidR="00F85943">
          <w:rPr>
            <w:rFonts w:ascii="Times New Roman" w:hAnsi="Times New Roman" w:cs="Times New Roman"/>
          </w:rPr>
          <w:t>CC</w:t>
        </w:r>
      </w:ins>
      <w:r w:rsidR="00C41041" w:rsidRPr="00862889">
        <w:rPr>
          <w:rFonts w:ascii="Times New Roman" w:hAnsi="Times New Roman" w:cs="Times New Roman"/>
        </w:rPr>
        <w:t xml:space="preserve"> would each be correlated with each climatic measure (i.e. mean,</w:t>
      </w:r>
      <w:r w:rsidR="001936B6">
        <w:rPr>
          <w:rFonts w:ascii="Times New Roman" w:hAnsi="Times New Roman" w:cs="Times New Roman"/>
        </w:rPr>
        <w:t xml:space="preserve"> </w:t>
      </w:r>
      <w:r w:rsidR="00EB129A">
        <w:rPr>
          <w:rFonts w:ascii="Times New Roman" w:hAnsi="Times New Roman" w:cs="Times New Roman"/>
        </w:rPr>
        <w:t>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w:t>
      </w:r>
      <w:r w:rsidR="00BD2314">
        <w:rPr>
          <w:rFonts w:ascii="Times New Roman" w:hAnsi="Times New Roman" w:cs="Times New Roman"/>
        </w:rPr>
        <w:t>Ma</w:t>
      </w:r>
      <w:r w:rsidR="003A72F9">
        <w:rPr>
          <w:rFonts w:ascii="Times New Roman" w:hAnsi="Times New Roman" w:cs="Times New Roman"/>
        </w:rPr>
        <w:t xml:space="preserve"> (1My</w:t>
      </w:r>
      <w:r w:rsidR="00C41041" w:rsidRPr="00862889">
        <w:rPr>
          <w:rFonts w:ascii="Times New Roman" w:hAnsi="Times New Roman" w:cs="Times New Roman"/>
        </w:rPr>
        <w:t xml:space="preserve"> interval), </w:t>
      </w:r>
      <w:del w:id="175" w:author="Chet Sherwood" w:date="2015-12-23T11:43:00Z">
        <w:r w:rsidR="00C41041" w:rsidRPr="00862889" w:rsidDel="00F85943">
          <w:rPr>
            <w:rFonts w:ascii="Times New Roman" w:hAnsi="Times New Roman" w:cs="Times New Roman"/>
          </w:rPr>
          <w:delText xml:space="preserve">then </w:delText>
        </w:r>
      </w:del>
      <w:r w:rsidR="00C41041" w:rsidRPr="00862889">
        <w:rPr>
          <w:rFonts w:ascii="Times New Roman" w:hAnsi="Times New Roman" w:cs="Times New Roman"/>
        </w:rPr>
        <w:t>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w:t>
      </w:r>
      <w:r w:rsidR="0083554B">
        <w:rPr>
          <w:rFonts w:ascii="Times New Roman" w:hAnsi="Times New Roman" w:cs="Times New Roman"/>
        </w:rPr>
        <w:t>4</w:t>
      </w:r>
      <w:r w:rsidR="003A72F9">
        <w:rPr>
          <w:rFonts w:ascii="Times New Roman" w:hAnsi="Times New Roman" w:cs="Times New Roman"/>
        </w:rPr>
        <w:t>Ma (4</w:t>
      </w:r>
      <w:r w:rsidR="001936B6">
        <w:rPr>
          <w:rFonts w:ascii="Times New Roman" w:hAnsi="Times New Roman" w:cs="Times New Roman"/>
        </w:rPr>
        <w:t>00k interval)</w:t>
      </w:r>
      <w:r w:rsidR="003A72F9">
        <w:rPr>
          <w:rFonts w:ascii="Times New Roman" w:hAnsi="Times New Roman" w:cs="Times New Roman"/>
        </w:rPr>
        <w:t xml:space="preserve">, and </w:t>
      </w:r>
      <w:del w:id="176" w:author="Chet Sherwood" w:date="2015-12-23T11:43:00Z">
        <w:r w:rsidR="003A72F9" w:rsidDel="00F85943">
          <w:rPr>
            <w:rFonts w:ascii="Times New Roman" w:hAnsi="Times New Roman" w:cs="Times New Roman"/>
          </w:rPr>
          <w:delText xml:space="preserve">then </w:delText>
        </w:r>
      </w:del>
      <w:r w:rsidR="003A72F9">
        <w:rPr>
          <w:rFonts w:ascii="Times New Roman" w:hAnsi="Times New Roman" w:cs="Times New Roman"/>
        </w:rPr>
        <w:t>2.0-2.2M</w:t>
      </w:r>
      <w:r w:rsidR="00B83595">
        <w:rPr>
          <w:rFonts w:ascii="Times New Roman" w:hAnsi="Times New Roman" w:cs="Times New Roman"/>
        </w:rPr>
        <w:t>a</w:t>
      </w:r>
      <w:r w:rsidR="003A72F9">
        <w:rPr>
          <w:rFonts w:ascii="Times New Roman" w:hAnsi="Times New Roman" w:cs="Times New Roman"/>
        </w:rPr>
        <w:t xml:space="preserve">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57D3DDB2-53FB-4F95-A492-8C48C1149D93&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(Potts, 1998a; Zachos et al., 2001)</w:t>
      </w:r>
      <w:r w:rsidRPr="00862889">
        <w:rPr>
          <w:rFonts w:ascii="Times New Roman" w:hAnsi="Times New Roman" w:cs="Times New Roman"/>
        </w:rPr>
        <w:fldChar w:fldCharType="end"/>
      </w:r>
      <w:r w:rsidRPr="00862889">
        <w:rPr>
          <w:rFonts w:ascii="Times New Roman" w:hAnsi="Times New Roman" w:cs="Times New Roman"/>
        </w:rPr>
        <w:t>. 1M</w:t>
      </w:r>
      <w:del w:id="177" w:author="Chet Sherwood" w:date="2015-12-23T11:43:00Z">
        <w:r w:rsidRPr="00862889" w:rsidDel="00F85943">
          <w:rPr>
            <w:rFonts w:ascii="Times New Roman" w:hAnsi="Times New Roman" w:cs="Times New Roman"/>
          </w:rPr>
          <w:delText>y</w:delText>
        </w:r>
      </w:del>
      <w:ins w:id="178" w:author="Chet Sherwood" w:date="2015-12-23T11:43:00Z">
        <w:r w:rsidR="00F85943">
          <w:rPr>
            <w:rFonts w:ascii="Times New Roman" w:hAnsi="Times New Roman" w:cs="Times New Roman"/>
          </w:rPr>
          <w:t>a</w:t>
        </w:r>
      </w:ins>
      <w:r w:rsidRPr="00862889">
        <w:rPr>
          <w:rFonts w:ascii="Times New Roman" w:hAnsi="Times New Roman" w:cs="Times New Roman"/>
        </w:rPr>
        <w:t xml:space="preserve"> intervals were also investigated in an attempt to capture a large number of climatic events per unit</w:t>
      </w:r>
      <w:r w:rsidR="00ED1C9F">
        <w:rPr>
          <w:rFonts w:ascii="Times New Roman" w:hAnsi="Times New Roman" w:cs="Times New Roman"/>
        </w:rPr>
        <w:t xml:space="preserve">, </w:t>
      </w:r>
      <w:r w:rsidR="001E347F">
        <w:rPr>
          <w:rFonts w:ascii="Times New Roman" w:hAnsi="Times New Roman" w:cs="Times New Roman"/>
        </w:rPr>
        <w:t>which may be related gradual long-term evolutionary changes in certain taxa</w:t>
      </w:r>
      <w:r>
        <w:rPr>
          <w:rFonts w:ascii="Times New Roman" w:hAnsi="Times New Roman" w:cs="Times New Roman"/>
        </w:rPr>
        <w:t xml:space="preserve">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FD6DEEC6-60EC-4E2E-8B0A-394AA10D9EC3&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20851FB5" w14:textId="01D3AF34" w:rsidR="0071469E" w:rsidRPr="0071469E" w:rsidDel="00F85943" w:rsidRDefault="0051556E" w:rsidP="004D4055">
      <w:pPr>
        <w:rPr>
          <w:del w:id="179" w:author="Chet Sherwood" w:date="2015-12-23T11:43:00Z"/>
          <w:rFonts w:ascii="Times New Roman" w:hAnsi="Times New Roman" w:cs="Times New Roman"/>
          <w:b/>
        </w:rPr>
      </w:pPr>
      <w:ins w:id="180" w:author="Chet Sherwood" w:date="2015-12-23T11:43:00Z">
        <w:r>
          <w:rPr>
            <w:rFonts w:ascii="Times New Roman" w:hAnsi="Times New Roman" w:cs="Times New Roman"/>
            <w:b/>
          </w:rPr>
          <w:t xml:space="preserve">Analyses of </w:t>
        </w:r>
      </w:ins>
      <w:del w:id="181" w:author="Chet Sherwood" w:date="2015-12-23T11:43:00Z">
        <w:r w:rsidR="0071469E" w:rsidRPr="0071469E" w:rsidDel="00F85943">
          <w:rPr>
            <w:rFonts w:ascii="Times New Roman" w:hAnsi="Times New Roman" w:cs="Times New Roman"/>
            <w:b/>
          </w:rPr>
          <w:delText>METHODS</w:delText>
        </w:r>
      </w:del>
    </w:p>
    <w:p w14:paraId="2E1E2105" w14:textId="15FDDEE3" w:rsidR="0071469E" w:rsidDel="00F85943" w:rsidRDefault="0071469E" w:rsidP="004D4055">
      <w:pPr>
        <w:rPr>
          <w:del w:id="182" w:author="Chet Sherwood" w:date="2015-12-23T11:43:00Z"/>
          <w:rFonts w:ascii="Times New Roman" w:hAnsi="Times New Roman" w:cs="Times New Roman"/>
        </w:rPr>
      </w:pPr>
    </w:p>
    <w:p w14:paraId="34BC77FA" w14:textId="6BEB2FFD" w:rsidR="004D4055" w:rsidRPr="004D4055" w:rsidRDefault="00096084" w:rsidP="004D4055">
      <w:pPr>
        <w:rPr>
          <w:rFonts w:ascii="Times New Roman" w:hAnsi="Times New Roman" w:cs="Times New Roman"/>
          <w:b/>
          <w:i/>
        </w:rPr>
      </w:pPr>
      <w:r>
        <w:rPr>
          <w:rFonts w:ascii="Times New Roman" w:hAnsi="Times New Roman" w:cs="Times New Roman"/>
          <w:b/>
          <w:i/>
        </w:rPr>
        <w:t xml:space="preserve">CC </w:t>
      </w:r>
      <w:r w:rsidR="009F496B">
        <w:rPr>
          <w:rFonts w:ascii="Times New Roman" w:hAnsi="Times New Roman" w:cs="Times New Roman"/>
          <w:b/>
          <w:i/>
        </w:rPr>
        <w:t>vs.</w:t>
      </w:r>
      <w:r>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20F53D33" w:rsidR="004D4055" w:rsidRDefault="003E7449" w:rsidP="004D4055">
      <w:pPr>
        <w:rPr>
          <w:rFonts w:ascii="Times New Roman" w:hAnsi="Times New Roman" w:cs="Times New Roman"/>
        </w:rPr>
      </w:pPr>
      <w:r>
        <w:rPr>
          <w:rFonts w:ascii="Times New Roman" w:hAnsi="Times New Roman" w:cs="Times New Roman"/>
        </w:rPr>
        <w:t xml:space="preserve">First, </w:t>
      </w:r>
      <w:r w:rsidR="002D32FE">
        <w:rPr>
          <w:rFonts w:ascii="Times New Roman" w:hAnsi="Times New Roman" w:cs="Times New Roman"/>
        </w:rPr>
        <w:t xml:space="preserve">Ordinary </w:t>
      </w:r>
      <w:ins w:id="183" w:author="CCAS GWU" w:date="2016-01-12T15:46:00Z">
        <w:r w:rsidR="00D6492C">
          <w:rPr>
            <w:rFonts w:ascii="Times New Roman" w:hAnsi="Times New Roman" w:cs="Times New Roman"/>
          </w:rPr>
          <w:t>L</w:t>
        </w:r>
      </w:ins>
      <w:del w:id="184" w:author="CCAS GWU" w:date="2016-01-12T15:46:00Z">
        <w:r w:rsidR="002D32FE" w:rsidDel="00D6492C">
          <w:rPr>
            <w:rFonts w:ascii="Times New Roman" w:hAnsi="Times New Roman" w:cs="Times New Roman"/>
          </w:rPr>
          <w:delText>l</w:delText>
        </w:r>
      </w:del>
      <w:r w:rsidR="002D32FE">
        <w:rPr>
          <w:rFonts w:ascii="Times New Roman" w:hAnsi="Times New Roman" w:cs="Times New Roman"/>
        </w:rPr>
        <w:t xml:space="preserve">east </w:t>
      </w:r>
      <w:ins w:id="185" w:author="CCAS GWU" w:date="2016-01-12T15:46:00Z">
        <w:r w:rsidR="00D6492C">
          <w:rPr>
            <w:rFonts w:ascii="Times New Roman" w:hAnsi="Times New Roman" w:cs="Times New Roman"/>
          </w:rPr>
          <w:t>S</w:t>
        </w:r>
      </w:ins>
      <w:del w:id="186" w:author="CCAS GWU" w:date="2016-01-12T15:46:00Z">
        <w:r w:rsidR="002D32FE" w:rsidDel="00D6492C">
          <w:rPr>
            <w:rFonts w:ascii="Times New Roman" w:hAnsi="Times New Roman" w:cs="Times New Roman"/>
          </w:rPr>
          <w:delText>s</w:delText>
        </w:r>
      </w:del>
      <w:r w:rsidR="002D32FE">
        <w:rPr>
          <w:rFonts w:ascii="Times New Roman" w:hAnsi="Times New Roman" w:cs="Times New Roman"/>
        </w:rPr>
        <w:t xml:space="preserve">quares (OLS) </w:t>
      </w:r>
      <w:r>
        <w:rPr>
          <w:rFonts w:ascii="Times New Roman" w:hAnsi="Times New Roman" w:cs="Times New Roman"/>
        </w:rPr>
        <w:t xml:space="preserve">linear regression were performed in </w:t>
      </w:r>
      <w:r w:rsidR="00DD6FB3">
        <w:rPr>
          <w:rFonts w:ascii="Times New Roman" w:hAnsi="Times New Roman" w:cs="Times New Roman"/>
        </w:rPr>
        <w:t xml:space="preserve">R </w:t>
      </w:r>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83189CEB-3C03-4855-948E-5357B8EF2F16&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D45F4E">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 xml:space="preserve">response variable while time (in terms of </w:t>
      </w:r>
      <w:r w:rsidR="00BD2314">
        <w:rPr>
          <w:rFonts w:ascii="Times New Roman" w:hAnsi="Times New Roman" w:cs="Times New Roman"/>
        </w:rPr>
        <w:t>Ma</w:t>
      </w:r>
      <w:r w:rsidR="006C2DAA">
        <w:rPr>
          <w:rFonts w:ascii="Times New Roman" w:hAnsi="Times New Roman" w:cs="Times New Roman"/>
        </w:rPr>
        <w:t>) was used as the</w:t>
      </w:r>
      <w:r w:rsidR="004C42EA">
        <w:rPr>
          <w:rFonts w:ascii="Times New Roman" w:hAnsi="Times New Roman" w:cs="Times New Roman"/>
        </w:rPr>
        <w:t xml:space="preserve"> predictor variable, first with all orders </w:t>
      </w:r>
      <w:r w:rsidR="006C2DAA">
        <w:rPr>
          <w:rFonts w:ascii="Times New Roman" w:hAnsi="Times New Roman" w:cs="Times New Roman"/>
        </w:rPr>
        <w:t>grouped together and then divided into five separate orders</w:t>
      </w:r>
      <w:r w:rsidR="00E01182">
        <w:rPr>
          <w:rFonts w:ascii="Times New Roman" w:hAnsi="Times New Roman" w:cs="Times New Roman"/>
        </w:rPr>
        <w:t xml:space="preserve"> to elucidate the relative contribution of each order to any potential overall mammalian patterns</w:t>
      </w:r>
      <w:r w:rsidR="006C2DAA">
        <w:rPr>
          <w:rFonts w:ascii="Times New Roman" w:hAnsi="Times New Roman" w:cs="Times New Roman"/>
        </w:rPr>
        <w:t>. These analyses were repeated separately for the fossil and ancestral</w:t>
      </w:r>
      <w:ins w:id="187" w:author="Chet Sherwood" w:date="2015-12-23T11:44:00Z">
        <w:r w:rsidR="0051556E">
          <w:rPr>
            <w:rFonts w:ascii="Times New Roman" w:hAnsi="Times New Roman" w:cs="Times New Roman"/>
          </w:rPr>
          <w:t xml:space="preserve"> reco</w:t>
        </w:r>
      </w:ins>
      <w:ins w:id="188" w:author="Chet Sherwood" w:date="2015-12-23T11:45:00Z">
        <w:r w:rsidR="007D12A9">
          <w:rPr>
            <w:rFonts w:ascii="Times New Roman" w:hAnsi="Times New Roman" w:cs="Times New Roman"/>
          </w:rPr>
          <w:t>n</w:t>
        </w:r>
      </w:ins>
      <w:ins w:id="189" w:author="Chet Sherwood" w:date="2015-12-23T11:44:00Z">
        <w:r w:rsidR="0051556E">
          <w:rPr>
            <w:rFonts w:ascii="Times New Roman" w:hAnsi="Times New Roman" w:cs="Times New Roman"/>
          </w:rPr>
          <w:t>struction</w:t>
        </w:r>
      </w:ins>
      <w:r w:rsidR="006C2DAA">
        <w:rPr>
          <w:rFonts w:ascii="Times New Roman" w:hAnsi="Times New Roman" w:cs="Times New Roman"/>
        </w:rPr>
        <w:t xml:space="preserve"> CC datasets.</w:t>
      </w:r>
    </w:p>
    <w:p w14:paraId="57B3807E" w14:textId="77777777" w:rsidR="003E7449" w:rsidRDefault="003E7449" w:rsidP="004D4055">
      <w:pPr>
        <w:rPr>
          <w:rFonts w:ascii="Times New Roman" w:hAnsi="Times New Roman" w:cs="Times New Roman"/>
        </w:rPr>
      </w:pPr>
    </w:p>
    <w:p w14:paraId="0DC87D1B" w14:textId="33E84219" w:rsidR="003E7449" w:rsidRPr="006C2DAA" w:rsidRDefault="0051556E" w:rsidP="004D4055">
      <w:pPr>
        <w:rPr>
          <w:rFonts w:ascii="Times New Roman" w:hAnsi="Times New Roman" w:cs="Times New Roman"/>
          <w:b/>
          <w:i/>
        </w:rPr>
      </w:pPr>
      <w:ins w:id="190" w:author="Chet Sherwood" w:date="2015-12-23T11:43:00Z">
        <w:r>
          <w:rPr>
            <w:rFonts w:ascii="Times New Roman" w:hAnsi="Times New Roman" w:cs="Times New Roman"/>
            <w:b/>
            <w:i/>
          </w:rPr>
          <w:t xml:space="preserve">Analyses of </w:t>
        </w:r>
      </w:ins>
      <w:r w:rsidR="00E15061">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041FC39A" w14:textId="38D2BFA6" w:rsidR="003E7449" w:rsidRPr="00A75876" w:rsidDel="007D12A9" w:rsidRDefault="006C2DAA" w:rsidP="004D4055">
      <w:pPr>
        <w:rPr>
          <w:del w:id="191" w:author="Chet Sherwood" w:date="2015-12-23T11:45:00Z"/>
          <w:rFonts w:ascii="Times New Roman" w:hAnsi="Times New Roman" w:cs="Times New Roman"/>
        </w:rPr>
      </w:pPr>
      <w:r>
        <w:rPr>
          <w:rFonts w:ascii="Times New Roman" w:hAnsi="Times New Roman" w:cs="Times New Roman"/>
        </w:rPr>
        <w:t xml:space="preserve">Next, multiple regressions analyses were performed also using the lm function in </w:t>
      </w:r>
      <w:r w:rsidR="002960A1">
        <w:rPr>
          <w:rFonts w:ascii="Times New Roman" w:hAnsi="Times New Roman" w:cs="Times New Roman"/>
        </w:rPr>
        <w:t xml:space="preserve">R </w:t>
      </w:r>
      <w:r w:rsidR="000E2844">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20F5787D-4B17-4801-ADFE-DB49507F4B16&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D45F4E">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Again, CC </w:t>
      </w:r>
      <w:del w:id="192" w:author="Chet Sherwood" w:date="2015-12-23T11:44:00Z">
        <w:r w:rsidR="002E5182" w:rsidDel="0051556E">
          <w:rPr>
            <w:rFonts w:ascii="Times New Roman" w:hAnsi="Times New Roman" w:cs="Times New Roman"/>
          </w:rPr>
          <w:delText>is</w:delText>
        </w:r>
      </w:del>
      <w:ins w:id="193" w:author="Chet Sherwood" w:date="2015-12-23T11:44:00Z">
        <w:r w:rsidR="0051556E">
          <w:rPr>
            <w:rFonts w:ascii="Times New Roman" w:hAnsi="Times New Roman" w:cs="Times New Roman"/>
          </w:rPr>
          <w:t>was</w:t>
        </w:r>
      </w:ins>
      <w:r w:rsidR="002E5182">
        <w:rPr>
          <w:rFonts w:ascii="Times New Roman" w:hAnsi="Times New Roman" w:cs="Times New Roman"/>
        </w:rPr>
        <w:t xml:space="preserve"> </w:t>
      </w:r>
      <w:r>
        <w:rPr>
          <w:rFonts w:ascii="Times New Roman" w:hAnsi="Times New Roman" w:cs="Times New Roman"/>
        </w:rPr>
        <w:t>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CC ~ mean + sd + slope</w:t>
      </w:r>
      <w:r w:rsidR="000E2844">
        <w:rPr>
          <w:rFonts w:ascii="Times New Roman" w:hAnsi="Times New Roman" w:cs="Times New Roman"/>
        </w:rPr>
        <w:t>)</w:t>
      </w:r>
      <w:r>
        <w:rPr>
          <w:rFonts w:ascii="Times New Roman" w:hAnsi="Times New Roman" w:cs="Times New Roman"/>
        </w:rPr>
        <w:t>.</w:t>
      </w:r>
      <w:r w:rsidR="002E5182">
        <w:rPr>
          <w:rFonts w:ascii="Times New Roman" w:hAnsi="Times New Roman" w:cs="Times New Roman"/>
        </w:rPr>
        <w:t xml:space="preserve"> </w:t>
      </w:r>
      <w:r w:rsidR="005736F6">
        <w:rPr>
          <w:rFonts w:ascii="Times New Roman" w:hAnsi="Times New Roman" w:cs="Times New Roman"/>
        </w:rPr>
        <w:t>All analyses were conducted separately using the fossil CC and then ancestral</w:t>
      </w:r>
      <w:ins w:id="194" w:author="Chet Sherwood" w:date="2015-12-23T11:44:00Z">
        <w:r w:rsidR="00F651B1">
          <w:rPr>
            <w:rFonts w:ascii="Times New Roman" w:hAnsi="Times New Roman" w:cs="Times New Roman"/>
          </w:rPr>
          <w:t xml:space="preserve"> reco</w:t>
        </w:r>
      </w:ins>
      <w:ins w:id="195" w:author="Chet Sherwood" w:date="2015-12-23T11:45:00Z">
        <w:r w:rsidR="007D12A9">
          <w:rPr>
            <w:rFonts w:ascii="Times New Roman" w:hAnsi="Times New Roman" w:cs="Times New Roman"/>
          </w:rPr>
          <w:t>n</w:t>
        </w:r>
      </w:ins>
      <w:ins w:id="196" w:author="Chet Sherwood" w:date="2015-12-23T11:44:00Z">
        <w:r w:rsidR="00F651B1">
          <w:rPr>
            <w:rFonts w:ascii="Times New Roman" w:hAnsi="Times New Roman" w:cs="Times New Roman"/>
          </w:rPr>
          <w:t>struction</w:t>
        </w:r>
      </w:ins>
      <w:r w:rsidR="005736F6">
        <w:rPr>
          <w:rFonts w:ascii="Times New Roman" w:hAnsi="Times New Roman" w:cs="Times New Roman"/>
        </w:rPr>
        <w:t xml:space="preserve"> CC data</w:t>
      </w:r>
      <w:del w:id="197" w:author="Chet Sherwood" w:date="2015-12-23T11:45:00Z">
        <w:r w:rsidR="005736F6" w:rsidDel="00F651B1">
          <w:rPr>
            <w:rFonts w:ascii="Times New Roman" w:hAnsi="Times New Roman" w:cs="Times New Roman"/>
          </w:rPr>
          <w:delText xml:space="preserve"> </w:delText>
        </w:r>
      </w:del>
      <w:r w:rsidR="005736F6">
        <w:rPr>
          <w:rFonts w:ascii="Times New Roman" w:hAnsi="Times New Roman" w:cs="Times New Roman"/>
        </w:rPr>
        <w:t>sets</w:t>
      </w:r>
      <w:ins w:id="198" w:author="Brian Schilder" w:date="2015-09-04T14:57:00Z">
        <w:r w:rsidR="00A75876">
          <w:rPr>
            <w:rFonts w:ascii="Times New Roman" w:hAnsi="Times New Roman" w:cs="Times New Roman"/>
          </w:rPr>
          <w:t xml:space="preserve"> </w:t>
        </w:r>
      </w:ins>
      <w:r w:rsidR="00A75876">
        <w:rPr>
          <w:rFonts w:ascii="Times New Roman" w:hAnsi="Times New Roman" w:cs="Times New Roman"/>
        </w:rPr>
        <w:t>(s</w:t>
      </w:r>
      <w:r w:rsidR="00A75876" w:rsidRPr="00A75876">
        <w:rPr>
          <w:rFonts w:ascii="Times New Roman" w:hAnsi="Times New Roman" w:cs="Times New Roman"/>
        </w:rPr>
        <w:t>ource code provided in SI</w:t>
      </w:r>
      <w:r w:rsidR="00A75876">
        <w:rPr>
          <w:rFonts w:ascii="Times New Roman" w:hAnsi="Times New Roman" w:cs="Times New Roman"/>
        </w:rPr>
        <w:t>).</w:t>
      </w:r>
    </w:p>
    <w:p w14:paraId="0B3837A3" w14:textId="162F9B01" w:rsidR="00E34A3F" w:rsidRDefault="00E34A3F" w:rsidP="004D4055">
      <w:pPr>
        <w:rPr>
          <w:rFonts w:ascii="Times New Roman" w:hAnsi="Times New Roman" w:cs="Times New Roman"/>
        </w:rPr>
      </w:pPr>
      <w:r>
        <w:rPr>
          <w:rFonts w:ascii="Times New Roman" w:hAnsi="Times New Roman" w:cs="Times New Roman"/>
        </w:rPr>
        <w:tab/>
        <w:t xml:space="preserve">To account for temporal autocorrelation we detrended both the CC data and the </w:t>
      </w:r>
      <w:r w:rsidR="00C92731">
        <w:rPr>
          <w:rFonts w:ascii="Times New Roman" w:hAnsi="Times New Roman" w:cs="Times New Roman"/>
        </w:rPr>
        <w:t>oxygen isotope data</w:t>
      </w:r>
      <w:r>
        <w:rPr>
          <w:rFonts w:ascii="Times New Roman" w:hAnsi="Times New Roman" w:cs="Times New Roman"/>
        </w:rPr>
        <w:t xml:space="preserve"> by </w:t>
      </w:r>
      <w:r w:rsidR="00C92731">
        <w:rPr>
          <w:rFonts w:ascii="Times New Roman" w:hAnsi="Times New Roman" w:cs="Times New Roman"/>
        </w:rPr>
        <w:t xml:space="preserve">calculating </w:t>
      </w:r>
      <w:r w:rsidR="00EA19BC">
        <w:rPr>
          <w:rFonts w:ascii="Times New Roman" w:hAnsi="Times New Roman" w:cs="Times New Roman"/>
        </w:rPr>
        <w:t>the</w:t>
      </w:r>
      <w:r w:rsidR="00C92731">
        <w:rPr>
          <w:rFonts w:ascii="Times New Roman" w:hAnsi="Times New Roman" w:cs="Times New Roman"/>
        </w:rPr>
        <w:t xml:space="preserve"> </w:t>
      </w:r>
      <w:r w:rsidR="004C63C9">
        <w:rPr>
          <w:rFonts w:ascii="Times New Roman" w:hAnsi="Times New Roman" w:cs="Times New Roman"/>
        </w:rPr>
        <w:t xml:space="preserve">magnitude of </w:t>
      </w:r>
      <w:r w:rsidR="00C92731">
        <w:rPr>
          <w:rFonts w:ascii="Times New Roman" w:hAnsi="Times New Roman" w:cs="Times New Roman"/>
        </w:rPr>
        <w:t>difference</w:t>
      </w:r>
      <w:r w:rsidR="004C63C9">
        <w:rPr>
          <w:rFonts w:ascii="Times New Roman" w:hAnsi="Times New Roman" w:cs="Times New Roman"/>
        </w:rPr>
        <w:t xml:space="preserve"> between any two adjacent data points in time</w:t>
      </w:r>
      <w:r w:rsidR="001128CD">
        <w:rPr>
          <w:rFonts w:ascii="Times New Roman" w:hAnsi="Times New Roman" w:cs="Times New Roman"/>
        </w:rPr>
        <w:t xml:space="preserve"> </w:t>
      </w:r>
      <w:r w:rsidR="001128CD">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4BA90B30-1D96-472D-A6EA-06EB02BF468C&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1128CD">
        <w:rPr>
          <w:rFonts w:ascii="Times New Roman" w:hAnsi="Times New Roman" w:cs="Times New Roman"/>
        </w:rPr>
        <w:fldChar w:fldCharType="separate"/>
      </w:r>
      <w:r w:rsidR="00D45F4E">
        <w:rPr>
          <w:rFonts w:ascii="Times New Roman" w:hAnsi="Times New Roman" w:cs="Times New Roman"/>
        </w:rPr>
        <w:t>(Alroy et al., 2000)</w:t>
      </w:r>
      <w:r w:rsidR="001128CD">
        <w:rPr>
          <w:rFonts w:ascii="Times New Roman" w:hAnsi="Times New Roman" w:cs="Times New Roman"/>
        </w:rPr>
        <w:fldChar w:fldCharType="end"/>
      </w:r>
      <w:r w:rsidR="00C92731">
        <w:rPr>
          <w:rFonts w:ascii="Times New Roman" w:hAnsi="Times New Roman" w:cs="Times New Roman"/>
        </w:rPr>
        <w:t xml:space="preserve">. </w:t>
      </w:r>
      <w:r w:rsidR="005736F6">
        <w:rPr>
          <w:rFonts w:ascii="Times New Roman" w:hAnsi="Times New Roman" w:cs="Times New Roman"/>
        </w:rPr>
        <w:t xml:space="preserve">However, in order to do this some of the data had to be </w:t>
      </w:r>
      <w:r w:rsidR="00736CCB">
        <w:rPr>
          <w:rFonts w:ascii="Times New Roman" w:hAnsi="Times New Roman" w:cs="Times New Roman"/>
        </w:rPr>
        <w:t xml:space="preserve">averaged </w:t>
      </w:r>
      <w:r w:rsidR="005736F6">
        <w:rPr>
          <w:rFonts w:ascii="Times New Roman" w:hAnsi="Times New Roman" w:cs="Times New Roman"/>
        </w:rPr>
        <w:t>as some specimens shared the same points in time</w:t>
      </w:r>
      <w:r w:rsidR="00F1471E">
        <w:rPr>
          <w:rFonts w:ascii="Times New Roman" w:hAnsi="Times New Roman" w:cs="Times New Roman"/>
        </w:rPr>
        <w:t xml:space="preserve"> since detrending the data requires taking the differences between adjacent time points</w:t>
      </w:r>
      <w:r w:rsidR="005736F6">
        <w:rPr>
          <w:rFonts w:ascii="Times New Roman" w:hAnsi="Times New Roman" w:cs="Times New Roman"/>
        </w:rPr>
        <w:t>. For example</w:t>
      </w:r>
      <w:r w:rsidR="00F3301C">
        <w:rPr>
          <w:rFonts w:ascii="Times New Roman" w:hAnsi="Times New Roman" w:cs="Times New Roman"/>
        </w:rPr>
        <w:t>, if fossil species</w:t>
      </w:r>
      <w:r w:rsidR="005736F6">
        <w:rPr>
          <w:rFonts w:ascii="Times New Roman" w:hAnsi="Times New Roman" w:cs="Times New Roman"/>
        </w:rPr>
        <w:t xml:space="preserve"> </w:t>
      </w:r>
      <w:r w:rsidR="00F3301C">
        <w:rPr>
          <w:rFonts w:ascii="Times New Roman" w:hAnsi="Times New Roman" w:cs="Times New Roman"/>
        </w:rPr>
        <w:t>A (with a CC of 400mL) and B (with a CC of 500mL) both</w:t>
      </w:r>
      <w:r w:rsidR="005736F6">
        <w:rPr>
          <w:rFonts w:ascii="Times New Roman" w:hAnsi="Times New Roman" w:cs="Times New Roman"/>
        </w:rPr>
        <w:t xml:space="preserve"> appeared at </w:t>
      </w:r>
      <w:r w:rsidR="00F3301C">
        <w:rPr>
          <w:rFonts w:ascii="Times New Roman" w:hAnsi="Times New Roman" w:cs="Times New Roman"/>
        </w:rPr>
        <w:t>22.1</w:t>
      </w:r>
      <w:r w:rsidR="00BD2314">
        <w:rPr>
          <w:rFonts w:ascii="Times New Roman" w:hAnsi="Times New Roman" w:cs="Times New Roman"/>
        </w:rPr>
        <w:t>Ma</w:t>
      </w:r>
      <w:r w:rsidR="00F3301C">
        <w:rPr>
          <w:rFonts w:ascii="Times New Roman" w:hAnsi="Times New Roman" w:cs="Times New Roman"/>
        </w:rPr>
        <w:t>, their CCs would be averaged to get a CC of 450mL for time point 22.1</w:t>
      </w:r>
      <w:r w:rsidR="00BD2314">
        <w:rPr>
          <w:rFonts w:ascii="Times New Roman" w:hAnsi="Times New Roman" w:cs="Times New Roman"/>
        </w:rPr>
        <w:t>Ma</w:t>
      </w:r>
      <w:r w:rsidR="00F1471E">
        <w:rPr>
          <w:rFonts w:ascii="Times New Roman" w:hAnsi="Times New Roman" w:cs="Times New Roman"/>
        </w:rPr>
        <w:t>.</w:t>
      </w:r>
    </w:p>
    <w:p w14:paraId="5B7F408D" w14:textId="77777777" w:rsidR="009168D7" w:rsidRPr="00862889" w:rsidRDefault="009168D7"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6A2E1CC8" w14:textId="0913E2D6" w:rsidR="00DC35D8" w:rsidDel="003130A1" w:rsidRDefault="004C42EA" w:rsidP="003E7449">
      <w:pPr>
        <w:rPr>
          <w:del w:id="199" w:author="Chet Sherwood" w:date="2015-12-23T11:55:00Z"/>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Pr>
          <w:rFonts w:ascii="Times New Roman" w:hAnsi="Times New Roman" w:cs="Times New Roman"/>
        </w:rPr>
        <w:t xml:space="preserve">orders were </w:t>
      </w:r>
      <w:proofErr w:type="gramStart"/>
      <w:r>
        <w:rPr>
          <w:rFonts w:ascii="Times New Roman" w:hAnsi="Times New Roman" w:cs="Times New Roman"/>
        </w:rPr>
        <w:t>analyzed</w:t>
      </w:r>
      <w:proofErr w:type="gramEnd"/>
      <w:r>
        <w:rPr>
          <w:rFonts w:ascii="Times New Roman" w:hAnsi="Times New Roman" w:cs="Times New Roman"/>
        </w:rPr>
        <w:t xml:space="preserve">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w:t>
      </w:r>
      <w:proofErr w:type="spellStart"/>
      <w:r w:rsidR="00967BB2">
        <w:rPr>
          <w:rFonts w:ascii="Times New Roman" w:hAnsi="Times New Roman" w:cs="Times New Roman"/>
        </w:rPr>
        <w:t>ce</w:t>
      </w:r>
      <w:proofErr w:type="spellEnd"/>
      <w:r w:rsidR="00967BB2">
        <w:rPr>
          <w:rFonts w:ascii="Times New Roman" w:hAnsi="Times New Roman" w:cs="Times New Roman"/>
        </w:rPr>
        <w:t>)</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When separated by order, most</w:t>
      </w:r>
      <w:r w:rsidR="00967BB2">
        <w:rPr>
          <w:rFonts w:ascii="Times New Roman" w:hAnsi="Times New Roman" w:cs="Times New Roman"/>
        </w:rPr>
        <w:t xml:space="preserve"> mammalian orders showed evidence of incr</w:t>
      </w:r>
      <w:r w:rsidR="00EF23A3">
        <w:rPr>
          <w:rFonts w:ascii="Times New Roman" w:hAnsi="Times New Roman" w:cs="Times New Roman"/>
        </w:rPr>
        <w:t xml:space="preserve">easing CC over time, including </w:t>
      </w:r>
      <w:r w:rsidR="00703937">
        <w:rPr>
          <w:rFonts w:ascii="Times New Roman" w:hAnsi="Times New Roman" w:cs="Times New Roman"/>
        </w:rPr>
        <w:t>Artiodactyla</w:t>
      </w:r>
      <w:r w:rsidR="007C0314">
        <w:rPr>
          <w:rFonts w:ascii="Times New Roman" w:hAnsi="Times New Roman" w:cs="Times New Roman"/>
        </w:rPr>
        <w:t xml:space="preserve">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proofErr w:type="spellStart"/>
      <w:r w:rsidR="007C0314">
        <w:rPr>
          <w:rFonts w:ascii="Times New Roman" w:hAnsi="Times New Roman" w:cs="Times New Roman"/>
        </w:rPr>
        <w:t>ce</w:t>
      </w:r>
      <w:proofErr w:type="spellEnd"/>
      <w:r w:rsidR="007C0314">
        <w:rPr>
          <w:rFonts w:ascii="Times New Roman" w:hAnsi="Times New Roman" w:cs="Times New Roman"/>
        </w:rPr>
        <w:t>=-0.08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xml:space="preserve">), </w:t>
      </w:r>
      <w:r w:rsidR="00703937">
        <w:rPr>
          <w:rFonts w:ascii="Times New Roman" w:hAnsi="Times New Roman" w:cs="Times New Roman"/>
        </w:rPr>
        <w:t>Carnivora</w:t>
      </w:r>
      <w:r w:rsidR="007C0314">
        <w:rPr>
          <w:rFonts w:ascii="Times New Roman" w:hAnsi="Times New Roman" w:cs="Times New Roman"/>
        </w:rPr>
        <w:t xml:space="preserve">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proofErr w:type="spellStart"/>
      <w:r w:rsidR="007C0314">
        <w:rPr>
          <w:rFonts w:ascii="Times New Roman" w:hAnsi="Times New Roman" w:cs="Times New Roman"/>
        </w:rPr>
        <w:t>ce</w:t>
      </w:r>
      <w:proofErr w:type="spellEnd"/>
      <w:r w:rsidR="007C0314">
        <w:rPr>
          <w:rFonts w:ascii="Times New Roman" w:hAnsi="Times New Roman" w:cs="Times New Roman"/>
        </w:rPr>
        <w:t>=-0.038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w:t>
      </w:r>
      <w:r w:rsidR="00F939F3">
        <w:rPr>
          <w:rFonts w:ascii="Times New Roman" w:hAnsi="Times New Roman" w:cs="Times New Roman"/>
        </w:rPr>
        <w:t>P</w:t>
      </w:r>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proofErr w:type="spellStart"/>
      <w:r w:rsidR="00967BB2">
        <w:rPr>
          <w:rFonts w:ascii="Times New Roman" w:hAnsi="Times New Roman" w:cs="Times New Roman"/>
        </w:rPr>
        <w:t>ce</w:t>
      </w:r>
      <w:proofErr w:type="spellEnd"/>
      <w:r w:rsidR="00967BB2">
        <w:rPr>
          <w:rFonts w:ascii="Times New Roman" w:hAnsi="Times New Roman" w:cs="Times New Roman"/>
        </w:rPr>
        <w:t xml:space="preserv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 xml:space="preserve">and </w:t>
      </w:r>
      <w:r w:rsidR="00486DE7">
        <w:rPr>
          <w:rFonts w:ascii="Times New Roman" w:hAnsi="Times New Roman" w:cs="Times New Roman"/>
        </w:rPr>
        <w:t>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proofErr w:type="spellStart"/>
      <w:r w:rsidR="007C0314">
        <w:rPr>
          <w:rFonts w:ascii="Times New Roman" w:hAnsi="Times New Roman" w:cs="Times New Roman"/>
        </w:rPr>
        <w:t>ce</w:t>
      </w:r>
      <w:proofErr w:type="spellEnd"/>
      <w:r w:rsidR="007C0314">
        <w:rPr>
          <w:rFonts w:ascii="Times New Roman" w:hAnsi="Times New Roman" w:cs="Times New Roman"/>
        </w:rPr>
        <w:t>=-0.057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t xml:space="preserve">p=0.009). </w:t>
      </w:r>
      <w:r w:rsidR="00A41265">
        <w:rPr>
          <w:rFonts w:ascii="Times New Roman" w:hAnsi="Times New Roman" w:cs="Times New Roman"/>
        </w:rPr>
        <w:t>Hominin</w:t>
      </w:r>
      <w:r w:rsidR="002E48AA">
        <w:rPr>
          <w:rFonts w:ascii="Times New Roman" w:hAnsi="Times New Roman" w:cs="Times New Roman"/>
        </w:rPr>
        <w:t xml:space="preserve">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other mammalian orders</w:t>
      </w:r>
      <w:r w:rsidR="00BC538A">
        <w:rPr>
          <w:rFonts w:ascii="Times New Roman" w:hAnsi="Times New Roman" w:cs="Times New Roman"/>
        </w:rPr>
        <w:t xml:space="preserve">. </w:t>
      </w:r>
      <w:r w:rsidR="00A41265">
        <w:rPr>
          <w:rFonts w:ascii="Times New Roman" w:hAnsi="Times New Roman" w:cs="Times New Roman"/>
        </w:rPr>
        <w:t>Hominin</w:t>
      </w:r>
      <w:r w:rsidR="00354783">
        <w:rPr>
          <w:rFonts w:ascii="Times New Roman" w:hAnsi="Times New Roman" w:cs="Times New Roman"/>
        </w:rPr>
        <w:t xml:space="preserve"> species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w:t>
      </w:r>
      <w:r w:rsidR="00792909">
        <w:rPr>
          <w:rFonts w:ascii="Times New Roman" w:hAnsi="Times New Roman" w:cs="Times New Roman"/>
        </w:rPr>
        <w:lastRenderedPageBreak/>
        <w:t>CC</w:t>
      </w:r>
      <w:r w:rsidR="002E48AA">
        <w:rPr>
          <w:rFonts w:ascii="Times New Roman" w:hAnsi="Times New Roman" w:cs="Times New Roman"/>
        </w:rPr>
        <w:t xml:space="preserve"> over time </w:t>
      </w:r>
      <w:del w:id="200" w:author="Chet Sherwood" w:date="2015-12-23T11:55:00Z">
        <w:r w:rsidR="002E48AA" w:rsidDel="003130A1">
          <w:rPr>
            <w:rFonts w:ascii="Times New Roman" w:hAnsi="Times New Roman" w:cs="Times New Roman"/>
          </w:rPr>
          <w:delText xml:space="preserve">by far </w:delText>
        </w:r>
      </w:del>
      <w:r w:rsidR="002E48AA">
        <w:rPr>
          <w:rFonts w:ascii="Times New Roman" w:hAnsi="Times New Roman" w:cs="Times New Roman"/>
        </w:rPr>
        <w:t>(</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proofErr w:type="spellStart"/>
      <w:r w:rsidR="002E48AA">
        <w:rPr>
          <w:rFonts w:ascii="Times New Roman" w:hAnsi="Times New Roman" w:cs="Times New Roman"/>
        </w:rPr>
        <w:t>ce</w:t>
      </w:r>
      <w:proofErr w:type="spellEnd"/>
      <w:r w:rsidR="002E48AA">
        <w:rPr>
          <w:rFonts w:ascii="Times New Roman" w:hAnsi="Times New Roman" w:cs="Times New Roman"/>
        </w:rPr>
        <w:t>=</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p>
    <w:p w14:paraId="7B783680" w14:textId="226D7974" w:rsidR="004C42EA" w:rsidRDefault="003130A1" w:rsidP="003E7449">
      <w:pPr>
        <w:rPr>
          <w:rFonts w:ascii="Times New Roman" w:hAnsi="Times New Roman" w:cs="Times New Roman"/>
        </w:rPr>
      </w:pPr>
      <w:ins w:id="201" w:author="Chet Sherwood" w:date="2015-12-23T11:55:00Z">
        <w:r>
          <w:rPr>
            <w:rFonts w:ascii="Times New Roman" w:hAnsi="Times New Roman" w:cs="Times New Roman"/>
          </w:rPr>
          <w:t xml:space="preserve"> </w:t>
        </w:r>
      </w:ins>
      <w:r w:rsidR="00DC35D8">
        <w:rPr>
          <w:rFonts w:ascii="Times New Roman" w:hAnsi="Times New Roman" w:cs="Times New Roman"/>
        </w:rPr>
        <w:t xml:space="preserve">Results are </w:t>
      </w:r>
      <w:del w:id="202" w:author="Chet Sherwood" w:date="2015-12-23T11:55:00Z">
        <w:r w:rsidR="00DC35D8" w:rsidDel="007F116F">
          <w:rPr>
            <w:rFonts w:ascii="Times New Roman" w:hAnsi="Times New Roman" w:cs="Times New Roman"/>
          </w:rPr>
          <w:delText xml:space="preserve">summarized </w:delText>
        </w:r>
      </w:del>
      <w:ins w:id="203" w:author="Chet Sherwood" w:date="2015-12-23T11:55:00Z">
        <w:r w:rsidR="007F116F">
          <w:rPr>
            <w:rFonts w:ascii="Times New Roman" w:hAnsi="Times New Roman" w:cs="Times New Roman"/>
          </w:rPr>
          <w:t xml:space="preserve">shown </w:t>
        </w:r>
      </w:ins>
      <w:r w:rsidR="00DC35D8">
        <w:rPr>
          <w:rFonts w:ascii="Times New Roman" w:hAnsi="Times New Roman" w:cs="Times New Roman"/>
        </w:rPr>
        <w:t>in table X</w:t>
      </w:r>
      <w:r w:rsidR="002E48AA">
        <w:rPr>
          <w:rFonts w:ascii="Times New Roman" w:hAnsi="Times New Roman" w:cs="Times New Roman"/>
        </w:rPr>
        <w:t xml:space="preserve"> and </w:t>
      </w:r>
      <w:del w:id="204" w:author="Chet Sherwood" w:date="2015-12-23T11:55:00Z">
        <w:r w:rsidR="002E48AA" w:rsidDel="007F116F">
          <w:rPr>
            <w:rFonts w:ascii="Times New Roman" w:hAnsi="Times New Roman" w:cs="Times New Roman"/>
          </w:rPr>
          <w:delText xml:space="preserve">data is plotted in </w:delText>
        </w:r>
      </w:del>
      <w:r w:rsidR="002E48AA">
        <w:rPr>
          <w:rFonts w:ascii="Times New Roman" w:hAnsi="Times New Roman" w:cs="Times New Roman"/>
        </w:rPr>
        <w:t>Figure X</w:t>
      </w:r>
      <w:r w:rsidR="00DC35D8">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7A8A900" w14:textId="75E0544A" w:rsidR="00BC538A" w:rsidDel="005D221B" w:rsidRDefault="00BC538A" w:rsidP="000A50DA">
      <w:pPr>
        <w:ind w:firstLine="720"/>
        <w:rPr>
          <w:del w:id="205" w:author="Chet Sherwood" w:date="2015-12-23T11:57:00Z"/>
          <w:rFonts w:ascii="Times New Roman" w:hAnsi="Times New Roman" w:cs="Times New Roman"/>
        </w:rPr>
      </w:pPr>
      <w:r>
        <w:rPr>
          <w:rFonts w:ascii="Times New Roman" w:hAnsi="Times New Roman" w:cs="Times New Roman"/>
        </w:rPr>
        <w:t xml:space="preserve">Using the ancestral </w:t>
      </w:r>
      <w:ins w:id="206" w:author="Chet Sherwood" w:date="2015-12-23T11:55:00Z">
        <w:r w:rsidR="007F116F">
          <w:rPr>
            <w:rFonts w:ascii="Times New Roman" w:hAnsi="Times New Roman" w:cs="Times New Roman"/>
          </w:rPr>
          <w:t xml:space="preserve">reconstruction </w:t>
        </w:r>
      </w:ins>
      <w:r>
        <w:rPr>
          <w:rFonts w:ascii="Times New Roman" w:hAnsi="Times New Roman" w:cs="Times New Roman"/>
        </w:rPr>
        <w:t>CC dataset, when all orders were analyzed as one group</w:t>
      </w:r>
      <w:r w:rsidR="00A4745B">
        <w:rPr>
          <w:rFonts w:ascii="Times New Roman" w:hAnsi="Times New Roman" w:cs="Times New Roman"/>
        </w:rPr>
        <w:t>,</w:t>
      </w:r>
      <w:r>
        <w:rPr>
          <w:rFonts w:ascii="Times New Roman" w:hAnsi="Times New Roman" w:cs="Times New Roman"/>
        </w:rPr>
        <w:t xml:space="preserve">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proofErr w:type="spellStart"/>
      <w:r w:rsidR="00FD4695">
        <w:rPr>
          <w:rFonts w:ascii="Times New Roman" w:hAnsi="Times New Roman" w:cs="Times New Roman"/>
        </w:rPr>
        <w:t>ce</w:t>
      </w:r>
      <w:proofErr w:type="spellEnd"/>
      <w:r w:rsidR="00FD4695">
        <w:rPr>
          <w:rFonts w:ascii="Times New Roman" w:hAnsi="Times New Roman" w:cs="Times New Roman"/>
        </w:rPr>
        <w:t>=0.035, se=0.007, p=0.000</w:t>
      </w:r>
      <w:r w:rsidR="00166107">
        <w:rPr>
          <w:rFonts w:ascii="Times New Roman" w:hAnsi="Times New Roman" w:cs="Times New Roman"/>
        </w:rPr>
        <w:t>)</w:t>
      </w:r>
      <w:r>
        <w:rPr>
          <w:rFonts w:ascii="Times New Roman" w:hAnsi="Times New Roman" w:cs="Times New Roman"/>
        </w:rPr>
        <w:t xml:space="preserve">. No individual mammalian orders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486DE7">
        <w:rPr>
          <w:rFonts w:ascii="Times New Roman" w:hAnsi="Times New Roman" w:cs="Times New Roman"/>
        </w:rPr>
        <w:t xml:space="preserve">or </w:t>
      </w:r>
      <w:proofErr w:type="gramStart"/>
      <w:r w:rsidR="00486DE7">
        <w:rPr>
          <w:rFonts w:ascii="Times New Roman" w:hAnsi="Times New Roman" w:cs="Times New Roman"/>
        </w:rPr>
        <w:t>P</w:t>
      </w:r>
      <w:r w:rsidR="00FD4695">
        <w:rPr>
          <w:rFonts w:ascii="Times New Roman" w:hAnsi="Times New Roman" w:cs="Times New Roman"/>
        </w:rPr>
        <w:t>rimate</w:t>
      </w:r>
      <w:r w:rsidR="00E47D51">
        <w:rPr>
          <w:rFonts w:ascii="Times New Roman" w:hAnsi="Times New Roman" w:cs="Times New Roman"/>
        </w:rPr>
        <w:t>s</w:t>
      </w:r>
      <w:r w:rsidR="00FD4695">
        <w:rPr>
          <w:rFonts w:ascii="Times New Roman" w:hAnsi="Times New Roman" w:cs="Times New Roman"/>
        </w:rPr>
        <w:t xml:space="preserve"> which</w:t>
      </w:r>
      <w:proofErr w:type="gramEnd"/>
      <w:r w:rsidR="00FD4695">
        <w:rPr>
          <w:rFonts w:ascii="Times New Roman" w:hAnsi="Times New Roman" w:cs="Times New Roman"/>
        </w:rPr>
        <w:t xml:space="preserve"> showed an increase in CC as time </w:t>
      </w:r>
      <w:del w:id="207" w:author="Chet Sherwood" w:date="2015-12-23T11:56:00Z">
        <w:r w:rsidR="00FD4695" w:rsidDel="007F116F">
          <w:rPr>
            <w:rFonts w:ascii="Times New Roman" w:hAnsi="Times New Roman" w:cs="Times New Roman"/>
          </w:rPr>
          <w:delText>grew closer to</w:delText>
        </w:r>
      </w:del>
      <w:ins w:id="208" w:author="Chet Sherwood" w:date="2015-12-23T11:56:00Z">
        <w:r w:rsidR="007F116F">
          <w:rPr>
            <w:rFonts w:ascii="Times New Roman" w:hAnsi="Times New Roman" w:cs="Times New Roman"/>
          </w:rPr>
          <w:t>approached</w:t>
        </w:r>
      </w:ins>
      <w:r w:rsidR="00FD4695">
        <w:rPr>
          <w:rFonts w:ascii="Times New Roman" w:hAnsi="Times New Roman" w:cs="Times New Roman"/>
        </w:rPr>
        <w:t xml:space="preserve">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0E778F">
        <w:rPr>
          <w:rFonts w:ascii="Times New Roman" w:hAnsi="Times New Roman" w:cs="Times New Roman"/>
        </w:rPr>
        <w:t>=0.074</w:t>
      </w:r>
      <w:r w:rsidR="00BC41B0">
        <w:rPr>
          <w:rFonts w:ascii="Times New Roman" w:hAnsi="Times New Roman" w:cs="Times New Roman"/>
        </w:rPr>
        <w:t xml:space="preserve">, </w:t>
      </w:r>
      <w:proofErr w:type="spellStart"/>
      <w:r w:rsidR="00FD4695">
        <w:rPr>
          <w:rFonts w:ascii="Times New Roman" w:hAnsi="Times New Roman" w:cs="Times New Roman"/>
        </w:rPr>
        <w:t>ce</w:t>
      </w:r>
      <w:proofErr w:type="spellEnd"/>
      <w:r w:rsidR="00FD4695">
        <w:rPr>
          <w:rFonts w:ascii="Times New Roman" w:hAnsi="Times New Roman" w:cs="Times New Roman"/>
        </w:rPr>
        <w:t>=-0.024, se=0.177, p=0.012).</w:t>
      </w:r>
      <w:r w:rsidR="009D47D9">
        <w:rPr>
          <w:rFonts w:ascii="Times New Roman" w:hAnsi="Times New Roman" w:cs="Times New Roman"/>
        </w:rPr>
        <w:t xml:space="preserve"> As mentioned above, </w:t>
      </w:r>
      <w:r w:rsidR="00D13855">
        <w:rPr>
          <w:rFonts w:ascii="Times New Roman" w:hAnsi="Times New Roman" w:cs="Times New Roman"/>
        </w:rPr>
        <w:t xml:space="preserve">it was not possible to include </w:t>
      </w:r>
      <w:del w:id="209" w:author="Chet Sherwood" w:date="2015-12-23T11:57:00Z">
        <w:r w:rsidR="00A41265" w:rsidDel="005D221B">
          <w:rPr>
            <w:rFonts w:ascii="Times New Roman" w:hAnsi="Times New Roman" w:cs="Times New Roman"/>
          </w:rPr>
          <w:delText>H</w:delText>
        </w:r>
      </w:del>
      <w:ins w:id="210" w:author="Chet Sherwood" w:date="2015-12-23T11:57:00Z">
        <w:r w:rsidR="005D221B">
          <w:rPr>
            <w:rFonts w:ascii="Times New Roman" w:hAnsi="Times New Roman" w:cs="Times New Roman"/>
          </w:rPr>
          <w:t>h</w:t>
        </w:r>
      </w:ins>
      <w:r w:rsidR="00A41265">
        <w:rPr>
          <w:rFonts w:ascii="Times New Roman" w:hAnsi="Times New Roman" w:cs="Times New Roman"/>
        </w:rPr>
        <w:t>ominin</w:t>
      </w:r>
      <w:r w:rsidR="009D47D9">
        <w:rPr>
          <w:rFonts w:ascii="Times New Roman" w:hAnsi="Times New Roman" w:cs="Times New Roman"/>
        </w:rPr>
        <w:t xml:space="preserve">s in </w:t>
      </w:r>
      <w:r w:rsidR="007C0314">
        <w:rPr>
          <w:rFonts w:ascii="Times New Roman" w:hAnsi="Times New Roman" w:cs="Times New Roman"/>
        </w:rPr>
        <w:t>this type of analysi</w:t>
      </w:r>
      <w:r w:rsidR="009D47D9">
        <w:rPr>
          <w:rFonts w:ascii="Times New Roman" w:hAnsi="Times New Roman" w:cs="Times New Roman"/>
        </w:rPr>
        <w:t>s.</w:t>
      </w:r>
    </w:p>
    <w:p w14:paraId="62B2F41B" w14:textId="195ABA5B" w:rsidR="00610A1B" w:rsidRDefault="005D221B">
      <w:pPr>
        <w:ind w:firstLine="720"/>
        <w:rPr>
          <w:rFonts w:ascii="Times New Roman" w:hAnsi="Times New Roman" w:cs="Times New Roman"/>
        </w:rPr>
        <w:pPrChange w:id="211" w:author="Chet Sherwood" w:date="2015-12-23T11:56:00Z">
          <w:pPr/>
        </w:pPrChange>
      </w:pPr>
      <w:ins w:id="212" w:author="Chet Sherwood" w:date="2015-12-23T11:57:00Z">
        <w:r>
          <w:rPr>
            <w:rFonts w:ascii="Times New Roman" w:hAnsi="Times New Roman" w:cs="Times New Roman"/>
          </w:rPr>
          <w:t xml:space="preserve"> </w:t>
        </w:r>
      </w:ins>
      <w:r w:rsidR="009A594A">
        <w:rPr>
          <w:rFonts w:ascii="Times New Roman" w:hAnsi="Times New Roman" w:cs="Times New Roman"/>
        </w:rPr>
        <w:t xml:space="preserve">Results are </w:t>
      </w:r>
      <w:del w:id="213" w:author="Chet Sherwood" w:date="2015-12-23T11:56:00Z">
        <w:r w:rsidR="009A594A" w:rsidDel="007F116F">
          <w:rPr>
            <w:rFonts w:ascii="Times New Roman" w:hAnsi="Times New Roman" w:cs="Times New Roman"/>
          </w:rPr>
          <w:delText xml:space="preserve">summarized </w:delText>
        </w:r>
      </w:del>
      <w:ins w:id="214" w:author="Chet Sherwood" w:date="2015-12-23T11:56:00Z">
        <w:r w:rsidR="007F116F">
          <w:rPr>
            <w:rFonts w:ascii="Times New Roman" w:hAnsi="Times New Roman" w:cs="Times New Roman"/>
          </w:rPr>
          <w:t xml:space="preserve">shown </w:t>
        </w:r>
      </w:ins>
      <w:r w:rsidR="009A594A">
        <w:rPr>
          <w:rFonts w:ascii="Times New Roman" w:hAnsi="Times New Roman" w:cs="Times New Roman"/>
        </w:rPr>
        <w:t>in T</w:t>
      </w:r>
      <w:r w:rsidR="00610A1B">
        <w:rPr>
          <w:rFonts w:ascii="Times New Roman" w:hAnsi="Times New Roman" w:cs="Times New Roman"/>
        </w:rPr>
        <w:t xml:space="preserve">able X and </w:t>
      </w:r>
      <w:del w:id="215" w:author="Chet Sherwood" w:date="2015-12-23T11:56:00Z">
        <w:r w:rsidR="00610A1B" w:rsidDel="007F116F">
          <w:rPr>
            <w:rFonts w:ascii="Times New Roman" w:hAnsi="Times New Roman" w:cs="Times New Roman"/>
          </w:rPr>
          <w:delText xml:space="preserve">data is plotted in </w:delText>
        </w:r>
      </w:del>
      <w:r w:rsidR="00610A1B">
        <w:rPr>
          <w:rFonts w:ascii="Times New Roman" w:hAnsi="Times New Roman" w:cs="Times New Roman"/>
        </w:rPr>
        <w:t>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7945CC42" w14:textId="0A034120" w:rsidR="00970C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ins w:id="216" w:author="Chet Sherwood" w:date="2015-12-23T11:59:00Z">
        <w:r w:rsidR="005D221B">
          <w:rPr>
            <w:rFonts w:ascii="Times New Roman" w:hAnsi="Times New Roman" w:cs="Times New Roman"/>
          </w:rPr>
          <w:t xml:space="preserve">non-detrended data of </w:t>
        </w:r>
      </w:ins>
      <w:del w:id="217" w:author="Chet Sherwood" w:date="2015-12-23T11:57:00Z">
        <w:r w:rsidR="00F21C33" w:rsidDel="005D221B">
          <w:rPr>
            <w:rFonts w:ascii="Times New Roman" w:hAnsi="Times New Roman" w:cs="Times New Roman"/>
          </w:rPr>
          <w:delText xml:space="preserve">raw </w:delText>
        </w:r>
      </w:del>
      <w:r w:rsidR="00C97285">
        <w:rPr>
          <w:rFonts w:ascii="Times New Roman" w:hAnsi="Times New Roman" w:cs="Times New Roman"/>
        </w:rPr>
        <w:t>fo</w:t>
      </w:r>
      <w:r w:rsidR="001807F8">
        <w:rPr>
          <w:rFonts w:ascii="Times New Roman" w:hAnsi="Times New Roman" w:cs="Times New Roman"/>
        </w:rPr>
        <w:t>ssil CC from all orders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w:t>
      </w:r>
      <w:proofErr w:type="spellStart"/>
      <w:r w:rsidR="00BB3991">
        <w:rPr>
          <w:rFonts w:ascii="Times New Roman" w:hAnsi="Times New Roman" w:cs="Times New Roman"/>
        </w:rPr>
        <w:t>ce</w:t>
      </w:r>
      <w:proofErr w:type="spellEnd"/>
      <w:r w:rsidR="00BB3991">
        <w:rPr>
          <w:rFonts w:ascii="Times New Roman" w:hAnsi="Times New Roman" w:cs="Times New Roman"/>
        </w:rPr>
        <w:t>=0.908-1.102,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w:t>
      </w:r>
      <w:del w:id="218" w:author="Chet Sherwood" w:date="2015-12-23T11:57:00Z">
        <w:r w:rsidR="00F261BB" w:rsidDel="005D221B">
          <w:rPr>
            <w:rFonts w:ascii="Times New Roman" w:hAnsi="Times New Roman" w:cs="Times New Roman"/>
          </w:rPr>
          <w:delText xml:space="preserve">in </w:delText>
        </w:r>
      </w:del>
      <w:r w:rsidR="00F261BB">
        <w:rPr>
          <w:rFonts w:ascii="Times New Roman" w:hAnsi="Times New Roman" w:cs="Times New Roman"/>
        </w:rPr>
        <w:t xml:space="preserve">into </w:t>
      </w:r>
      <w:ins w:id="219" w:author="Chet Sherwood" w:date="2015-12-23T11:57:00Z">
        <w:r w:rsidR="005D221B">
          <w:rPr>
            <w:rFonts w:ascii="Times New Roman" w:hAnsi="Times New Roman" w:cs="Times New Roman"/>
          </w:rPr>
          <w:t xml:space="preserve">separate </w:t>
        </w:r>
      </w:ins>
      <w:r w:rsidR="00F261BB">
        <w:rPr>
          <w:rFonts w:ascii="Times New Roman" w:hAnsi="Times New Roman" w:cs="Times New Roman"/>
        </w:rPr>
        <w:t xml:space="preserve">orders, </w:t>
      </w:r>
      <w:r w:rsidR="00703937">
        <w:rPr>
          <w:rFonts w:ascii="Times New Roman" w:hAnsi="Times New Roman" w:cs="Times New Roman"/>
        </w:rPr>
        <w:t>Carnivora</w:t>
      </w:r>
      <w:r w:rsidR="00CC4254">
        <w:rPr>
          <w:rFonts w:ascii="Times New Roman" w:hAnsi="Times New Roman" w:cs="Times New Roman"/>
        </w:rPr>
        <w:t xml:space="preserve"> CC was also predicted by Trend at all intervals (</w:t>
      </w:r>
      <w:proofErr w:type="spellStart"/>
      <w:r w:rsidR="009A594A">
        <w:rPr>
          <w:rFonts w:ascii="Times New Roman" w:hAnsi="Times New Roman" w:cs="Times New Roman"/>
        </w:rPr>
        <w:t>ce</w:t>
      </w:r>
      <w:proofErr w:type="spellEnd"/>
      <w:r w:rsidR="009A594A">
        <w:rPr>
          <w:rFonts w:ascii="Times New Roman" w:hAnsi="Times New Roman" w:cs="Times New Roman"/>
        </w:rPr>
        <w:t>=0.679-0.739, se=0.191-0.208, p=0.001-0.002) (Table X).</w:t>
      </w:r>
      <w:r w:rsidR="00BB43B7">
        <w:rPr>
          <w:rFonts w:ascii="Times New Roman" w:hAnsi="Times New Roman" w:cs="Times New Roman"/>
        </w:rPr>
        <w:t xml:space="preserve"> </w:t>
      </w:r>
      <w:r w:rsidR="002D70EA">
        <w:rPr>
          <w:rFonts w:ascii="Times New Roman" w:hAnsi="Times New Roman" w:cs="Times New Roman"/>
        </w:rPr>
        <w:t>Cetacea CC was only predicted by Rate at the 1My time interval (</w:t>
      </w:r>
      <w:proofErr w:type="spellStart"/>
      <w:r w:rsidR="002D70EA">
        <w:rPr>
          <w:rFonts w:ascii="Times New Roman" w:hAnsi="Times New Roman" w:cs="Times New Roman"/>
        </w:rPr>
        <w:t>ce</w:t>
      </w:r>
      <w:proofErr w:type="spellEnd"/>
      <w:r w:rsidR="002D70EA">
        <w:rPr>
          <w:rFonts w:ascii="Times New Roman" w:hAnsi="Times New Roman" w:cs="Times New Roman"/>
        </w:rPr>
        <w:t xml:space="preserve">=2.286, se=0.836, p=2.735). </w:t>
      </w:r>
      <w:r w:rsidR="00703937">
        <w:rPr>
          <w:rFonts w:ascii="Times New Roman" w:hAnsi="Times New Roman" w:cs="Times New Roman"/>
        </w:rPr>
        <w:t>Artiodactyla</w:t>
      </w:r>
      <w:r w:rsidR="00F261BB">
        <w:rPr>
          <w:rFonts w:ascii="Times New Roman" w:hAnsi="Times New Roman" w:cs="Times New Roman"/>
        </w:rPr>
        <w:t xml:space="preserve">, perissodactyla, and </w:t>
      </w:r>
      <w:r w:rsidR="00EE3313">
        <w:rPr>
          <w:rFonts w:ascii="Times New Roman" w:hAnsi="Times New Roman" w:cs="Times New Roman"/>
        </w:rPr>
        <w:t>Primate</w:t>
      </w:r>
      <w:r w:rsidR="002D70EA">
        <w:rPr>
          <w:rFonts w:ascii="Times New Roman" w:hAnsi="Times New Roman" w:cs="Times New Roman"/>
        </w:rPr>
        <w:t xml:space="preserv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r w:rsidR="005F18BB">
        <w:rPr>
          <w:rFonts w:ascii="Times New Roman" w:hAnsi="Times New Roman" w:cs="Times New Roman"/>
        </w:rPr>
        <w:t xml:space="preserve"> </w:t>
      </w:r>
      <w:r w:rsidR="00AB5EEB">
        <w:rPr>
          <w:rFonts w:ascii="Times New Roman" w:hAnsi="Times New Roman" w:cs="Times New Roman"/>
        </w:rPr>
        <w:t xml:space="preserve">Species-mean </w:t>
      </w:r>
      <w:del w:id="220" w:author="Chet Sherwood" w:date="2015-12-23T11:58:00Z">
        <w:r w:rsidR="00A41265" w:rsidDel="005D221B">
          <w:rPr>
            <w:rFonts w:ascii="Times New Roman" w:hAnsi="Times New Roman" w:cs="Times New Roman"/>
          </w:rPr>
          <w:delText>H</w:delText>
        </w:r>
      </w:del>
      <w:ins w:id="221" w:author="Chet Sherwood" w:date="2015-12-23T11:58:00Z">
        <w:r w:rsidR="005D221B">
          <w:rPr>
            <w:rFonts w:ascii="Times New Roman" w:hAnsi="Times New Roman" w:cs="Times New Roman"/>
          </w:rPr>
          <w:t>h</w:t>
        </w:r>
      </w:ins>
      <w:r w:rsidR="00A41265">
        <w:rPr>
          <w:rFonts w:ascii="Times New Roman" w:hAnsi="Times New Roman" w:cs="Times New Roman"/>
        </w:rPr>
        <w:t>ominin</w:t>
      </w:r>
      <w:r w:rsidR="005F18BB">
        <w:rPr>
          <w:rFonts w:ascii="Times New Roman" w:hAnsi="Times New Roman" w:cs="Times New Roman"/>
        </w:rPr>
        <w:t xml:space="preserve"> CC was predicted only by Trend at the 400Ky (</w:t>
      </w:r>
      <w:proofErr w:type="spellStart"/>
      <w:r w:rsidR="005F18BB">
        <w:rPr>
          <w:rFonts w:ascii="Times New Roman" w:hAnsi="Times New Roman" w:cs="Times New Roman"/>
        </w:rPr>
        <w:t>ce</w:t>
      </w:r>
      <w:proofErr w:type="spellEnd"/>
      <w:r w:rsidR="005F18BB">
        <w:rPr>
          <w:rFonts w:ascii="Times New Roman" w:hAnsi="Times New Roman" w:cs="Times New Roman"/>
        </w:rPr>
        <w:t>=0.328, se=0.122, p=0.025) and 200Ky (</w:t>
      </w:r>
      <w:proofErr w:type="spellStart"/>
      <w:r w:rsidR="005F18BB">
        <w:rPr>
          <w:rFonts w:ascii="Times New Roman" w:hAnsi="Times New Roman" w:cs="Times New Roman"/>
        </w:rPr>
        <w:t>ce</w:t>
      </w:r>
      <w:proofErr w:type="spellEnd"/>
      <w:r w:rsidR="005F18BB">
        <w:rPr>
          <w:rFonts w:ascii="Times New Roman" w:hAnsi="Times New Roman" w:cs="Times New Roman"/>
        </w:rPr>
        <w:t>=0.361, se=0.105, p=0.007) intervals.</w:t>
      </w:r>
      <w:r w:rsidR="00492CAA">
        <w:rPr>
          <w:rFonts w:ascii="Times New Roman" w:hAnsi="Times New Roman" w:cs="Times New Roman"/>
        </w:rPr>
        <w:t xml:space="preserve"> </w:t>
      </w:r>
      <w:commentRangeStart w:id="222"/>
      <w:r w:rsidR="002A0D8E">
        <w:rPr>
          <w:rFonts w:ascii="Times New Roman" w:hAnsi="Times New Roman" w:cs="Times New Roman"/>
        </w:rPr>
        <w:t xml:space="preserve">In order to explore the effect of increased sample size on the results, </w:t>
      </w:r>
      <w:proofErr w:type="gramStart"/>
      <w:r w:rsidR="002A0D8E">
        <w:rPr>
          <w:rFonts w:ascii="Times New Roman" w:hAnsi="Times New Roman" w:cs="Times New Roman"/>
        </w:rPr>
        <w:t>th</w:t>
      </w:r>
      <w:proofErr w:type="gramEnd"/>
      <w:del w:id="223" w:author="Chet Sherwood" w:date="2015-12-23T11:58:00Z">
        <w:r w:rsidR="002A0D8E" w:rsidDel="005D221B">
          <w:rPr>
            <w:rFonts w:ascii="Times New Roman" w:hAnsi="Times New Roman" w:cs="Times New Roman"/>
          </w:rPr>
          <w:delText>i</w:delText>
        </w:r>
      </w:del>
      <w:ins w:id="224" w:author="Chet Sherwood" w:date="2015-12-23T11:58:00Z">
        <w:r w:rsidR="005D221B">
          <w:rPr>
            <w:rFonts w:ascii="Times New Roman" w:hAnsi="Times New Roman" w:cs="Times New Roman"/>
          </w:rPr>
          <w:t>e</w:t>
        </w:r>
      </w:ins>
      <w:r w:rsidR="002A0D8E">
        <w:rPr>
          <w:rFonts w:ascii="Times New Roman" w:hAnsi="Times New Roman" w:cs="Times New Roman"/>
        </w:rPr>
        <w:t>s</w:t>
      </w:r>
      <w:ins w:id="225" w:author="Chet Sherwood" w:date="2015-12-23T11:58:00Z">
        <w:r w:rsidR="005D221B">
          <w:rPr>
            <w:rFonts w:ascii="Times New Roman" w:hAnsi="Times New Roman" w:cs="Times New Roman"/>
          </w:rPr>
          <w:t>e</w:t>
        </w:r>
      </w:ins>
      <w:r w:rsidR="002A0D8E">
        <w:rPr>
          <w:rFonts w:ascii="Times New Roman" w:hAnsi="Times New Roman" w:cs="Times New Roman"/>
        </w:rPr>
        <w:t xml:space="preserve"> data w</w:t>
      </w:r>
      <w:del w:id="226" w:author="Chet Sherwood" w:date="2015-12-23T11:58:00Z">
        <w:r w:rsidR="002A0D8E" w:rsidDel="005D221B">
          <w:rPr>
            <w:rFonts w:ascii="Times New Roman" w:hAnsi="Times New Roman" w:cs="Times New Roman"/>
          </w:rPr>
          <w:delText>as</w:delText>
        </w:r>
      </w:del>
      <w:ins w:id="227" w:author="Chet Sherwood" w:date="2015-12-23T11:58:00Z">
        <w:r w:rsidR="005D221B">
          <w:rPr>
            <w:rFonts w:ascii="Times New Roman" w:hAnsi="Times New Roman" w:cs="Times New Roman"/>
          </w:rPr>
          <w:t>ere</w:t>
        </w:r>
      </w:ins>
      <w:r w:rsidR="002A0D8E">
        <w:rPr>
          <w:rFonts w:ascii="Times New Roman" w:hAnsi="Times New Roman" w:cs="Times New Roman"/>
        </w:rPr>
        <w:t xml:space="preserve"> re-analyzed with the </w:t>
      </w:r>
      <w:del w:id="228" w:author="Chet Sherwood" w:date="2015-12-23T11:58:00Z">
        <w:r w:rsidR="002A0D8E" w:rsidDel="005D221B">
          <w:rPr>
            <w:rFonts w:ascii="Times New Roman" w:hAnsi="Times New Roman" w:cs="Times New Roman"/>
          </w:rPr>
          <w:delText>H</w:delText>
        </w:r>
      </w:del>
      <w:ins w:id="229" w:author="Chet Sherwood" w:date="2015-12-23T11:58:00Z">
        <w:r w:rsidR="005D221B">
          <w:rPr>
            <w:rFonts w:ascii="Times New Roman" w:hAnsi="Times New Roman" w:cs="Times New Roman"/>
          </w:rPr>
          <w:t>h</w:t>
        </w:r>
      </w:ins>
      <w:r w:rsidR="002A0D8E">
        <w:rPr>
          <w:rFonts w:ascii="Times New Roman" w:hAnsi="Times New Roman" w:cs="Times New Roman"/>
        </w:rPr>
        <w:t xml:space="preserve">ominin CC dataset broken into individual specimens, thus increasing the </w:t>
      </w:r>
      <w:r w:rsidR="00254FA4">
        <w:rPr>
          <w:rFonts w:ascii="Times New Roman" w:hAnsi="Times New Roman" w:cs="Times New Roman"/>
        </w:rPr>
        <w:t xml:space="preserve">sample size from 13 </w:t>
      </w:r>
      <w:r w:rsidR="006269F4">
        <w:rPr>
          <w:rFonts w:ascii="Times New Roman" w:hAnsi="Times New Roman" w:cs="Times New Roman"/>
        </w:rPr>
        <w:t xml:space="preserve">species </w:t>
      </w:r>
      <w:r w:rsidR="00254FA4">
        <w:rPr>
          <w:rFonts w:ascii="Times New Roman" w:hAnsi="Times New Roman" w:cs="Times New Roman"/>
        </w:rPr>
        <w:t>to 91</w:t>
      </w:r>
      <w:r w:rsidR="006269F4">
        <w:rPr>
          <w:rFonts w:ascii="Times New Roman" w:hAnsi="Times New Roman" w:cs="Times New Roman"/>
        </w:rPr>
        <w:t xml:space="preserve"> individuals</w:t>
      </w:r>
      <w:r w:rsidR="00254FA4">
        <w:rPr>
          <w:rFonts w:ascii="Times New Roman" w:hAnsi="Times New Roman" w:cs="Times New Roman"/>
        </w:rPr>
        <w:t xml:space="preserve">. </w:t>
      </w:r>
      <w:commentRangeEnd w:id="222"/>
      <w:r w:rsidR="005D221B">
        <w:rPr>
          <w:rStyle w:val="CommentReference"/>
        </w:rPr>
        <w:commentReference w:id="222"/>
      </w:r>
    </w:p>
    <w:p w14:paraId="47A313B4" w14:textId="05B9F2FF" w:rsidR="00456378" w:rsidRDefault="00970C78" w:rsidP="003E7449">
      <w:pPr>
        <w:rPr>
          <w:rFonts w:ascii="Times New Roman" w:hAnsi="Times New Roman" w:cs="Times New Roman"/>
        </w:rPr>
      </w:pPr>
      <w:r>
        <w:rPr>
          <w:rFonts w:ascii="Times New Roman" w:hAnsi="Times New Roman" w:cs="Times New Roman"/>
        </w:rPr>
        <w:t>See Table X for complete results.</w:t>
      </w:r>
    </w:p>
    <w:p w14:paraId="710AD8B2" w14:textId="37D0373E" w:rsidR="00970C78" w:rsidRDefault="007247BC" w:rsidP="00970C78">
      <w:pPr>
        <w:rPr>
          <w:rFonts w:ascii="Times New Roman" w:hAnsi="Times New Roman" w:cs="Times New Roman"/>
        </w:rPr>
      </w:pPr>
      <w:r>
        <w:rPr>
          <w:rFonts w:ascii="Times New Roman" w:hAnsi="Times New Roman" w:cs="Times New Roman"/>
        </w:rPr>
        <w:tab/>
      </w:r>
      <w:del w:id="230" w:author="Chet Sherwood" w:date="2015-12-23T11:59:00Z">
        <w:r w:rsidDel="005D221B">
          <w:rPr>
            <w:rFonts w:ascii="Times New Roman" w:hAnsi="Times New Roman" w:cs="Times New Roman"/>
          </w:rPr>
          <w:delText>However, r</w:delText>
        </w:r>
      </w:del>
      <w:ins w:id="231" w:author="Chet Sherwood" w:date="2015-12-23T11:59:00Z">
        <w:r w:rsidR="005D221B">
          <w:rPr>
            <w:rFonts w:ascii="Times New Roman" w:hAnsi="Times New Roman" w:cs="Times New Roman"/>
          </w:rPr>
          <w:t>R</w:t>
        </w:r>
      </w:ins>
      <w:r>
        <w:rPr>
          <w:rFonts w:ascii="Times New Roman" w:hAnsi="Times New Roman" w:cs="Times New Roman"/>
        </w:rPr>
        <w:t xml:space="preserve">esults differed considerably after detrending the CC and climatic data sets. </w:t>
      </w:r>
      <w:r w:rsidR="00456378">
        <w:rPr>
          <w:rFonts w:ascii="Times New Roman" w:hAnsi="Times New Roman" w:cs="Times New Roman"/>
        </w:rPr>
        <w:t xml:space="preserve">For all </w:t>
      </w:r>
      <w:del w:id="232" w:author="Chet Sherwood" w:date="2015-12-23T12:00:00Z">
        <w:r w:rsidR="00456378" w:rsidDel="005D221B">
          <w:rPr>
            <w:rFonts w:ascii="Times New Roman" w:hAnsi="Times New Roman" w:cs="Times New Roman"/>
          </w:rPr>
          <w:delText xml:space="preserve">orders </w:delText>
        </w:r>
      </w:del>
      <w:ins w:id="233" w:author="Chet Sherwood" w:date="2015-12-23T12:00:00Z">
        <w:r w:rsidR="005D221B">
          <w:rPr>
            <w:rFonts w:ascii="Times New Roman" w:hAnsi="Times New Roman" w:cs="Times New Roman"/>
          </w:rPr>
          <w:t xml:space="preserve">mammals </w:t>
        </w:r>
      </w:ins>
      <w:r w:rsidR="00456378">
        <w:rPr>
          <w:rFonts w:ascii="Times New Roman" w:hAnsi="Times New Roman" w:cs="Times New Roman"/>
        </w:rPr>
        <w:t xml:space="preserve">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w:t>
      </w:r>
      <w:proofErr w:type="spellStart"/>
      <w:r w:rsidR="00A910FD">
        <w:rPr>
          <w:rFonts w:ascii="Times New Roman" w:hAnsi="Times New Roman" w:cs="Times New Roman"/>
        </w:rPr>
        <w:t>ce</w:t>
      </w:r>
      <w:proofErr w:type="spellEnd"/>
      <w:r w:rsidR="00A910FD">
        <w:rPr>
          <w:rFonts w:ascii="Times New Roman" w:hAnsi="Times New Roman" w:cs="Times New Roman"/>
        </w:rPr>
        <w:t>=</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w:t>
      </w:r>
      <w:proofErr w:type="spellStart"/>
      <w:r w:rsidR="00E97514">
        <w:rPr>
          <w:rFonts w:ascii="Times New Roman" w:hAnsi="Times New Roman" w:cs="Times New Roman"/>
        </w:rPr>
        <w:t>ce</w:t>
      </w:r>
      <w:proofErr w:type="spellEnd"/>
      <w:r w:rsidR="00E97514">
        <w:rPr>
          <w:rFonts w:ascii="Times New Roman" w:hAnsi="Times New Roman" w:cs="Times New Roman"/>
        </w:rPr>
        <w:t xml:space="preserve">=0.206, se=0.090, p=0.026) </w:t>
      </w:r>
      <w:r w:rsidR="00A910FD">
        <w:rPr>
          <w:rFonts w:ascii="Times New Roman" w:hAnsi="Times New Roman" w:cs="Times New Roman"/>
        </w:rPr>
        <w:t xml:space="preserve">were </w:t>
      </w:r>
      <w:del w:id="234" w:author="Chet Sherwood" w:date="2015-12-23T12:00:00Z">
        <w:r w:rsidR="00A910FD" w:rsidDel="005D221B">
          <w:rPr>
            <w:rFonts w:ascii="Times New Roman" w:hAnsi="Times New Roman" w:cs="Times New Roman"/>
          </w:rPr>
          <w:delText xml:space="preserve">now </w:delText>
        </w:r>
      </w:del>
      <w:r w:rsidR="00A910FD">
        <w:rPr>
          <w:rFonts w:ascii="Times New Roman" w:hAnsi="Times New Roman" w:cs="Times New Roman"/>
        </w:rPr>
        <w:t>significant predictors of CC, but only at the 200Ky interval.</w:t>
      </w:r>
      <w:r w:rsidR="00581FC7">
        <w:rPr>
          <w:rFonts w:ascii="Times New Roman" w:hAnsi="Times New Roman" w:cs="Times New Roman"/>
        </w:rPr>
        <w:t xml:space="preserve"> </w:t>
      </w:r>
      <w:r w:rsidR="00703937">
        <w:rPr>
          <w:rFonts w:ascii="Times New Roman" w:hAnsi="Times New Roman" w:cs="Times New Roman"/>
        </w:rPr>
        <w:t>Artiodactyla</w:t>
      </w:r>
      <w:r w:rsidR="00581FC7">
        <w:rPr>
          <w:rFonts w:ascii="Times New Roman" w:hAnsi="Times New Roman" w:cs="Times New Roman"/>
        </w:rPr>
        <w:t xml:space="preserve"> CC was only predicted by Rate at the 200Ky interval (</w:t>
      </w:r>
      <w:proofErr w:type="spellStart"/>
      <w:r w:rsidR="00581FC7">
        <w:rPr>
          <w:rFonts w:ascii="Times New Roman" w:hAnsi="Times New Roman" w:cs="Times New Roman"/>
        </w:rPr>
        <w:t>ce</w:t>
      </w:r>
      <w:proofErr w:type="spellEnd"/>
      <w:r w:rsidR="00581FC7">
        <w:rPr>
          <w:rFonts w:ascii="Times New Roman" w:hAnsi="Times New Roman" w:cs="Times New Roman"/>
        </w:rPr>
        <w:t>=0.0542, se=0.145, p=0.010)</w:t>
      </w:r>
      <w:r w:rsidR="006C15E3">
        <w:rPr>
          <w:rFonts w:ascii="Times New Roman" w:hAnsi="Times New Roman" w:cs="Times New Roman"/>
        </w:rPr>
        <w:t>,</w:t>
      </w:r>
      <w:r w:rsidR="00F261BB">
        <w:rPr>
          <w:rFonts w:ascii="Times New Roman" w:hAnsi="Times New Roman" w:cs="Times New Roman"/>
        </w:rPr>
        <w:t xml:space="preserve"> as was </w:t>
      </w:r>
      <w:r w:rsidR="00703937">
        <w:rPr>
          <w:rFonts w:ascii="Times New Roman" w:hAnsi="Times New Roman" w:cs="Times New Roman"/>
        </w:rPr>
        <w:t>Carnivora</w:t>
      </w:r>
      <w:r w:rsidR="00581FC7">
        <w:rPr>
          <w:rFonts w:ascii="Times New Roman" w:hAnsi="Times New Roman" w:cs="Times New Roman"/>
        </w:rPr>
        <w:t xml:space="preserve"> CC (</w:t>
      </w:r>
      <w:proofErr w:type="spellStart"/>
      <w:r w:rsidR="00581FC7">
        <w:rPr>
          <w:rFonts w:ascii="Times New Roman" w:hAnsi="Times New Roman" w:cs="Times New Roman"/>
        </w:rPr>
        <w:t>ce</w:t>
      </w:r>
      <w:proofErr w:type="spellEnd"/>
      <w:r w:rsidR="00581FC7">
        <w:rPr>
          <w:rFonts w:ascii="Times New Roman" w:hAnsi="Times New Roman" w:cs="Times New Roman"/>
        </w:rPr>
        <w:t>=0.221, se=0.087, p=0.015).</w:t>
      </w:r>
      <w:r w:rsidR="006C15E3">
        <w:rPr>
          <w:rFonts w:ascii="Times New Roman" w:hAnsi="Times New Roman" w:cs="Times New Roman"/>
        </w:rPr>
        <w:t xml:space="preserve"> Cetacea CC was only predicted by Rate at the 1My interval (</w:t>
      </w:r>
      <w:proofErr w:type="spellStart"/>
      <w:r w:rsidR="006C15E3">
        <w:rPr>
          <w:rFonts w:ascii="Times New Roman" w:hAnsi="Times New Roman" w:cs="Times New Roman"/>
        </w:rPr>
        <w:t>ce</w:t>
      </w:r>
      <w:proofErr w:type="spellEnd"/>
      <w:r w:rsidR="006C15E3">
        <w:rPr>
          <w:rFonts w:ascii="Times New Roman" w:hAnsi="Times New Roman" w:cs="Times New Roman"/>
        </w:rPr>
        <w:t>=2.648,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w:t>
      </w:r>
      <w:proofErr w:type="spellStart"/>
      <w:r w:rsidR="006C15E3">
        <w:rPr>
          <w:rFonts w:ascii="Times New Roman" w:hAnsi="Times New Roman" w:cs="Times New Roman"/>
        </w:rPr>
        <w:t>ce</w:t>
      </w:r>
      <w:proofErr w:type="spellEnd"/>
      <w:r w:rsidR="006C15E3">
        <w:rPr>
          <w:rFonts w:ascii="Times New Roman" w:hAnsi="Times New Roman" w:cs="Times New Roman"/>
        </w:rPr>
        <w:t xml:space="preserve">=9.793, se=3.473, p=0.037). </w:t>
      </w:r>
      <w:r w:rsidR="00EE3313">
        <w:rPr>
          <w:rFonts w:ascii="Times New Roman" w:hAnsi="Times New Roman" w:cs="Times New Roman"/>
        </w:rPr>
        <w:t>Primate</w:t>
      </w:r>
      <w:r w:rsidR="006C15E3">
        <w:rPr>
          <w:rFonts w:ascii="Times New Roman" w:hAnsi="Times New Roman" w:cs="Times New Roman"/>
        </w:rPr>
        <w:t xml:space="preserve"> CC was predicted by Trend </w:t>
      </w:r>
      <w:r w:rsidR="008127CD">
        <w:rPr>
          <w:rFonts w:ascii="Times New Roman" w:hAnsi="Times New Roman" w:cs="Times New Roman"/>
        </w:rPr>
        <w:t>(</w:t>
      </w:r>
      <w:proofErr w:type="spellStart"/>
      <w:r w:rsidR="008127CD">
        <w:rPr>
          <w:rFonts w:ascii="Times New Roman" w:hAnsi="Times New Roman" w:cs="Times New Roman"/>
        </w:rPr>
        <w:t>ce</w:t>
      </w:r>
      <w:proofErr w:type="spellEnd"/>
      <w:r w:rsidR="008127CD">
        <w:rPr>
          <w:rFonts w:ascii="Times New Roman" w:hAnsi="Times New Roman" w:cs="Times New Roman"/>
        </w:rPr>
        <w:t xml:space="preserve">=-4.042, se=1.328, p=0.019) </w:t>
      </w:r>
      <w:r w:rsidR="006C15E3">
        <w:rPr>
          <w:rFonts w:ascii="Times New Roman" w:hAnsi="Times New Roman" w:cs="Times New Roman"/>
        </w:rPr>
        <w:t>and Variability</w:t>
      </w:r>
      <w:r w:rsidR="008127CD">
        <w:rPr>
          <w:rFonts w:ascii="Times New Roman" w:hAnsi="Times New Roman" w:cs="Times New Roman"/>
        </w:rPr>
        <w:t xml:space="preserve"> (</w:t>
      </w:r>
      <w:proofErr w:type="spellStart"/>
      <w:r w:rsidR="008127CD">
        <w:rPr>
          <w:rFonts w:ascii="Times New Roman" w:hAnsi="Times New Roman" w:cs="Times New Roman"/>
        </w:rPr>
        <w:t>ce</w:t>
      </w:r>
      <w:proofErr w:type="spellEnd"/>
      <w:r w:rsidR="008127CD">
        <w:rPr>
          <w:rFonts w:ascii="Times New Roman" w:hAnsi="Times New Roman" w:cs="Times New Roman"/>
        </w:rPr>
        <w:t>=0.797, se=0.238, p=0.012)</w:t>
      </w:r>
      <w:r w:rsidR="006C15E3">
        <w:rPr>
          <w:rFonts w:ascii="Times New Roman" w:hAnsi="Times New Roman" w:cs="Times New Roman"/>
        </w:rPr>
        <w:t xml:space="preserve"> </w:t>
      </w:r>
      <w:r w:rsidR="008127CD">
        <w:rPr>
          <w:rFonts w:ascii="Times New Roman" w:hAnsi="Times New Roman" w:cs="Times New Roman"/>
        </w:rPr>
        <w:t>b</w:t>
      </w:r>
      <w:r w:rsidR="005A462C">
        <w:rPr>
          <w:rFonts w:ascii="Times New Roman" w:hAnsi="Times New Roman" w:cs="Times New Roman"/>
        </w:rPr>
        <w:t>ut only at the 200Ky interval. Notably, i</w:t>
      </w:r>
      <w:r w:rsidR="008127CD">
        <w:rPr>
          <w:rFonts w:ascii="Times New Roman" w:hAnsi="Times New Roman" w:cs="Times New Roman"/>
        </w:rPr>
        <w:t>n contrast with the</w:t>
      </w:r>
      <w:r w:rsidR="005A462C">
        <w:rPr>
          <w:rFonts w:ascii="Times New Roman" w:hAnsi="Times New Roman" w:cs="Times New Roman"/>
        </w:rPr>
        <w:t xml:space="preserve"> </w:t>
      </w:r>
      <w:del w:id="235" w:author="Chet Sherwood" w:date="2015-12-23T12:01:00Z">
        <w:r w:rsidR="005A462C" w:rsidDel="005D221B">
          <w:rPr>
            <w:rFonts w:ascii="Times New Roman" w:hAnsi="Times New Roman" w:cs="Times New Roman"/>
          </w:rPr>
          <w:delText>pre</w:delText>
        </w:r>
      </w:del>
      <w:ins w:id="236" w:author="Chet Sherwood" w:date="2015-12-23T12:01:00Z">
        <w:r w:rsidR="005D221B">
          <w:rPr>
            <w:rFonts w:ascii="Times New Roman" w:hAnsi="Times New Roman" w:cs="Times New Roman"/>
          </w:rPr>
          <w:t>non</w:t>
        </w:r>
      </w:ins>
      <w:r w:rsidR="005A462C">
        <w:rPr>
          <w:rFonts w:ascii="Times New Roman" w:hAnsi="Times New Roman" w:cs="Times New Roman"/>
        </w:rPr>
        <w:t xml:space="preserve">-detrended data, detrended </w:t>
      </w:r>
      <w:del w:id="237" w:author="Chet Sherwood" w:date="2015-12-23T12:01:00Z">
        <w:r w:rsidR="00A41265" w:rsidDel="005D221B">
          <w:rPr>
            <w:rFonts w:ascii="Times New Roman" w:hAnsi="Times New Roman" w:cs="Times New Roman"/>
          </w:rPr>
          <w:delText>H</w:delText>
        </w:r>
      </w:del>
      <w:ins w:id="238" w:author="Chet Sherwood" w:date="2015-12-23T12:01:00Z">
        <w:r w:rsidR="005D221B">
          <w:rPr>
            <w:rFonts w:ascii="Times New Roman" w:hAnsi="Times New Roman" w:cs="Times New Roman"/>
          </w:rPr>
          <w:t>h</w:t>
        </w:r>
      </w:ins>
      <w:r w:rsidR="00A41265">
        <w:rPr>
          <w:rFonts w:ascii="Times New Roman" w:hAnsi="Times New Roman" w:cs="Times New Roman"/>
        </w:rPr>
        <w:t>ominin</w:t>
      </w:r>
      <w:r w:rsidR="008127CD">
        <w:rPr>
          <w:rFonts w:ascii="Times New Roman" w:hAnsi="Times New Roman" w:cs="Times New Roman"/>
        </w:rPr>
        <w:t xml:space="preserve"> CC was not</w:t>
      </w:r>
      <w:r w:rsidR="00CA0788">
        <w:rPr>
          <w:rFonts w:ascii="Times New Roman" w:hAnsi="Times New Roman" w:cs="Times New Roman"/>
        </w:rPr>
        <w:t xml:space="preserve"> </w:t>
      </w:r>
      <w:r w:rsidR="00D1533B">
        <w:rPr>
          <w:rFonts w:ascii="Times New Roman" w:hAnsi="Times New Roman" w:cs="Times New Roman"/>
        </w:rPr>
        <w:t>significantly</w:t>
      </w:r>
      <w:r w:rsidR="008127CD">
        <w:rPr>
          <w:rFonts w:ascii="Times New Roman" w:hAnsi="Times New Roman" w:cs="Times New Roman"/>
        </w:rPr>
        <w:t xml:space="preserve"> predicted by any climatic variables at any</w:t>
      </w:r>
      <w:r w:rsidR="00C92AA1">
        <w:rPr>
          <w:rFonts w:ascii="Times New Roman" w:hAnsi="Times New Roman" w:cs="Times New Roman"/>
        </w:rPr>
        <w:t xml:space="preserve"> time intervals (p&gt;0.313)</w:t>
      </w:r>
      <w:r w:rsidR="00F73147">
        <w:rPr>
          <w:rFonts w:ascii="Times New Roman" w:hAnsi="Times New Roman" w:cs="Times New Roman"/>
        </w:rPr>
        <w:t xml:space="preserve">. This held true </w:t>
      </w:r>
      <w:r w:rsidR="001E0F48">
        <w:rPr>
          <w:rFonts w:ascii="Times New Roman" w:hAnsi="Times New Roman" w:cs="Times New Roman"/>
        </w:rPr>
        <w:t xml:space="preserve">for even the </w:t>
      </w:r>
      <w:ins w:id="239" w:author="Chet Sherwood" w:date="2015-12-23T12:01:00Z">
        <w:r w:rsidR="005D221B">
          <w:rPr>
            <w:rFonts w:ascii="Times New Roman" w:hAnsi="Times New Roman" w:cs="Times New Roman"/>
          </w:rPr>
          <w:t xml:space="preserve">larger sample of individual </w:t>
        </w:r>
      </w:ins>
      <w:del w:id="240" w:author="Chet Sherwood" w:date="2015-12-23T12:01:00Z">
        <w:r w:rsidR="001E0F48" w:rsidDel="005D221B">
          <w:rPr>
            <w:rFonts w:ascii="Times New Roman" w:hAnsi="Times New Roman" w:cs="Times New Roman"/>
          </w:rPr>
          <w:delText xml:space="preserve">individualized </w:delText>
        </w:r>
        <w:r w:rsidR="00A41265" w:rsidDel="005D221B">
          <w:rPr>
            <w:rFonts w:ascii="Times New Roman" w:hAnsi="Times New Roman" w:cs="Times New Roman"/>
          </w:rPr>
          <w:delText>H</w:delText>
        </w:r>
      </w:del>
      <w:ins w:id="241" w:author="Chet Sherwood" w:date="2015-12-23T12:01:00Z">
        <w:r w:rsidR="005D221B">
          <w:rPr>
            <w:rFonts w:ascii="Times New Roman" w:hAnsi="Times New Roman" w:cs="Times New Roman"/>
          </w:rPr>
          <w:t>h</w:t>
        </w:r>
      </w:ins>
      <w:r w:rsidR="00A41265">
        <w:rPr>
          <w:rFonts w:ascii="Times New Roman" w:hAnsi="Times New Roman" w:cs="Times New Roman"/>
        </w:rPr>
        <w:t>ominin</w:t>
      </w:r>
      <w:r w:rsidR="001E0F48">
        <w:rPr>
          <w:rFonts w:ascii="Times New Roman" w:hAnsi="Times New Roman" w:cs="Times New Roman"/>
        </w:rPr>
        <w:t xml:space="preserve"> </w:t>
      </w:r>
      <w:ins w:id="242" w:author="Chet Sherwood" w:date="2015-12-23T12:01:00Z">
        <w:r w:rsidR="005D221B">
          <w:rPr>
            <w:rFonts w:ascii="Times New Roman" w:hAnsi="Times New Roman" w:cs="Times New Roman"/>
          </w:rPr>
          <w:t xml:space="preserve">specimen </w:t>
        </w:r>
      </w:ins>
      <w:r w:rsidR="001E0F48">
        <w:rPr>
          <w:rFonts w:ascii="Times New Roman" w:hAnsi="Times New Roman" w:cs="Times New Roman"/>
        </w:rPr>
        <w:t>CC</w:t>
      </w:r>
      <w:ins w:id="243" w:author="Chet Sherwood" w:date="2015-12-23T12:01:00Z">
        <w:r w:rsidR="005D221B">
          <w:rPr>
            <w:rFonts w:ascii="Times New Roman" w:hAnsi="Times New Roman" w:cs="Times New Roman"/>
          </w:rPr>
          <w:t>s</w:t>
        </w:r>
      </w:ins>
      <w:del w:id="244" w:author="Chet Sherwood" w:date="2015-12-23T12:01:00Z">
        <w:r w:rsidR="001E0F48" w:rsidDel="005D221B">
          <w:rPr>
            <w:rFonts w:ascii="Times New Roman" w:hAnsi="Times New Roman" w:cs="Times New Roman"/>
          </w:rPr>
          <w:delText xml:space="preserve"> results</w:delText>
        </w:r>
      </w:del>
      <w:r w:rsidR="001E0F48">
        <w:rPr>
          <w:rFonts w:ascii="Times New Roman" w:hAnsi="Times New Roman" w:cs="Times New Roman"/>
        </w:rPr>
        <w:t xml:space="preserve">, which also displayed no </w:t>
      </w:r>
      <w:r w:rsidR="00492CAA">
        <w:rPr>
          <w:rFonts w:ascii="Times New Roman" w:hAnsi="Times New Roman" w:cs="Times New Roman"/>
        </w:rPr>
        <w:t>significant</w:t>
      </w:r>
      <w:r w:rsidR="001E0F48">
        <w:rPr>
          <w:rFonts w:ascii="Times New Roman" w:hAnsi="Times New Roman" w:cs="Times New Roman"/>
        </w:rPr>
        <w:t xml:space="preserve"> relationships with climate once data was detrended (p&gt;0.384)</w:t>
      </w:r>
      <w:r w:rsidR="00E712F8">
        <w:rPr>
          <w:rFonts w:ascii="Times New Roman" w:hAnsi="Times New Roman" w:cs="Times New Roman"/>
        </w:rPr>
        <w:t>.</w:t>
      </w:r>
      <w:r w:rsidR="00F73147">
        <w:rPr>
          <w:rFonts w:ascii="Times New Roman" w:hAnsi="Times New Roman" w:cs="Times New Roman"/>
        </w:rPr>
        <w:t xml:space="preserve"> </w:t>
      </w:r>
    </w:p>
    <w:p w14:paraId="40201E1F" w14:textId="477FC5F2" w:rsidR="003E7449" w:rsidRDefault="00970C78" w:rsidP="00141ADD">
      <w:pPr>
        <w:rPr>
          <w:rFonts w:ascii="Times New Roman" w:hAnsi="Times New Roman" w:cs="Times New Roman"/>
        </w:rPr>
      </w:pPr>
      <w:r>
        <w:rPr>
          <w:rFonts w:ascii="Times New Roman" w:hAnsi="Times New Roman" w:cs="Times New Roman"/>
        </w:rPr>
        <w:t>See Table X for complete results.</w:t>
      </w:r>
    </w:p>
    <w:p w14:paraId="3FB07702" w14:textId="77777777" w:rsidR="00745A5F" w:rsidRDefault="00745A5F" w:rsidP="007247BC">
      <w:pPr>
        <w:rPr>
          <w:rFonts w:ascii="Times New Roman" w:hAnsi="Times New Roman" w:cs="Times New Roman"/>
        </w:rPr>
      </w:pPr>
    </w:p>
    <w:p w14:paraId="2E1272FD" w14:textId="1A31B9A6" w:rsidR="00B02F2D" w:rsidRDefault="00391A42" w:rsidP="007247BC">
      <w:pPr>
        <w:rPr>
          <w:rFonts w:ascii="Times New Roman" w:hAnsi="Times New Roman" w:cs="Times New Roman"/>
        </w:rPr>
      </w:pPr>
      <w:ins w:id="245" w:author="Chet Sherwood" w:date="2015-12-23T12:02:00Z">
        <w:r>
          <w:rPr>
            <w:rFonts w:ascii="Times New Roman" w:hAnsi="Times New Roman" w:cs="Times New Roman"/>
          </w:rPr>
          <w:t xml:space="preserve">Next, we performed the analyses described above with </w:t>
        </w:r>
      </w:ins>
      <w:del w:id="246" w:author="Chet Sherwood" w:date="2015-12-23T12:02:00Z">
        <w:r w:rsidR="00745A5F" w:rsidDel="00391A42">
          <w:rPr>
            <w:rFonts w:ascii="Times New Roman" w:hAnsi="Times New Roman" w:cs="Times New Roman"/>
          </w:rPr>
          <w:delText>A</w:delText>
        </w:r>
      </w:del>
      <w:ins w:id="247" w:author="Chet Sherwood" w:date="2015-12-23T12:02:00Z">
        <w:r>
          <w:rPr>
            <w:rFonts w:ascii="Times New Roman" w:hAnsi="Times New Roman" w:cs="Times New Roman"/>
          </w:rPr>
          <w:t>a</w:t>
        </w:r>
      </w:ins>
      <w:r w:rsidR="00745A5F">
        <w:rPr>
          <w:rFonts w:ascii="Times New Roman" w:hAnsi="Times New Roman" w:cs="Times New Roman"/>
        </w:rPr>
        <w:t>ncestral</w:t>
      </w:r>
      <w:r w:rsidR="00424814">
        <w:rPr>
          <w:rFonts w:ascii="Times New Roman" w:hAnsi="Times New Roman" w:cs="Times New Roman"/>
        </w:rPr>
        <w:t xml:space="preserve"> </w:t>
      </w:r>
      <w:ins w:id="248" w:author="Chet Sherwood" w:date="2015-12-23T12:02:00Z">
        <w:r>
          <w:rPr>
            <w:rFonts w:ascii="Times New Roman" w:hAnsi="Times New Roman" w:cs="Times New Roman"/>
          </w:rPr>
          <w:t xml:space="preserve">reconstruction of </w:t>
        </w:r>
      </w:ins>
      <w:r w:rsidR="00424814">
        <w:rPr>
          <w:rFonts w:ascii="Times New Roman" w:hAnsi="Times New Roman" w:cs="Times New Roman"/>
        </w:rPr>
        <w:t>CCs</w:t>
      </w:r>
      <w:del w:id="249" w:author="Chet Sherwood" w:date="2015-12-23T12:02:00Z">
        <w:r w:rsidR="00424814" w:rsidDel="00391A42">
          <w:rPr>
            <w:rFonts w:ascii="Times New Roman" w:hAnsi="Times New Roman" w:cs="Times New Roman"/>
          </w:rPr>
          <w:delText xml:space="preserve"> were tested next</w:delText>
        </w:r>
      </w:del>
      <w:r w:rsidR="00424814">
        <w:rPr>
          <w:rFonts w:ascii="Times New Roman" w:hAnsi="Times New Roman" w:cs="Times New Roman"/>
        </w:rPr>
        <w:t>.</w:t>
      </w:r>
      <w:r w:rsidR="004B12A9">
        <w:rPr>
          <w:rFonts w:ascii="Times New Roman" w:hAnsi="Times New Roman" w:cs="Times New Roman"/>
        </w:rPr>
        <w:t xml:space="preserve"> </w:t>
      </w:r>
      <w:r w:rsidR="00B30849">
        <w:rPr>
          <w:rFonts w:ascii="Times New Roman" w:hAnsi="Times New Roman" w:cs="Times New Roman"/>
        </w:rPr>
        <w:t xml:space="preserve">First using the </w:t>
      </w:r>
      <w:del w:id="250" w:author="Chet Sherwood" w:date="2015-12-23T12:02:00Z">
        <w:r w:rsidR="00F21C33" w:rsidDel="00391A42">
          <w:rPr>
            <w:rFonts w:ascii="Times New Roman" w:hAnsi="Times New Roman" w:cs="Times New Roman"/>
          </w:rPr>
          <w:delText>raw</w:delText>
        </w:r>
        <w:r w:rsidR="00B30849" w:rsidDel="00391A42">
          <w:rPr>
            <w:rFonts w:ascii="Times New Roman" w:hAnsi="Times New Roman" w:cs="Times New Roman"/>
          </w:rPr>
          <w:delText xml:space="preserve"> </w:delText>
        </w:r>
      </w:del>
      <w:ins w:id="251" w:author="Chet Sherwood" w:date="2015-12-23T12:02:00Z">
        <w:r>
          <w:rPr>
            <w:rFonts w:ascii="Times New Roman" w:hAnsi="Times New Roman" w:cs="Times New Roman"/>
          </w:rPr>
          <w:t xml:space="preserve">non-detrended </w:t>
        </w:r>
      </w:ins>
      <w:r w:rsidR="00B30849">
        <w:rPr>
          <w:rFonts w:ascii="Times New Roman" w:hAnsi="Times New Roman" w:cs="Times New Roman"/>
        </w:rPr>
        <w:t xml:space="preserve">data, it was found that when all </w:t>
      </w:r>
      <w:del w:id="252" w:author="Chet Sherwood" w:date="2015-12-23T12:03:00Z">
        <w:r w:rsidR="00B30849" w:rsidDel="00391A42">
          <w:rPr>
            <w:rFonts w:ascii="Times New Roman" w:hAnsi="Times New Roman" w:cs="Times New Roman"/>
          </w:rPr>
          <w:delText xml:space="preserve">orders </w:delText>
        </w:r>
      </w:del>
      <w:ins w:id="253" w:author="Chet Sherwood" w:date="2015-12-23T12:03:00Z">
        <w:r>
          <w:rPr>
            <w:rFonts w:ascii="Times New Roman" w:hAnsi="Times New Roman" w:cs="Times New Roman"/>
          </w:rPr>
          <w:t xml:space="preserve">mammals </w:t>
        </w:r>
      </w:ins>
      <w:r w:rsidR="00B30849">
        <w:rPr>
          <w:rFonts w:ascii="Times New Roman" w:hAnsi="Times New Roman" w:cs="Times New Roman"/>
        </w:rPr>
        <w:t xml:space="preserve">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 xml:space="preserve">At the order level, </w:t>
      </w:r>
      <w:r w:rsidR="00703937">
        <w:rPr>
          <w:rFonts w:ascii="Times New Roman" w:hAnsi="Times New Roman" w:cs="Times New Roman"/>
        </w:rPr>
        <w:lastRenderedPageBreak/>
        <w:t>Artiodactyla</w:t>
      </w:r>
      <w:r w:rsidR="00B30849">
        <w:rPr>
          <w:rFonts w:ascii="Times New Roman" w:hAnsi="Times New Roman" w:cs="Times New Roman"/>
        </w:rPr>
        <w:t xml:space="preserve">, </w:t>
      </w:r>
      <w:del w:id="254" w:author="Chet Sherwood" w:date="2015-12-23T12:03:00Z">
        <w:r w:rsidR="007B4831" w:rsidDel="00391A42">
          <w:rPr>
            <w:rFonts w:ascii="Times New Roman" w:hAnsi="Times New Roman" w:cs="Times New Roman"/>
          </w:rPr>
          <w:delText>c</w:delText>
        </w:r>
      </w:del>
      <w:ins w:id="255" w:author="Chet Sherwood" w:date="2015-12-23T12:03:00Z">
        <w:r>
          <w:rPr>
            <w:rFonts w:ascii="Times New Roman" w:hAnsi="Times New Roman" w:cs="Times New Roman"/>
          </w:rPr>
          <w:t>C</w:t>
        </w:r>
      </w:ins>
      <w:r w:rsidR="007B4831">
        <w:rPr>
          <w:rFonts w:ascii="Times New Roman" w:hAnsi="Times New Roman" w:cs="Times New Roman"/>
        </w:rPr>
        <w:t xml:space="preserve">etacea, </w:t>
      </w:r>
      <w:del w:id="256" w:author="Chet Sherwood" w:date="2015-12-23T12:03:00Z">
        <w:r w:rsidR="007B4831" w:rsidDel="00391A42">
          <w:rPr>
            <w:rFonts w:ascii="Times New Roman" w:hAnsi="Times New Roman" w:cs="Times New Roman"/>
          </w:rPr>
          <w:delText>p</w:delText>
        </w:r>
      </w:del>
      <w:ins w:id="257" w:author="Chet Sherwood" w:date="2015-12-23T12:03:00Z">
        <w:r>
          <w:rPr>
            <w:rFonts w:ascii="Times New Roman" w:hAnsi="Times New Roman" w:cs="Times New Roman"/>
          </w:rPr>
          <w:t>P</w:t>
        </w:r>
      </w:ins>
      <w:r w:rsidR="006E303A">
        <w:rPr>
          <w:rFonts w:ascii="Times New Roman" w:hAnsi="Times New Roman" w:cs="Times New Roman"/>
        </w:rPr>
        <w:t>erissodactyla</w:t>
      </w:r>
      <w:r w:rsidR="007B4831">
        <w:rPr>
          <w:rFonts w:ascii="Times New Roman" w:hAnsi="Times New Roman" w:cs="Times New Roman"/>
        </w:rPr>
        <w:t xml:space="preserve"> and </w:t>
      </w:r>
      <w:r w:rsidR="00EE3313">
        <w:rPr>
          <w:rFonts w:ascii="Times New Roman" w:hAnsi="Times New Roman" w:cs="Times New Roman"/>
        </w:rPr>
        <w:t>Primate</w:t>
      </w:r>
      <w:r w:rsidR="00B30849">
        <w:rPr>
          <w:rFonts w:ascii="Times New Roman" w:hAnsi="Times New Roman" w:cs="Times New Roman"/>
        </w:rPr>
        <w:t xml:space="preserv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w:t>
      </w:r>
      <w:ins w:id="258" w:author="Chet Sherwood" w:date="2015-12-23T12:03:00Z">
        <w:r>
          <w:rPr>
            <w:rFonts w:ascii="Times New Roman" w:hAnsi="Times New Roman" w:cs="Times New Roman"/>
          </w:rPr>
          <w:t>,</w:t>
        </w:r>
      </w:ins>
      <w:r w:rsidR="00B30849">
        <w:rPr>
          <w:rFonts w:ascii="Times New Roman" w:hAnsi="Times New Roman" w:cs="Times New Roman"/>
        </w:rPr>
        <w:t xml:space="preserve"> </w:t>
      </w:r>
      <w:r w:rsidR="00703937">
        <w:rPr>
          <w:rFonts w:ascii="Times New Roman" w:hAnsi="Times New Roman" w:cs="Times New Roman"/>
        </w:rPr>
        <w:t>Carnivora</w:t>
      </w:r>
      <w:r w:rsidR="00B30849">
        <w:rPr>
          <w:rFonts w:ascii="Times New Roman" w:hAnsi="Times New Roman" w:cs="Times New Roman"/>
        </w:rPr>
        <w:t xml:space="preserve">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w:t>
      </w:r>
      <w:proofErr w:type="spellStart"/>
      <w:r w:rsidR="00B30849">
        <w:rPr>
          <w:rFonts w:ascii="Times New Roman" w:hAnsi="Times New Roman" w:cs="Times New Roman"/>
        </w:rPr>
        <w:t>ce</w:t>
      </w:r>
      <w:proofErr w:type="spellEnd"/>
      <w:r w:rsidR="00B30849">
        <w:rPr>
          <w:rFonts w:ascii="Times New Roman" w:hAnsi="Times New Roman" w:cs="Times New Roman"/>
        </w:rPr>
        <w:t>=</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w:t>
      </w:r>
      <w:proofErr w:type="spellStart"/>
      <w:r w:rsidR="00FB20A8">
        <w:rPr>
          <w:rFonts w:ascii="Times New Roman" w:hAnsi="Times New Roman" w:cs="Times New Roman"/>
        </w:rPr>
        <w:t>ce</w:t>
      </w:r>
      <w:proofErr w:type="spellEnd"/>
      <w:r w:rsidR="00FB20A8">
        <w:rPr>
          <w:rFonts w:ascii="Times New Roman" w:hAnsi="Times New Roman" w:cs="Times New Roman"/>
        </w:rPr>
        <w:t>=-0.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6AA2B9B2" w14:textId="0837FBD8" w:rsidR="00B02F2D" w:rsidDel="00391A42" w:rsidRDefault="00595828" w:rsidP="007247BC">
      <w:pPr>
        <w:rPr>
          <w:del w:id="259" w:author="Chet Sherwood" w:date="2015-12-23T12:04:00Z"/>
          <w:rFonts w:ascii="Times New Roman" w:hAnsi="Times New Roman" w:cs="Times New Roman"/>
        </w:rPr>
      </w:pPr>
      <w:r>
        <w:rPr>
          <w:rFonts w:ascii="Times New Roman" w:hAnsi="Times New Roman" w:cs="Times New Roman"/>
        </w:rPr>
        <w:tab/>
        <w:t>After detrending the data, ancestral</w:t>
      </w:r>
      <w:ins w:id="260" w:author="Chet Sherwood" w:date="2015-12-23T12:03:00Z">
        <w:r w:rsidR="00391A42">
          <w:rPr>
            <w:rFonts w:ascii="Times New Roman" w:hAnsi="Times New Roman" w:cs="Times New Roman"/>
          </w:rPr>
          <w:t xml:space="preserve"> reconstruction of </w:t>
        </w:r>
      </w:ins>
      <w:del w:id="261" w:author="Chet Sherwood" w:date="2015-12-23T12:03:00Z">
        <w:r w:rsidDel="00391A42">
          <w:rPr>
            <w:rFonts w:ascii="Times New Roman" w:hAnsi="Times New Roman" w:cs="Times New Roman"/>
          </w:rPr>
          <w:delText xml:space="preserve"> </w:delText>
        </w:r>
      </w:del>
      <w:r>
        <w:rPr>
          <w:rFonts w:ascii="Times New Roman" w:hAnsi="Times New Roman" w:cs="Times New Roman"/>
        </w:rPr>
        <w:t>CC</w:t>
      </w:r>
      <w:ins w:id="262" w:author="Chet Sherwood" w:date="2015-12-23T12:03:00Z">
        <w:r w:rsidR="00391A42">
          <w:rPr>
            <w:rFonts w:ascii="Times New Roman" w:hAnsi="Times New Roman" w:cs="Times New Roman"/>
          </w:rPr>
          <w:t>s</w:t>
        </w:r>
      </w:ins>
      <w:r>
        <w:rPr>
          <w:rFonts w:ascii="Times New Roman" w:hAnsi="Times New Roman" w:cs="Times New Roman"/>
        </w:rPr>
        <w:t xml:space="preserve"> showed a very different pattern of relationships with the climate. For all </w:t>
      </w:r>
      <w:del w:id="263" w:author="Chet Sherwood" w:date="2015-12-23T12:03:00Z">
        <w:r w:rsidDel="00391A42">
          <w:rPr>
            <w:rFonts w:ascii="Times New Roman" w:hAnsi="Times New Roman" w:cs="Times New Roman"/>
          </w:rPr>
          <w:delText xml:space="preserve">orders </w:delText>
        </w:r>
      </w:del>
      <w:ins w:id="264" w:author="Chet Sherwood" w:date="2015-12-23T12:03:00Z">
        <w:r w:rsidR="00391A42">
          <w:rPr>
            <w:rFonts w:ascii="Times New Roman" w:hAnsi="Times New Roman" w:cs="Times New Roman"/>
          </w:rPr>
          <w:t>mammals</w:t>
        </w:r>
      </w:ins>
      <w:del w:id="265" w:author="Chet Sherwood" w:date="2015-12-23T12:03:00Z">
        <w:r w:rsidDel="00391A42">
          <w:rPr>
            <w:rFonts w:ascii="Times New Roman" w:hAnsi="Times New Roman" w:cs="Times New Roman"/>
          </w:rPr>
          <w:delText>togeth</w:delText>
        </w:r>
      </w:del>
      <w:del w:id="266" w:author="Chet Sherwood" w:date="2015-12-23T12:04:00Z">
        <w:r w:rsidDel="00391A42">
          <w:rPr>
            <w:rFonts w:ascii="Times New Roman" w:hAnsi="Times New Roman" w:cs="Times New Roman"/>
          </w:rPr>
          <w:delText>er</w:delText>
        </w:r>
      </w:del>
      <w:r>
        <w:rPr>
          <w:rFonts w:ascii="Times New Roman" w:hAnsi="Times New Roman" w:cs="Times New Roman"/>
        </w:rPr>
        <w:t xml:space="preserve">, </w:t>
      </w:r>
      <w:r w:rsidR="007F1390">
        <w:rPr>
          <w:rFonts w:ascii="Times New Roman" w:hAnsi="Times New Roman" w:cs="Times New Roman"/>
        </w:rPr>
        <w:t>Trend was a significant predictor of CC at all time intervals (</w:t>
      </w:r>
      <w:proofErr w:type="spellStart"/>
      <w:r w:rsidR="007F1390">
        <w:rPr>
          <w:rFonts w:ascii="Times New Roman" w:hAnsi="Times New Roman" w:cs="Times New Roman"/>
        </w:rPr>
        <w:t>ce</w:t>
      </w:r>
      <w:proofErr w:type="spellEnd"/>
      <w:r w:rsidR="007F1390">
        <w:rPr>
          <w:rFonts w:ascii="Times New Roman" w:hAnsi="Times New Roman" w:cs="Times New Roman"/>
        </w:rPr>
        <w:t>=2.176-2.414,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w:t>
      </w:r>
      <w:proofErr w:type="spellStart"/>
      <w:r>
        <w:rPr>
          <w:rFonts w:ascii="Times New Roman" w:hAnsi="Times New Roman" w:cs="Times New Roman"/>
        </w:rPr>
        <w:t>ce</w:t>
      </w:r>
      <w:proofErr w:type="spellEnd"/>
      <w:r>
        <w:rPr>
          <w:rFonts w:ascii="Times New Roman" w:hAnsi="Times New Roman" w:cs="Times New Roman"/>
        </w:rPr>
        <w:t>=</w:t>
      </w:r>
      <w:r w:rsidR="007F1390">
        <w:rPr>
          <w:rFonts w:ascii="Times New Roman" w:hAnsi="Times New Roman" w:cs="Times New Roman"/>
        </w:rPr>
        <w:t>-0.249, se=0.101, p=0.015) and Variability was a significant predictor at the 200Ky interval (</w:t>
      </w:r>
      <w:proofErr w:type="spellStart"/>
      <w:r w:rsidR="007F1390">
        <w:rPr>
          <w:rFonts w:ascii="Times New Roman" w:hAnsi="Times New Roman" w:cs="Times New Roman"/>
        </w:rPr>
        <w:t>ce</w:t>
      </w:r>
      <w:proofErr w:type="spellEnd"/>
      <w:r w:rsidR="007F1390">
        <w:rPr>
          <w:rFonts w:ascii="Times New Roman" w:hAnsi="Times New Roman" w:cs="Times New Roman"/>
        </w:rPr>
        <w:t>=0.265, se=0.125, p=0.036)</w:t>
      </w:r>
      <w:r w:rsidR="007278DB">
        <w:rPr>
          <w:rFonts w:ascii="Times New Roman" w:hAnsi="Times New Roman" w:cs="Times New Roman"/>
        </w:rPr>
        <w:t xml:space="preserve">. </w:t>
      </w:r>
    </w:p>
    <w:p w14:paraId="7607A324" w14:textId="52C5DE9C" w:rsidR="00112F76" w:rsidRDefault="00703937" w:rsidP="005024D6">
      <w:pPr>
        <w:rPr>
          <w:rFonts w:ascii="Times New Roman" w:hAnsi="Times New Roman" w:cs="Times New Roman"/>
        </w:rPr>
      </w:pPr>
      <w:r>
        <w:rPr>
          <w:rFonts w:ascii="Times New Roman" w:hAnsi="Times New Roman" w:cs="Times New Roman"/>
        </w:rPr>
        <w:t>Carnivora</w:t>
      </w:r>
      <w:r w:rsidR="002625BD">
        <w:rPr>
          <w:rFonts w:ascii="Times New Roman" w:hAnsi="Times New Roman" w:cs="Times New Roman"/>
        </w:rPr>
        <w:t xml:space="preserve"> CC was only predicted by Rate at the 1My interval (</w:t>
      </w:r>
      <w:proofErr w:type="spellStart"/>
      <w:r w:rsidR="002625BD">
        <w:rPr>
          <w:rFonts w:ascii="Times New Roman" w:hAnsi="Times New Roman" w:cs="Times New Roman"/>
        </w:rPr>
        <w:t>ce</w:t>
      </w:r>
      <w:proofErr w:type="spellEnd"/>
      <w:r w:rsidR="002625BD">
        <w:rPr>
          <w:rFonts w:ascii="Times New Roman" w:hAnsi="Times New Roman" w:cs="Times New Roman"/>
        </w:rPr>
        <w:t xml:space="preserve">=-0.283, se=0.085, p=0.001). </w:t>
      </w:r>
      <w:r>
        <w:rPr>
          <w:rFonts w:ascii="Times New Roman" w:hAnsi="Times New Roman" w:cs="Times New Roman"/>
        </w:rPr>
        <w:t>Artiodactyla</w:t>
      </w:r>
      <w:r w:rsidR="002625BD">
        <w:rPr>
          <w:rFonts w:ascii="Times New Roman" w:hAnsi="Times New Roman" w:cs="Times New Roman"/>
        </w:rPr>
        <w:t xml:space="preserve">, Cetacea, Perissodactyla and </w:t>
      </w:r>
      <w:r w:rsidR="00EE3313">
        <w:rPr>
          <w:rFonts w:ascii="Times New Roman" w:hAnsi="Times New Roman" w:cs="Times New Roman"/>
        </w:rPr>
        <w:t>Primate</w:t>
      </w:r>
      <w:r w:rsidR="002625BD">
        <w:rPr>
          <w:rFonts w:ascii="Times New Roman" w:hAnsi="Times New Roman" w:cs="Times New Roman"/>
        </w:rPr>
        <w:t xml:space="preserv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DF40922" w14:textId="26A86546" w:rsidR="00051FB5" w:rsidRPr="00B6039F" w:rsidDel="00303188" w:rsidRDefault="00051FB5" w:rsidP="005024D6">
      <w:pPr>
        <w:rPr>
          <w:del w:id="267" w:author="Chet Sherwood" w:date="2015-12-23T13:06:00Z"/>
          <w:rFonts w:ascii="Times New Roman" w:hAnsi="Times New Roman" w:cs="Times New Roman"/>
          <w:b/>
          <w:i/>
        </w:rPr>
      </w:pPr>
      <w:del w:id="268" w:author="Chet Sherwood" w:date="2015-12-23T13:06:00Z">
        <w:r w:rsidRPr="00B6039F" w:rsidDel="00303188">
          <w:rPr>
            <w:rFonts w:ascii="Times New Roman" w:hAnsi="Times New Roman" w:cs="Times New Roman"/>
            <w:b/>
            <w:i/>
          </w:rPr>
          <w:delText>CC Over Time</w:delText>
        </w:r>
      </w:del>
    </w:p>
    <w:p w14:paraId="24C9BCD2" w14:textId="7130D721" w:rsidR="00051FB5" w:rsidDel="00303188" w:rsidRDefault="00051FB5" w:rsidP="005024D6">
      <w:pPr>
        <w:rPr>
          <w:del w:id="269" w:author="Chet Sherwood" w:date="2015-12-23T13:06:00Z"/>
          <w:rFonts w:ascii="Times New Roman" w:hAnsi="Times New Roman" w:cs="Times New Roman"/>
        </w:rPr>
      </w:pPr>
      <w:del w:id="270" w:author="Chet Sherwood" w:date="2015-12-23T13:06:00Z">
        <w:r w:rsidDel="00303188">
          <w:rPr>
            <w:rFonts w:ascii="Times New Roman" w:hAnsi="Times New Roman" w:cs="Times New Roman"/>
          </w:rPr>
          <w:tab/>
        </w:r>
      </w:del>
    </w:p>
    <w:p w14:paraId="1197EB41" w14:textId="23425BFB" w:rsidR="00A51CA8" w:rsidRDefault="00303188" w:rsidP="005024D6">
      <w:pPr>
        <w:rPr>
          <w:rFonts w:ascii="Times New Roman" w:hAnsi="Times New Roman" w:cs="Times New Roman"/>
        </w:rPr>
      </w:pPr>
      <w:ins w:id="271" w:author="Chet Sherwood" w:date="2015-12-23T13:06:00Z">
        <w:r>
          <w:rPr>
            <w:rFonts w:ascii="Times New Roman" w:hAnsi="Times New Roman" w:cs="Times New Roman"/>
          </w:rPr>
          <w:tab/>
        </w:r>
      </w:ins>
      <w:r w:rsidR="00BB4E00">
        <w:rPr>
          <w:rFonts w:ascii="Times New Roman" w:hAnsi="Times New Roman" w:cs="Times New Roman"/>
        </w:rPr>
        <w:t xml:space="preserve">In the fossil dataset, it was found that </w:t>
      </w:r>
      <w:del w:id="272" w:author="Chet Sherwood" w:date="2015-12-23T12:45:00Z">
        <w:r w:rsidR="00BB4E00" w:rsidDel="00114CB0">
          <w:rPr>
            <w:rFonts w:ascii="Times New Roman" w:hAnsi="Times New Roman" w:cs="Times New Roman"/>
          </w:rPr>
          <w:delText>if our sample of</w:delText>
        </w:r>
      </w:del>
      <w:ins w:id="273" w:author="Chet Sherwood" w:date="2015-12-23T12:45:00Z">
        <w:r w:rsidR="00114CB0">
          <w:rPr>
            <w:rFonts w:ascii="Times New Roman" w:hAnsi="Times New Roman" w:cs="Times New Roman"/>
          </w:rPr>
          <w:t>across</w:t>
        </w:r>
      </w:ins>
      <w:r w:rsidR="00BB4E00">
        <w:rPr>
          <w:rFonts w:ascii="Times New Roman" w:hAnsi="Times New Roman" w:cs="Times New Roman"/>
        </w:rPr>
        <w:t xml:space="preserve"> mammals </w:t>
      </w:r>
      <w:del w:id="274" w:author="Chet Sherwood" w:date="2015-12-23T12:46:00Z">
        <w:r w:rsidR="00BB4E00" w:rsidDel="00114CB0">
          <w:rPr>
            <w:rFonts w:ascii="Times New Roman" w:hAnsi="Times New Roman" w:cs="Times New Roman"/>
          </w:rPr>
          <w:delText>was analyzed as one group</w:delText>
        </w:r>
      </w:del>
      <w:ins w:id="275" w:author="Chet Sherwood" w:date="2015-12-23T12:46:00Z">
        <w:r w:rsidR="00114CB0">
          <w:rPr>
            <w:rFonts w:ascii="Times New Roman" w:hAnsi="Times New Roman" w:cs="Times New Roman"/>
          </w:rPr>
          <w:t>in general</w:t>
        </w:r>
      </w:ins>
      <w:r w:rsidR="00BB4E00">
        <w:rPr>
          <w:rFonts w:ascii="Times New Roman" w:hAnsi="Times New Roman" w:cs="Times New Roman"/>
        </w:rPr>
        <w:t xml:space="preserve">, there was a </w:t>
      </w:r>
      <w:del w:id="276" w:author="Chet Sherwood" w:date="2015-12-23T12:46:00Z">
        <w:r w:rsidR="00BB4E00" w:rsidDel="00114CB0">
          <w:rPr>
            <w:rFonts w:ascii="Times New Roman" w:hAnsi="Times New Roman" w:cs="Times New Roman"/>
          </w:rPr>
          <w:delText xml:space="preserve">general </w:delText>
        </w:r>
      </w:del>
      <w:r w:rsidR="00BB4E00">
        <w:rPr>
          <w:rFonts w:ascii="Times New Roman" w:hAnsi="Times New Roman" w:cs="Times New Roman"/>
        </w:rPr>
        <w:t xml:space="preserve">trend towards increased brain size over time. </w:t>
      </w:r>
      <w:r w:rsidR="005C072D">
        <w:rPr>
          <w:rFonts w:ascii="Times New Roman" w:hAnsi="Times New Roman" w:cs="Times New Roman"/>
        </w:rPr>
        <w:t>S</w:t>
      </w:r>
      <w:r w:rsidR="00B81C62">
        <w:rPr>
          <w:rFonts w:ascii="Times New Roman" w:hAnsi="Times New Roman" w:cs="Times New Roman"/>
        </w:rPr>
        <w:t xml:space="preserve">ubdividing the sample </w:t>
      </w:r>
      <w:r w:rsidR="00BB4E00">
        <w:rPr>
          <w:rFonts w:ascii="Times New Roman" w:hAnsi="Times New Roman" w:cs="Times New Roman"/>
        </w:rPr>
        <w:t>by order revealed that most, but not all, mammal</w:t>
      </w:r>
      <w:del w:id="277" w:author="Chet Sherwood" w:date="2015-12-23T12:46:00Z">
        <w:r w:rsidR="00BB4E00" w:rsidDel="00B44E50">
          <w:rPr>
            <w:rFonts w:ascii="Times New Roman" w:hAnsi="Times New Roman" w:cs="Times New Roman"/>
          </w:rPr>
          <w:delText>s</w:delText>
        </w:r>
      </w:del>
      <w:proofErr w:type="gramStart"/>
      <w:ins w:id="278" w:author="Chet Sherwood" w:date="2015-12-23T12:46:00Z">
        <w:r w:rsidR="00B44E50">
          <w:rPr>
            <w:rFonts w:ascii="Times New Roman" w:hAnsi="Times New Roman" w:cs="Times New Roman"/>
          </w:rPr>
          <w:t>ian</w:t>
        </w:r>
        <w:proofErr w:type="gramEnd"/>
        <w:r w:rsidR="00B44E50">
          <w:rPr>
            <w:rFonts w:ascii="Times New Roman" w:hAnsi="Times New Roman" w:cs="Times New Roman"/>
          </w:rPr>
          <w:t xml:space="preserve"> lineages</w:t>
        </w:r>
      </w:ins>
      <w:r w:rsidR="00BB4E00">
        <w:rPr>
          <w:rFonts w:ascii="Times New Roman" w:hAnsi="Times New Roman" w:cs="Times New Roman"/>
        </w:rPr>
        <w:t xml:space="preserve"> contributed to this overall pattern.</w:t>
      </w:r>
      <w:r w:rsidR="00385D39">
        <w:rPr>
          <w:rFonts w:ascii="Times New Roman" w:hAnsi="Times New Roman" w:cs="Times New Roman"/>
        </w:rPr>
        <w:t xml:space="preserve"> This is consistent with previous demonstrations of increasing </w:t>
      </w:r>
      <w:ins w:id="279" w:author="Chet Sherwood" w:date="2015-12-23T12:46:00Z">
        <w:r w:rsidR="00B44E50">
          <w:rPr>
            <w:rFonts w:ascii="Times New Roman" w:hAnsi="Times New Roman" w:cs="Times New Roman"/>
          </w:rPr>
          <w:t xml:space="preserve">absolute or relative </w:t>
        </w:r>
      </w:ins>
      <w:r w:rsidR="00385D39">
        <w:rPr>
          <w:rFonts w:ascii="Times New Roman" w:hAnsi="Times New Roman" w:cs="Times New Roman"/>
        </w:rPr>
        <w:t xml:space="preserve">brain size over time in the fossil record of </w:t>
      </w:r>
      <w:r w:rsidR="00703937">
        <w:rPr>
          <w:rFonts w:ascii="Times New Roman" w:hAnsi="Times New Roman" w:cs="Times New Roman"/>
        </w:rPr>
        <w:t>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00C1E5FD-E727-4744-B507-1EA68CA855D1&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w:t>
      </w:r>
      <w:r w:rsidR="00703937">
        <w:rPr>
          <w:rFonts w:ascii="Times New Roman" w:hAnsi="Times New Roman" w:cs="Times New Roman"/>
        </w:rPr>
        <w:t>Carnivora</w:t>
      </w:r>
      <w:r w:rsidR="00385D39">
        <w:rPr>
          <w:rFonts w:ascii="Times New Roman" w:hAnsi="Times New Roman" w:cs="Times New Roman"/>
        </w:rPr>
        <w:t xml:space="preserve"> </w:t>
      </w:r>
      <w:r w:rsidR="007A2744">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A3B4479A-98E2-49C7-A170-F79D7B4B7A6C&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58D0E74-21BE-4225-88C7-A7D8E35E17A3&lt;/uuid&gt;&lt;priority&gt;32&lt;/priority&gt;&lt;publications&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volume&gt;25&lt;/volume&gt;&lt;publication_date&gt;99194800001200000000200000&lt;/publication_date&gt;&lt;subtitle&gt;Geological Society of America Memoirs&lt;/subtitle&gt;&lt;doi&gt;10.1130/MEM25&lt;/doi&gt;&lt;startpage&gt;177&lt;/startpage&gt;&lt;title&gt;Evolution of the Horse Brain&lt;/title&gt;&lt;uuid&gt;77448039-A18C-4327-BD19-F9A9A2AB76A4&lt;/uuid&gt;&lt;subtype&gt;0&lt;/subtype&gt;&lt;publisher&gt;Geological Society of America&lt;/publisher&gt;&lt;type&gt;0&lt;/type&gt;&lt;url&gt;http://memoirs.gsapubs.org/content/25&lt;/url&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EE3313">
        <w:rPr>
          <w:rFonts w:ascii="Times New Roman" w:hAnsi="Times New Roman" w:cs="Times New Roman"/>
        </w:rPr>
        <w:t>Primate</w:t>
      </w:r>
      <w:r w:rsidR="00385D39">
        <w:rPr>
          <w:rFonts w:ascii="Times New Roman" w:hAnsi="Times New Roman" w:cs="Times New Roman"/>
        </w:rPr>
        <w:t xml:space="preserve">s </w:t>
      </w:r>
      <w:r w:rsidR="00DC25D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5A3FE3E-2014-43C0-B818-CDAE2B77FD7C&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w:t>
      </w:r>
      <w:del w:id="280" w:author="Chet Sherwood" w:date="2015-12-23T12:46:00Z">
        <w:r w:rsidR="00A41265" w:rsidDel="00B44E50">
          <w:rPr>
            <w:rFonts w:ascii="Times New Roman" w:hAnsi="Times New Roman" w:cs="Times New Roman"/>
          </w:rPr>
          <w:delText>H</w:delText>
        </w:r>
      </w:del>
      <w:ins w:id="281" w:author="Chet Sherwood" w:date="2015-12-23T12:46:00Z">
        <w:r w:rsidR="00B44E50">
          <w:rPr>
            <w:rFonts w:ascii="Times New Roman" w:hAnsi="Times New Roman" w:cs="Times New Roman"/>
          </w:rPr>
          <w:t>h</w:t>
        </w:r>
      </w:ins>
      <w:r w:rsidR="00A41265">
        <w:rPr>
          <w:rFonts w:ascii="Times New Roman" w:hAnsi="Times New Roman" w:cs="Times New Roman"/>
        </w:rPr>
        <w:t>ominin</w:t>
      </w:r>
      <w:r w:rsidR="00385D39">
        <w:rPr>
          <w:rFonts w:ascii="Times New Roman" w:hAnsi="Times New Roman" w:cs="Times New Roman"/>
        </w:rPr>
        <w:t xml:space="preserve">s </w:t>
      </w:r>
      <w:r w:rsidR="00131E5F">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B41423DA-AB84-4168-A3E9-4E7D267E086C&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volume&gt;367&lt;/volume&gt;&lt;publication_date&gt;99201206251200000000222000&lt;/publication_date&gt;&lt;number&gt;1599&lt;/number&gt;&lt;doi&gt;10.1126/science.1199295&lt;/doi&gt;&lt;startpage&gt;2130&lt;/startpage&gt;&lt;title&gt;Hominin cognitive evolution: identifying patterns and processes in the fossil and archaeological record&lt;/title&gt;&lt;uuid&gt;49F333ED-7D9B-448D-9B78-5B942D6B7BF0&lt;/uuid&gt;&lt;subtype&gt;400&lt;/subtype&gt;&lt;endpage&gt;2140&lt;/endpage&gt;&lt;type&gt;400&lt;/type&gt;&lt;url&gt;http://rstb.royalsocietypublishing.org/cgi/doi/10.1098/rstb.2012.0115&lt;/url&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D45F4E">
        <w:rPr>
          <w:rFonts w:ascii="Times New Roman" w:hAnsi="Times New Roman" w:cs="Times New Roman"/>
        </w:rPr>
        <w:t>(Shultz et al., 2012b; Schoenemann and Begun, 2013)</w:t>
      </w:r>
      <w:r w:rsidR="00131E5F">
        <w:rPr>
          <w:rFonts w:ascii="Times New Roman" w:hAnsi="Times New Roman" w:cs="Times New Roman"/>
        </w:rPr>
        <w:fldChar w:fldCharType="end"/>
      </w:r>
      <w:del w:id="282" w:author="Chet Sherwood" w:date="2015-12-23T12:46:00Z">
        <w:r w:rsidR="00684E2A" w:rsidDel="00B44E50">
          <w:rPr>
            <w:rFonts w:ascii="Times New Roman" w:hAnsi="Times New Roman" w:cs="Times New Roman"/>
          </w:rPr>
          <w:delText xml:space="preserve"> </w:delText>
        </w:r>
        <w:r w:rsidR="000C477D" w:rsidDel="00B44E50">
          <w:rPr>
            <w:rFonts w:ascii="Times New Roman" w:hAnsi="Times New Roman" w:cs="Times New Roman"/>
          </w:rPr>
          <w:delText>(</w:delText>
        </w:r>
        <w:r w:rsidR="00684E2A" w:rsidRPr="00F1739D" w:rsidDel="00B44E50">
          <w:rPr>
            <w:rFonts w:ascii="Times New Roman" w:hAnsi="Times New Roman" w:cs="Times New Roman"/>
            <w:i/>
            <w:highlight w:val="cyan"/>
          </w:rPr>
          <w:delText>many of these</w:delText>
        </w:r>
        <w:r w:rsidR="00B1312E" w:rsidRPr="00F1739D" w:rsidDel="00B44E50">
          <w:rPr>
            <w:rFonts w:ascii="Times New Roman" w:hAnsi="Times New Roman" w:cs="Times New Roman"/>
            <w:i/>
            <w:highlight w:val="cyan"/>
          </w:rPr>
          <w:delText xml:space="preserve"> refs</w:delText>
        </w:r>
        <w:r w:rsidR="00684E2A" w:rsidRPr="00F1739D" w:rsidDel="00B44E50">
          <w:rPr>
            <w:rFonts w:ascii="Times New Roman" w:hAnsi="Times New Roman" w:cs="Times New Roman"/>
            <w:i/>
            <w:highlight w:val="cyan"/>
          </w:rPr>
          <w:delText xml:space="preserve"> </w:delText>
        </w:r>
        <w:r w:rsidR="00B1312E" w:rsidRPr="00F1739D" w:rsidDel="00B44E50">
          <w:rPr>
            <w:rFonts w:ascii="Times New Roman" w:hAnsi="Times New Roman" w:cs="Times New Roman"/>
            <w:i/>
            <w:highlight w:val="cyan"/>
          </w:rPr>
          <w:delText>investigate</w:delText>
        </w:r>
        <w:r w:rsidR="00D45EB3" w:rsidRPr="00F1739D" w:rsidDel="00B44E50">
          <w:rPr>
            <w:rFonts w:ascii="Times New Roman" w:hAnsi="Times New Roman" w:cs="Times New Roman"/>
            <w:i/>
            <w:highlight w:val="cyan"/>
          </w:rPr>
          <w:delText xml:space="preserve"> EQ, not absolute CC. Should w</w:delText>
        </w:r>
        <w:r w:rsidR="00684E2A" w:rsidRPr="00F1739D" w:rsidDel="00B44E50">
          <w:rPr>
            <w:rFonts w:ascii="Times New Roman" w:hAnsi="Times New Roman" w:cs="Times New Roman"/>
            <w:i/>
            <w:highlight w:val="cyan"/>
          </w:rPr>
          <w:delText>e mention this?</w:delText>
        </w:r>
        <w:r w:rsidR="000C477D" w:rsidDel="00B44E50">
          <w:rPr>
            <w:rFonts w:ascii="Times New Roman" w:hAnsi="Times New Roman" w:cs="Times New Roman"/>
          </w:rPr>
          <w:delText>)</w:delText>
        </w:r>
      </w:del>
      <w:r w:rsidR="00131E5F">
        <w:rPr>
          <w:rFonts w:ascii="Times New Roman" w:hAnsi="Times New Roman" w:cs="Times New Roman"/>
        </w:rPr>
        <w:t xml:space="preserve">. </w:t>
      </w:r>
      <w:r w:rsidR="007B2488">
        <w:rPr>
          <w:rFonts w:ascii="Times New Roman" w:hAnsi="Times New Roman" w:cs="Times New Roman"/>
        </w:rPr>
        <w:t xml:space="preserve">Cetacea were the notable exception to this pattern of increasing brain size, as their average brain size has remained consistently large since their emergence in the fossil record. This may </w:t>
      </w:r>
      <w:del w:id="283" w:author="Chet Sherwood" w:date="2015-12-23T12:47:00Z">
        <w:r w:rsidR="007B2488" w:rsidDel="00B44E50">
          <w:rPr>
            <w:rFonts w:ascii="Times New Roman" w:hAnsi="Times New Roman" w:cs="Times New Roman"/>
          </w:rPr>
          <w:delText>be interpreted as</w:delText>
        </w:r>
      </w:del>
      <w:ins w:id="284" w:author="Chet Sherwood" w:date="2015-12-23T12:47:00Z">
        <w:r w:rsidR="00B44E50">
          <w:rPr>
            <w:rFonts w:ascii="Times New Roman" w:hAnsi="Times New Roman" w:cs="Times New Roman"/>
          </w:rPr>
          <w:t>because</w:t>
        </w:r>
      </w:ins>
      <w:r w:rsidR="007B2488">
        <w:rPr>
          <w:rFonts w:ascii="Times New Roman" w:hAnsi="Times New Roman" w:cs="Times New Roman"/>
        </w:rPr>
        <w:t xml:space="preserve"> </w:t>
      </w:r>
      <w:r w:rsidR="00427A38">
        <w:rPr>
          <w:rFonts w:ascii="Times New Roman" w:hAnsi="Times New Roman" w:cs="Times New Roman"/>
        </w:rPr>
        <w:t>c</w:t>
      </w:r>
      <w:r w:rsidR="007B2488">
        <w:rPr>
          <w:rFonts w:ascii="Times New Roman" w:hAnsi="Times New Roman" w:cs="Times New Roman"/>
        </w:rPr>
        <w:t>etaceans reach</w:t>
      </w:r>
      <w:del w:id="285" w:author="Chet Sherwood" w:date="2015-12-23T12:47:00Z">
        <w:r w:rsidR="007B2488" w:rsidDel="00B44E50">
          <w:rPr>
            <w:rFonts w:ascii="Times New Roman" w:hAnsi="Times New Roman" w:cs="Times New Roman"/>
          </w:rPr>
          <w:delText>ing</w:delText>
        </w:r>
      </w:del>
      <w:ins w:id="286" w:author="Chet Sherwood" w:date="2015-12-23T12:47:00Z">
        <w:r w:rsidR="00B44E50">
          <w:rPr>
            <w:rFonts w:ascii="Times New Roman" w:hAnsi="Times New Roman" w:cs="Times New Roman"/>
          </w:rPr>
          <w:t>ed</w:t>
        </w:r>
      </w:ins>
      <w:r w:rsidR="007B2488">
        <w:rPr>
          <w:rFonts w:ascii="Times New Roman" w:hAnsi="Times New Roman" w:cs="Times New Roman"/>
        </w:rPr>
        <w:t xml:space="preserve"> a large brain size early in their evolution</w:t>
      </w:r>
      <w:ins w:id="287" w:author="Chet Sherwood" w:date="2015-12-23T12:47:00Z">
        <w:r w:rsidR="00B44E50">
          <w:rPr>
            <w:rFonts w:ascii="Times New Roman" w:hAnsi="Times New Roman" w:cs="Times New Roman"/>
          </w:rPr>
          <w:t xml:space="preserve"> which was subsequently maintained</w:t>
        </w:r>
      </w:ins>
      <w:r w:rsidR="006F50F2">
        <w:rPr>
          <w:rFonts w:ascii="Times New Roman" w:hAnsi="Times New Roman" w:cs="Times New Roman"/>
        </w:rPr>
        <w:t xml:space="preserve"> </w:t>
      </w:r>
      <w:r w:rsidR="006F50F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711F13FF-8F4C-4018-8BED-518807B52038&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Pr>
          <w:rFonts w:ascii="Times New Roman" w:hAnsi="Times New Roman" w:cs="Times New Roman"/>
        </w:rPr>
        <w:fldChar w:fldCharType="separate"/>
      </w:r>
      <w:r w:rsidR="00D45F4E">
        <w:rPr>
          <w:rFonts w:ascii="Times New Roman" w:hAnsi="Times New Roman" w:cs="Times New Roman"/>
        </w:rPr>
        <w:t>(Marino et al., 2004; Boddy et al., 2012; Montgomery et al., 2013)</w:t>
      </w:r>
      <w:r w:rsidR="006F50F2">
        <w:rPr>
          <w:rFonts w:ascii="Times New Roman" w:hAnsi="Times New Roman" w:cs="Times New Roman"/>
        </w:rPr>
        <w:fldChar w:fldCharType="end"/>
      </w:r>
      <w:r w:rsidR="007B2488">
        <w:rPr>
          <w:rFonts w:ascii="Times New Roman" w:hAnsi="Times New Roman" w:cs="Times New Roman"/>
        </w:rPr>
        <w:t>.</w:t>
      </w:r>
      <w:r w:rsidR="00ED6376" w:rsidRPr="00ED6376">
        <w:rPr>
          <w:rFonts w:ascii="Times New Roman" w:hAnsi="Times New Roman" w:cs="Times New Roman"/>
        </w:rPr>
        <w:t xml:space="preserve"> </w:t>
      </w:r>
      <w:r w:rsidR="00ED6376">
        <w:rPr>
          <w:rFonts w:ascii="Times New Roman" w:hAnsi="Times New Roman" w:cs="Times New Roman"/>
        </w:rPr>
        <w:t>It should, however, be noted that different orders of mammals occupy different</w:t>
      </w:r>
      <w:r w:rsidR="00E74C45">
        <w:rPr>
          <w:rFonts w:ascii="Times New Roman" w:hAnsi="Times New Roman" w:cs="Times New Roman"/>
        </w:rPr>
        <w:t xml:space="preserve">, partially </w:t>
      </w:r>
      <w:r w:rsidR="004A20BB">
        <w:rPr>
          <w:rFonts w:ascii="Times New Roman" w:hAnsi="Times New Roman" w:cs="Times New Roman"/>
        </w:rPr>
        <w:t>overlapping</w:t>
      </w:r>
      <w:r w:rsidR="00ED6376">
        <w:rPr>
          <w:rFonts w:ascii="Times New Roman" w:hAnsi="Times New Roman" w:cs="Times New Roman"/>
        </w:rPr>
        <w:t xml:space="preserve"> </w:t>
      </w:r>
      <w:del w:id="288" w:author="Chet Sherwood" w:date="2015-12-23T12:48:00Z">
        <w:r w:rsidR="00ED6376" w:rsidDel="00B44E50">
          <w:rPr>
            <w:rFonts w:ascii="Times New Roman" w:hAnsi="Times New Roman" w:cs="Times New Roman"/>
          </w:rPr>
          <w:delText>durations an</w:delText>
        </w:r>
        <w:r w:rsidR="00A6467F" w:rsidDel="00B44E50">
          <w:rPr>
            <w:rFonts w:ascii="Times New Roman" w:hAnsi="Times New Roman" w:cs="Times New Roman"/>
          </w:rPr>
          <w:delText>d points in</w:delText>
        </w:r>
        <w:r w:rsidR="000E14E6" w:rsidDel="00B44E50">
          <w:rPr>
            <w:rFonts w:ascii="Times New Roman" w:hAnsi="Times New Roman" w:cs="Times New Roman"/>
          </w:rPr>
          <w:delText xml:space="preserve"> time </w:delText>
        </w:r>
      </w:del>
      <w:ins w:id="289" w:author="Chet Sherwood" w:date="2015-12-23T12:48:00Z">
        <w:r w:rsidR="00B44E50">
          <w:rPr>
            <w:rFonts w:ascii="Times New Roman" w:hAnsi="Times New Roman" w:cs="Times New Roman"/>
          </w:rPr>
          <w:t xml:space="preserve">time periods </w:t>
        </w:r>
      </w:ins>
      <w:r w:rsidR="000E14E6">
        <w:rPr>
          <w:rFonts w:ascii="Times New Roman" w:hAnsi="Times New Roman" w:cs="Times New Roman"/>
        </w:rPr>
        <w:t>over the last 65</w:t>
      </w:r>
      <w:r w:rsidR="00A6467F">
        <w:rPr>
          <w:rFonts w:ascii="Times New Roman" w:hAnsi="Times New Roman" w:cs="Times New Roman"/>
        </w:rPr>
        <w:t>M</w:t>
      </w:r>
      <w:del w:id="290" w:author="Chet Sherwood" w:date="2015-12-23T12:47:00Z">
        <w:r w:rsidR="00A6467F" w:rsidDel="00B44E50">
          <w:rPr>
            <w:rFonts w:ascii="Times New Roman" w:hAnsi="Times New Roman" w:cs="Times New Roman"/>
          </w:rPr>
          <w:delText>y</w:delText>
        </w:r>
      </w:del>
      <w:ins w:id="291" w:author="Chet Sherwood" w:date="2015-12-23T12:47:00Z">
        <w:r w:rsidR="00B44E50">
          <w:rPr>
            <w:rFonts w:ascii="Times New Roman" w:hAnsi="Times New Roman" w:cs="Times New Roman"/>
          </w:rPr>
          <w:t>a</w:t>
        </w:r>
      </w:ins>
      <w:r w:rsidR="00A6467F">
        <w:rPr>
          <w:rFonts w:ascii="Times New Roman" w:hAnsi="Times New Roman" w:cs="Times New Roman"/>
        </w:rPr>
        <w:t xml:space="preserve">. </w:t>
      </w:r>
      <w:r w:rsidR="00613761">
        <w:rPr>
          <w:rFonts w:ascii="Times New Roman" w:hAnsi="Times New Roman" w:cs="Times New Roman"/>
        </w:rPr>
        <w:t>Some orders have existed much longer than others and thus span a much larger portion of the oxygen isotope record.</w:t>
      </w:r>
      <w:r w:rsidR="005C690C">
        <w:rPr>
          <w:rFonts w:ascii="Times New Roman" w:hAnsi="Times New Roman" w:cs="Times New Roman"/>
        </w:rPr>
        <w:t xml:space="preserve"> </w:t>
      </w:r>
      <w:r w:rsidR="00BF2AD7">
        <w:rPr>
          <w:rFonts w:ascii="Times New Roman" w:hAnsi="Times New Roman" w:cs="Times New Roman"/>
        </w:rPr>
        <w:t xml:space="preserve">This means that some orders </w:t>
      </w:r>
      <w:del w:id="292" w:author="Chet Sherwood" w:date="2015-12-23T12:48:00Z">
        <w:r w:rsidR="00BF2AD7" w:rsidDel="00B44E50">
          <w:rPr>
            <w:rFonts w:ascii="Times New Roman" w:hAnsi="Times New Roman" w:cs="Times New Roman"/>
          </w:rPr>
          <w:delText>will</w:delText>
        </w:r>
      </w:del>
      <w:ins w:id="293" w:author="Chet Sherwood" w:date="2015-12-23T12:48:00Z">
        <w:r w:rsidR="00B44E50">
          <w:rPr>
            <w:rFonts w:ascii="Times New Roman" w:hAnsi="Times New Roman" w:cs="Times New Roman"/>
          </w:rPr>
          <w:t>would</w:t>
        </w:r>
      </w:ins>
      <w:r w:rsidR="00BF2AD7">
        <w:rPr>
          <w:rFonts w:ascii="Times New Roman" w:hAnsi="Times New Roman" w:cs="Times New Roman"/>
        </w:rPr>
        <w:t xml:space="preserve"> have experienced a wider range of selective pressures</w:t>
      </w:r>
      <w:ins w:id="294" w:author="Chet Sherwood" w:date="2015-12-23T12:48:00Z">
        <w:r w:rsidR="00B44E50">
          <w:rPr>
            <w:rFonts w:ascii="Times New Roman" w:hAnsi="Times New Roman" w:cs="Times New Roman"/>
          </w:rPr>
          <w:t>,</w:t>
        </w:r>
      </w:ins>
      <w:r w:rsidR="00BF2AD7">
        <w:rPr>
          <w:rFonts w:ascii="Times New Roman" w:hAnsi="Times New Roman" w:cs="Times New Roman"/>
        </w:rPr>
        <w:t xml:space="preserve"> </w:t>
      </w:r>
      <w:r w:rsidR="00DC4C7B">
        <w:rPr>
          <w:rFonts w:ascii="Times New Roman" w:hAnsi="Times New Roman" w:cs="Times New Roman"/>
        </w:rPr>
        <w:t xml:space="preserve">some of which could </w:t>
      </w:r>
      <w:r w:rsidR="002B69D2">
        <w:rPr>
          <w:rFonts w:ascii="Times New Roman" w:hAnsi="Times New Roman" w:cs="Times New Roman"/>
        </w:rPr>
        <w:t>influence</w:t>
      </w:r>
      <w:r w:rsidR="00BF2AD7">
        <w:rPr>
          <w:rFonts w:ascii="Times New Roman" w:hAnsi="Times New Roman" w:cs="Times New Roman"/>
        </w:rPr>
        <w:t xml:space="preserve"> evolutionary shifts, speciation events, and extinctions.</w:t>
      </w:r>
      <w:r w:rsidR="006C1A8C">
        <w:rPr>
          <w:rFonts w:ascii="Times New Roman" w:hAnsi="Times New Roman" w:cs="Times New Roman"/>
        </w:rPr>
        <w:t xml:space="preserve"> </w:t>
      </w:r>
    </w:p>
    <w:p w14:paraId="0C6D20A1" w14:textId="2DE57DE1" w:rsidR="0044587D" w:rsidRDefault="00A41265" w:rsidP="00930B65">
      <w:pPr>
        <w:ind w:firstLine="720"/>
        <w:rPr>
          <w:rFonts w:ascii="Times New Roman" w:hAnsi="Times New Roman" w:cs="Times New Roman"/>
        </w:rPr>
      </w:pPr>
      <w:r>
        <w:rPr>
          <w:rFonts w:ascii="Times New Roman" w:hAnsi="Times New Roman" w:cs="Times New Roman"/>
        </w:rPr>
        <w:t>Hominin</w:t>
      </w:r>
      <w:r w:rsidR="0044499E">
        <w:rPr>
          <w:rFonts w:ascii="Times New Roman" w:hAnsi="Times New Roman" w:cs="Times New Roman"/>
        </w:rPr>
        <w:t xml:space="preserve">s </w:t>
      </w:r>
      <w:r w:rsidR="006C1A8C">
        <w:rPr>
          <w:rFonts w:ascii="Times New Roman" w:hAnsi="Times New Roman" w:cs="Times New Roman"/>
        </w:rPr>
        <w:t>occupy a particular</w:t>
      </w:r>
      <w:r w:rsidR="00907197">
        <w:rPr>
          <w:rFonts w:ascii="Times New Roman" w:hAnsi="Times New Roman" w:cs="Times New Roman"/>
        </w:rPr>
        <w:t>ly</w:t>
      </w:r>
      <w:r w:rsidR="006C1A8C">
        <w:rPr>
          <w:rFonts w:ascii="Times New Roman" w:hAnsi="Times New Roman" w:cs="Times New Roman"/>
        </w:rPr>
        <w:t xml:space="preserve"> short </w:t>
      </w:r>
      <w:r w:rsidR="00907197">
        <w:rPr>
          <w:rFonts w:ascii="Times New Roman" w:hAnsi="Times New Roman" w:cs="Times New Roman"/>
        </w:rPr>
        <w:t xml:space="preserve">and recent </w:t>
      </w:r>
      <w:r w:rsidR="006C1A8C">
        <w:rPr>
          <w:rFonts w:ascii="Times New Roman" w:hAnsi="Times New Roman" w:cs="Times New Roman"/>
        </w:rPr>
        <w:t>period of time (</w:t>
      </w:r>
      <w:r w:rsidR="00774646">
        <w:rPr>
          <w:rFonts w:ascii="Times New Roman" w:hAnsi="Times New Roman" w:cs="Times New Roman"/>
        </w:rPr>
        <w:t>the l</w:t>
      </w:r>
      <w:r w:rsidR="00907197">
        <w:rPr>
          <w:rFonts w:ascii="Times New Roman" w:hAnsi="Times New Roman" w:cs="Times New Roman"/>
        </w:rPr>
        <w:t xml:space="preserve">ast </w:t>
      </w:r>
      <w:r w:rsidR="006C1A8C">
        <w:rPr>
          <w:rFonts w:ascii="Times New Roman" w:hAnsi="Times New Roman" w:cs="Times New Roman"/>
        </w:rPr>
        <w:t>~5-7M</w:t>
      </w:r>
      <w:del w:id="295" w:author="Chet Sherwood" w:date="2015-12-23T12:49:00Z">
        <w:r w:rsidR="006C1A8C" w:rsidDel="002A35E9">
          <w:rPr>
            <w:rFonts w:ascii="Times New Roman" w:hAnsi="Times New Roman" w:cs="Times New Roman"/>
          </w:rPr>
          <w:delText>y</w:delText>
        </w:r>
      </w:del>
      <w:ins w:id="296" w:author="Chet Sherwood" w:date="2015-12-23T12:49:00Z">
        <w:r w:rsidR="002A35E9">
          <w:rPr>
            <w:rFonts w:ascii="Times New Roman" w:hAnsi="Times New Roman" w:cs="Times New Roman"/>
          </w:rPr>
          <w:t>a</w:t>
        </w:r>
      </w:ins>
      <w:r w:rsidR="006C1A8C">
        <w:rPr>
          <w:rFonts w:ascii="Times New Roman" w:hAnsi="Times New Roman" w:cs="Times New Roman"/>
        </w:rPr>
        <w:t>)</w:t>
      </w:r>
      <w:r w:rsidR="00907197">
        <w:rPr>
          <w:rFonts w:ascii="Times New Roman" w:hAnsi="Times New Roman" w:cs="Times New Roman"/>
        </w:rPr>
        <w:t>. This is, of course, partly due to the fact that they represent</w:t>
      </w:r>
      <w:r w:rsidR="00051AD7">
        <w:rPr>
          <w:rFonts w:ascii="Times New Roman" w:hAnsi="Times New Roman" w:cs="Times New Roman"/>
        </w:rPr>
        <w:t xml:space="preserve"> a</w:t>
      </w:r>
      <w:r w:rsidR="00907197">
        <w:rPr>
          <w:rFonts w:ascii="Times New Roman" w:hAnsi="Times New Roman" w:cs="Times New Roman"/>
        </w:rPr>
        <w:t xml:space="preserve"> taxonomic tribe rather than an order like the other </w:t>
      </w:r>
      <w:r w:rsidR="0044499E">
        <w:rPr>
          <w:rFonts w:ascii="Times New Roman" w:hAnsi="Times New Roman" w:cs="Times New Roman"/>
        </w:rPr>
        <w:t>taxa</w:t>
      </w:r>
      <w:r w:rsidR="00907197">
        <w:rPr>
          <w:rFonts w:ascii="Times New Roman" w:hAnsi="Times New Roman" w:cs="Times New Roman"/>
        </w:rPr>
        <w:t xml:space="preserve"> investigated here.</w:t>
      </w:r>
      <w:r w:rsidR="00A51CA8">
        <w:rPr>
          <w:rFonts w:ascii="Times New Roman" w:hAnsi="Times New Roman" w:cs="Times New Roman"/>
        </w:rPr>
        <w:t xml:space="preserve"> Despite having only existed during </w:t>
      </w:r>
      <w:del w:id="297" w:author="Chet Sherwood" w:date="2015-12-23T12:49:00Z">
        <w:r w:rsidR="00A51CA8" w:rsidDel="002A35E9">
          <w:rPr>
            <w:rFonts w:ascii="Times New Roman" w:hAnsi="Times New Roman" w:cs="Times New Roman"/>
          </w:rPr>
          <w:delText xml:space="preserve">this </w:delText>
        </w:r>
      </w:del>
      <w:ins w:id="298" w:author="Chet Sherwood" w:date="2015-12-23T12:49:00Z">
        <w:r w:rsidR="002A35E9">
          <w:rPr>
            <w:rFonts w:ascii="Times New Roman" w:hAnsi="Times New Roman" w:cs="Times New Roman"/>
          </w:rPr>
          <w:t xml:space="preserve">a </w:t>
        </w:r>
      </w:ins>
      <w:r w:rsidR="00A51CA8">
        <w:rPr>
          <w:rFonts w:ascii="Times New Roman" w:hAnsi="Times New Roman" w:cs="Times New Roman"/>
        </w:rPr>
        <w:t xml:space="preserve">relatively brief time, </w:t>
      </w:r>
      <w:del w:id="299" w:author="Chet Sherwood" w:date="2015-12-23T12:49:00Z">
        <w:r w:rsidDel="002A35E9">
          <w:rPr>
            <w:rFonts w:ascii="Times New Roman" w:hAnsi="Times New Roman" w:cs="Times New Roman"/>
          </w:rPr>
          <w:delText>H</w:delText>
        </w:r>
      </w:del>
      <w:ins w:id="300" w:author="Chet Sherwood" w:date="2015-12-23T12:49:00Z">
        <w:r w:rsidR="002A35E9">
          <w:rPr>
            <w:rFonts w:ascii="Times New Roman" w:hAnsi="Times New Roman" w:cs="Times New Roman"/>
          </w:rPr>
          <w:t>h</w:t>
        </w:r>
      </w:ins>
      <w:r>
        <w:rPr>
          <w:rFonts w:ascii="Times New Roman" w:hAnsi="Times New Roman" w:cs="Times New Roman"/>
        </w:rPr>
        <w:t>ominin</w:t>
      </w:r>
      <w:r w:rsidR="00A51CA8">
        <w:rPr>
          <w:rFonts w:ascii="Times New Roman" w:hAnsi="Times New Roman" w:cs="Times New Roman"/>
        </w:rPr>
        <w:t xml:space="preserve">s </w:t>
      </w:r>
      <w:del w:id="301" w:author="Chet Sherwood" w:date="2015-12-23T12:49:00Z">
        <w:r w:rsidR="004F7105" w:rsidDel="002A35E9">
          <w:rPr>
            <w:rFonts w:ascii="Times New Roman" w:hAnsi="Times New Roman" w:cs="Times New Roman"/>
          </w:rPr>
          <w:delText xml:space="preserve">collectively </w:delText>
        </w:r>
      </w:del>
      <w:r w:rsidR="00A51CA8">
        <w:rPr>
          <w:rFonts w:ascii="Times New Roman" w:hAnsi="Times New Roman" w:cs="Times New Roman"/>
        </w:rPr>
        <w:t xml:space="preserve">have undergone </w:t>
      </w:r>
      <w:del w:id="302" w:author="Chet Sherwood" w:date="2015-12-23T12:49:00Z">
        <w:r w:rsidR="00A51CA8" w:rsidDel="002A35E9">
          <w:rPr>
            <w:rFonts w:ascii="Times New Roman" w:hAnsi="Times New Roman" w:cs="Times New Roman"/>
          </w:rPr>
          <w:delText>drastic</w:delText>
        </w:r>
        <w:r w:rsidR="004F7105" w:rsidDel="002A35E9">
          <w:rPr>
            <w:rFonts w:ascii="Times New Roman" w:hAnsi="Times New Roman" w:cs="Times New Roman"/>
          </w:rPr>
          <w:delText xml:space="preserve"> </w:delText>
        </w:r>
      </w:del>
      <w:ins w:id="303" w:author="Chet Sherwood" w:date="2015-12-23T12:49:00Z">
        <w:r w:rsidR="002A35E9">
          <w:rPr>
            <w:rFonts w:ascii="Times New Roman" w:hAnsi="Times New Roman" w:cs="Times New Roman"/>
          </w:rPr>
          <w:t xml:space="preserve">remarkable </w:t>
        </w:r>
      </w:ins>
      <w:r w:rsidR="00DB5207">
        <w:rPr>
          <w:rFonts w:ascii="Times New Roman" w:hAnsi="Times New Roman" w:cs="Times New Roman"/>
        </w:rPr>
        <w:t>evolutionary increase</w:t>
      </w:r>
      <w:r w:rsidR="004F7105">
        <w:rPr>
          <w:rFonts w:ascii="Times New Roman" w:hAnsi="Times New Roman" w:cs="Times New Roman"/>
        </w:rPr>
        <w:t>s</w:t>
      </w:r>
      <w:r w:rsidR="00DB5207">
        <w:rPr>
          <w:rFonts w:ascii="Times New Roman" w:hAnsi="Times New Roman" w:cs="Times New Roman"/>
        </w:rPr>
        <w:t xml:space="preserve"> in brain size</w:t>
      </w:r>
      <w:r w:rsidR="004F7105">
        <w:rPr>
          <w:rFonts w:ascii="Times New Roman" w:hAnsi="Times New Roman" w:cs="Times New Roman"/>
        </w:rPr>
        <w:t xml:space="preserve"> </w:t>
      </w:r>
      <w:r w:rsidR="006958F1">
        <w:rPr>
          <w:rFonts w:ascii="Times New Roman" w:hAnsi="Times New Roman" w:cs="Times New Roman"/>
        </w:rPr>
        <w:t>which</w:t>
      </w:r>
      <w:r w:rsidR="00DB5207">
        <w:rPr>
          <w:rFonts w:ascii="Times New Roman" w:hAnsi="Times New Roman" w:cs="Times New Roman"/>
        </w:rPr>
        <w:t xml:space="preserve"> may</w:t>
      </w:r>
      <w:r w:rsidR="00774646">
        <w:rPr>
          <w:rFonts w:ascii="Times New Roman" w:hAnsi="Times New Roman" w:cs="Times New Roman"/>
        </w:rPr>
        <w:t xml:space="preserve"> have</w:t>
      </w:r>
      <w:r w:rsidR="00DB5207">
        <w:rPr>
          <w:rFonts w:ascii="Times New Roman" w:hAnsi="Times New Roman" w:cs="Times New Roman"/>
        </w:rPr>
        <w:t xml:space="preserve"> been </w:t>
      </w:r>
      <w:r w:rsidR="006958F1">
        <w:rPr>
          <w:rFonts w:ascii="Times New Roman" w:hAnsi="Times New Roman" w:cs="Times New Roman"/>
        </w:rPr>
        <w:t>in response</w:t>
      </w:r>
      <w:r w:rsidR="00DB5207">
        <w:rPr>
          <w:rFonts w:ascii="Times New Roman" w:hAnsi="Times New Roman" w:cs="Times New Roman"/>
        </w:rPr>
        <w:t xml:space="preserve"> to greater</w:t>
      </w:r>
      <w:r w:rsidR="006958F1">
        <w:rPr>
          <w:rFonts w:ascii="Times New Roman" w:hAnsi="Times New Roman" w:cs="Times New Roman"/>
        </w:rPr>
        <w:t xml:space="preserve"> selective pressures for cognitive</w:t>
      </w:r>
      <w:r w:rsidR="00F7480A">
        <w:rPr>
          <w:rFonts w:ascii="Times New Roman" w:hAnsi="Times New Roman" w:cs="Times New Roman"/>
        </w:rPr>
        <w:t>ly-mediated</w:t>
      </w:r>
      <w:r w:rsidR="00DB5207">
        <w:rPr>
          <w:rFonts w:ascii="Times New Roman" w:hAnsi="Times New Roman" w:cs="Times New Roman"/>
        </w:rPr>
        <w:t xml:space="preserve"> adaptability and problem solving in novel environments </w:t>
      </w:r>
      <w:r w:rsidR="00A718BC">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&lt;citation&gt;&lt;uuid&gt;38A53825-C4CC-4680-89CC-4031774A885E&lt;/uuid&gt;&lt;priority&gt;39&lt;/priority&gt;&lt;publications&gt;&lt;publication&gt;&lt;volume&gt;172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D45F4E">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6B7F4B">
        <w:rPr>
          <w:rFonts w:ascii="Times New Roman" w:hAnsi="Times New Roman" w:cs="Times New Roman"/>
        </w:rPr>
        <w:t>This rapid in</w:t>
      </w:r>
      <w:r w:rsidR="00535C08">
        <w:rPr>
          <w:rFonts w:ascii="Times New Roman" w:hAnsi="Times New Roman" w:cs="Times New Roman"/>
        </w:rPr>
        <w:t xml:space="preserve">crease in brain mass </w:t>
      </w:r>
      <w:r w:rsidR="00774646">
        <w:rPr>
          <w:rFonts w:ascii="Times New Roman" w:hAnsi="Times New Roman" w:cs="Times New Roman"/>
        </w:rPr>
        <w:t>drastically deviates from the allometrically predicted</w:t>
      </w:r>
      <w:r w:rsidR="00535C08">
        <w:rPr>
          <w:rFonts w:ascii="Times New Roman" w:hAnsi="Times New Roman" w:cs="Times New Roman"/>
        </w:rPr>
        <w:t xml:space="preserve"> </w:t>
      </w:r>
      <w:r w:rsidR="00774646">
        <w:rPr>
          <w:rFonts w:ascii="Times New Roman" w:hAnsi="Times New Roman" w:cs="Times New Roman"/>
        </w:rPr>
        <w:t xml:space="preserve">brain mass of a primate of </w:t>
      </w:r>
      <w:del w:id="304" w:author="Chet Sherwood" w:date="2015-12-23T12:50:00Z">
        <w:r w:rsidR="00774646" w:rsidDel="002A35E9">
          <w:rPr>
            <w:rFonts w:ascii="Times New Roman" w:hAnsi="Times New Roman" w:cs="Times New Roman"/>
          </w:rPr>
          <w:delText xml:space="preserve">our </w:delText>
        </w:r>
      </w:del>
      <w:ins w:id="305" w:author="Chet Sherwood" w:date="2015-12-23T12:50:00Z">
        <w:r w:rsidR="002A35E9">
          <w:rPr>
            <w:rFonts w:ascii="Times New Roman" w:hAnsi="Times New Roman" w:cs="Times New Roman"/>
          </w:rPr>
          <w:t xml:space="preserve">modern human </w:t>
        </w:r>
      </w:ins>
      <w:r w:rsidR="00774646">
        <w:rPr>
          <w:rFonts w:ascii="Times New Roman" w:hAnsi="Times New Roman" w:cs="Times New Roman"/>
        </w:rPr>
        <w:t>body size</w:t>
      </w:r>
      <w:r w:rsidR="00566CD7">
        <w:rPr>
          <w:rFonts w:ascii="Times New Roman" w:hAnsi="Times New Roman" w:cs="Times New Roman"/>
        </w:rPr>
        <w:t xml:space="preserve"> and </w:t>
      </w:r>
      <w:ins w:id="306" w:author="Chet Sherwood" w:date="2015-12-23T12:50:00Z">
        <w:r w:rsidR="002A35E9">
          <w:rPr>
            <w:rFonts w:ascii="Times New Roman" w:hAnsi="Times New Roman" w:cs="Times New Roman"/>
          </w:rPr>
          <w:t xml:space="preserve">likely </w:t>
        </w:r>
      </w:ins>
      <w:r w:rsidR="00535C08">
        <w:rPr>
          <w:rFonts w:ascii="Times New Roman" w:hAnsi="Times New Roman" w:cs="Times New Roman"/>
        </w:rPr>
        <w:t xml:space="preserve">relates to many </w:t>
      </w:r>
      <w:del w:id="307" w:author="Chet Sherwood" w:date="2015-12-23T12:51:00Z">
        <w:r w:rsidR="00535C08" w:rsidDel="002A35E9">
          <w:rPr>
            <w:rFonts w:ascii="Times New Roman" w:hAnsi="Times New Roman" w:cs="Times New Roman"/>
          </w:rPr>
          <w:delText xml:space="preserve">of our the </w:delText>
        </w:r>
      </w:del>
      <w:r w:rsidR="00535C08">
        <w:rPr>
          <w:rFonts w:ascii="Times New Roman" w:hAnsi="Times New Roman" w:cs="Times New Roman"/>
        </w:rPr>
        <w:t xml:space="preserve">enhanced cognitive capacities </w:t>
      </w:r>
      <w:del w:id="308" w:author="Chet Sherwood" w:date="2015-12-23T12:51:00Z">
        <w:r w:rsidR="00535C08" w:rsidDel="002A35E9">
          <w:rPr>
            <w:rFonts w:ascii="Times New Roman" w:hAnsi="Times New Roman" w:cs="Times New Roman"/>
          </w:rPr>
          <w:delText xml:space="preserve">of humans </w:delText>
        </w:r>
      </w:del>
      <w:r w:rsidR="00535C08">
        <w:rPr>
          <w:rFonts w:ascii="Times New Roman" w:hAnsi="Times New Roman" w:cs="Times New Roman"/>
        </w:rPr>
        <w:t>including tool manufactur</w:t>
      </w:r>
      <w:ins w:id="309" w:author="Chet Sherwood" w:date="2015-12-23T12:51:00Z">
        <w:r w:rsidR="002A35E9">
          <w:rPr>
            <w:rFonts w:ascii="Times New Roman" w:hAnsi="Times New Roman" w:cs="Times New Roman"/>
          </w:rPr>
          <w:t>e</w:t>
        </w:r>
      </w:ins>
      <w:del w:id="310" w:author="Chet Sherwood" w:date="2015-12-23T12:51:00Z">
        <w:r w:rsidR="00535C08" w:rsidDel="002A35E9">
          <w:rPr>
            <w:rFonts w:ascii="Times New Roman" w:hAnsi="Times New Roman" w:cs="Times New Roman"/>
          </w:rPr>
          <w:delText>ing</w:delText>
        </w:r>
      </w:del>
      <w:r w:rsidR="00535C08">
        <w:rPr>
          <w:rFonts w:ascii="Times New Roman" w:hAnsi="Times New Roman" w:cs="Times New Roman"/>
        </w:rPr>
        <w:t>,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52133972-E506-4FC8-9D7B-2503B196DC3C&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volume&gt;367&lt;/volume&gt;&lt;publication_date&gt;99201201121200000000222000&lt;/publication_date&gt;&lt;number&gt;1585&lt;/number&gt;&lt;doi&gt;10.1098/rstb.2011.0099&lt;/doi&gt;&lt;startpage&gt;75&lt;/startpage&gt;&lt;title&gt;Stone tools, language and the brain in human evolution.&lt;/title&gt;&lt;uuid&gt;753D5C36-925E-4874-8CF4-4112FFBBCCDA&lt;/uuid&gt;&lt;subtype&gt;400&lt;/subtype&gt;&lt;endpage&gt;87&lt;/endpage&gt;&lt;type&gt;400&lt;/type&gt;&lt;url&gt;http://rstb.royalsocietypublishing.org/content/367/1585/75.short&lt;/url&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D45F4E">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del w:id="311" w:author="Chet Sherwood" w:date="2015-12-23T12:51:00Z">
        <w:r w:rsidR="00970291" w:rsidDel="002A35E9">
          <w:rPr>
            <w:rFonts w:ascii="Times New Roman" w:hAnsi="Times New Roman" w:cs="Times New Roman"/>
          </w:rPr>
          <w:delText>The results of our analyses confirm the many previous observations that Hominin brain size has increase</w:delText>
        </w:r>
        <w:r w:rsidR="00A31CC1" w:rsidDel="002A35E9">
          <w:rPr>
            <w:rFonts w:ascii="Times New Roman" w:hAnsi="Times New Roman" w:cs="Times New Roman"/>
          </w:rPr>
          <w:delText>d</w:delText>
        </w:r>
        <w:r w:rsidR="00970291" w:rsidDel="002A35E9">
          <w:rPr>
            <w:rFonts w:ascii="Times New Roman" w:hAnsi="Times New Roman" w:cs="Times New Roman"/>
          </w:rPr>
          <w:delText xml:space="preserve"> dras</w:delText>
        </w:r>
        <w:r w:rsidR="001C1146" w:rsidDel="002A35E9">
          <w:rPr>
            <w:rFonts w:ascii="Times New Roman" w:hAnsi="Times New Roman" w:cs="Times New Roman"/>
          </w:rPr>
          <w:delText xml:space="preserve">tically since their divergence from the </w:delText>
        </w:r>
        <w:r w:rsidR="001C1146" w:rsidRPr="001C1146" w:rsidDel="002A35E9">
          <w:rPr>
            <w:rFonts w:ascii="Times New Roman" w:hAnsi="Times New Roman" w:cs="Times New Roman"/>
            <w:i/>
          </w:rPr>
          <w:delText>Pan</w:delText>
        </w:r>
        <w:r w:rsidR="008F3A86" w:rsidDel="002A35E9">
          <w:rPr>
            <w:rFonts w:ascii="Times New Roman" w:hAnsi="Times New Roman" w:cs="Times New Roman"/>
            <w:i/>
          </w:rPr>
          <w:delText>-Homo</w:delText>
        </w:r>
        <w:r w:rsidR="001E6971" w:rsidDel="002A35E9">
          <w:rPr>
            <w:rFonts w:ascii="Times New Roman" w:hAnsi="Times New Roman" w:cs="Times New Roman"/>
          </w:rPr>
          <w:delText xml:space="preserve"> last common ancestor</w:delText>
        </w:r>
        <w:r w:rsidR="00BB278D" w:rsidDel="002A35E9">
          <w:rPr>
            <w:rFonts w:ascii="Times New Roman" w:hAnsi="Times New Roman" w:cs="Times New Roman"/>
          </w:rPr>
          <w:delText xml:space="preserve"> (LCA)</w:delText>
        </w:r>
        <w:r w:rsidR="00970291" w:rsidDel="002A35E9">
          <w:rPr>
            <w:rFonts w:ascii="Times New Roman" w:hAnsi="Times New Roman" w:cs="Times New Roman"/>
          </w:rPr>
          <w:delText>.</w:delText>
        </w:r>
      </w:del>
    </w:p>
    <w:p w14:paraId="373E298C" w14:textId="6CDF5DF1" w:rsidR="00B41BFA" w:rsidRDefault="00050101" w:rsidP="00CC7192">
      <w:pPr>
        <w:ind w:firstLine="720"/>
        <w:rPr>
          <w:rFonts w:ascii="Times New Roman" w:hAnsi="Times New Roman" w:cs="Times New Roman"/>
        </w:rPr>
      </w:pPr>
      <w:r>
        <w:rPr>
          <w:rFonts w:ascii="Times New Roman" w:hAnsi="Times New Roman" w:cs="Times New Roman"/>
        </w:rPr>
        <w:lastRenderedPageBreak/>
        <w:t xml:space="preserve">The results using ancestral </w:t>
      </w:r>
      <w:del w:id="312" w:author="Chet Sherwood" w:date="2015-12-23T12:52:00Z">
        <w:r w:rsidDel="00C148BD">
          <w:rPr>
            <w:rFonts w:ascii="Times New Roman" w:hAnsi="Times New Roman" w:cs="Times New Roman"/>
          </w:rPr>
          <w:delText xml:space="preserve">CC </w:delText>
        </w:r>
      </w:del>
      <w:r>
        <w:rPr>
          <w:rFonts w:ascii="Times New Roman" w:hAnsi="Times New Roman" w:cs="Times New Roman"/>
        </w:rPr>
        <w:t>reconstructions</w:t>
      </w:r>
      <w:r w:rsidR="00ED6376">
        <w:rPr>
          <w:rFonts w:ascii="Times New Roman" w:hAnsi="Times New Roman" w:cs="Times New Roman"/>
        </w:rPr>
        <w:t xml:space="preserve"> </w:t>
      </w:r>
      <w:ins w:id="313" w:author="Chet Sherwood" w:date="2015-12-23T12:52:00Z">
        <w:r w:rsidR="00C148BD">
          <w:rPr>
            <w:rFonts w:ascii="Times New Roman" w:hAnsi="Times New Roman" w:cs="Times New Roman"/>
          </w:rPr>
          <w:t xml:space="preserve">of CCs </w:t>
        </w:r>
      </w:ins>
      <w:r w:rsidR="00ED6376">
        <w:rPr>
          <w:rFonts w:ascii="Times New Roman" w:hAnsi="Times New Roman" w:cs="Times New Roman"/>
        </w:rPr>
        <w:t xml:space="preserve">showed a </w:t>
      </w:r>
      <w:r w:rsidR="00735FD8">
        <w:rPr>
          <w:rFonts w:ascii="Times New Roman" w:hAnsi="Times New Roman" w:cs="Times New Roman"/>
        </w:rPr>
        <w:t xml:space="preserve">rather </w:t>
      </w:r>
      <w:r w:rsidR="00ED6376">
        <w:rPr>
          <w:rFonts w:ascii="Times New Roman" w:hAnsi="Times New Roman" w:cs="Times New Roman"/>
        </w:rPr>
        <w:t xml:space="preserve">different pattern. Instead of an overall increase in CC over time, there was </w:t>
      </w:r>
      <w:r w:rsidR="00B41BFA">
        <w:rPr>
          <w:rFonts w:ascii="Times New Roman" w:hAnsi="Times New Roman" w:cs="Times New Roman"/>
        </w:rPr>
        <w:t xml:space="preserve">in fact </w:t>
      </w:r>
      <w:r w:rsidR="00ED6376">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individual orders, it was found that no order </w:t>
      </w:r>
      <w:r w:rsidR="00F93EEF">
        <w:rPr>
          <w:rFonts w:ascii="Times New Roman" w:hAnsi="Times New Roman" w:cs="Times New Roman"/>
        </w:rPr>
        <w:t xml:space="preserve">showed any significant change in CC over time </w:t>
      </w:r>
      <w:r w:rsidR="00427A38">
        <w:rPr>
          <w:rFonts w:ascii="Times New Roman" w:hAnsi="Times New Roman" w:cs="Times New Roman"/>
        </w:rPr>
        <w:t xml:space="preserve">except </w:t>
      </w:r>
      <w:r w:rsidR="00EE3313">
        <w:rPr>
          <w:rFonts w:ascii="Times New Roman" w:hAnsi="Times New Roman" w:cs="Times New Roman"/>
        </w:rPr>
        <w:t>Primate</w:t>
      </w:r>
      <w:r w:rsidR="00CC7192">
        <w:rPr>
          <w:rFonts w:ascii="Times New Roman" w:hAnsi="Times New Roman" w:cs="Times New Roman"/>
        </w:rPr>
        <w:t>s, which showed a</w:t>
      </w:r>
      <w:r w:rsidR="00F93EEF">
        <w:rPr>
          <w:rFonts w:ascii="Times New Roman" w:hAnsi="Times New Roman" w:cs="Times New Roman"/>
        </w:rPr>
        <w:t xml:space="preserve"> slight increase </w:t>
      </w:r>
      <w:del w:id="314" w:author="Chet Sherwood" w:date="2015-12-23T12:53:00Z">
        <w:r w:rsidR="00F93EEF" w:rsidDel="00C148BD">
          <w:rPr>
            <w:rFonts w:ascii="Times New Roman" w:hAnsi="Times New Roman" w:cs="Times New Roman"/>
          </w:rPr>
          <w:delText>over time</w:delText>
        </w:r>
        <w:r w:rsidR="00137E3E" w:rsidDel="00C148BD">
          <w:rPr>
            <w:rFonts w:ascii="Times New Roman" w:hAnsi="Times New Roman" w:cs="Times New Roman"/>
          </w:rPr>
          <w:delText xml:space="preserve"> </w:delText>
        </w:r>
      </w:del>
      <w:r w:rsidR="00137E3E">
        <w:rPr>
          <w:rFonts w:ascii="Times New Roman" w:hAnsi="Times New Roman" w:cs="Times New Roman"/>
        </w:rPr>
        <w:t>(</w:t>
      </w:r>
      <w:r w:rsidR="00137E3E" w:rsidRPr="00137E3E">
        <w:rPr>
          <w:rFonts w:ascii="Times New Roman" w:hAnsi="Times New Roman" w:cs="Times New Roman"/>
          <w:i/>
        </w:rPr>
        <w:t>Fig x</w:t>
      </w:r>
      <w:r w:rsidR="00137E3E">
        <w:rPr>
          <w:rFonts w:ascii="Times New Roman" w:hAnsi="Times New Roman" w:cs="Times New Roman"/>
        </w:rPr>
        <w:t>)</w:t>
      </w:r>
      <w:r w:rsidR="00F93EEF">
        <w:rPr>
          <w:rFonts w:ascii="Times New Roman" w:hAnsi="Times New Roman" w:cs="Times New Roman"/>
        </w:rPr>
        <w:t xml:space="preserve">. This seemingly </w:t>
      </w:r>
      <w:r w:rsidR="00F93EEF" w:rsidRPr="00875516">
        <w:rPr>
          <w:rFonts w:ascii="Times New Roman" w:hAnsi="Times New Roman" w:cs="Times New Roman"/>
        </w:rPr>
        <w:t xml:space="preserve">paradoxical pattern </w:t>
      </w:r>
      <w:r w:rsidR="002075E2" w:rsidRPr="00875516">
        <w:rPr>
          <w:rFonts w:ascii="Times New Roman" w:hAnsi="Times New Roman" w:cs="Times New Roman"/>
        </w:rPr>
        <w:t>is at least partially</w:t>
      </w:r>
      <w:r w:rsidR="00F93EEF" w:rsidRPr="00875516">
        <w:rPr>
          <w:rFonts w:ascii="Times New Roman" w:hAnsi="Times New Roman" w:cs="Times New Roman"/>
        </w:rPr>
        <w:t xml:space="preserve"> explained by the high rate of speciation </w:t>
      </w:r>
      <w:r w:rsidR="00CC7192" w:rsidRPr="00875516">
        <w:rPr>
          <w:rFonts w:ascii="Times New Roman" w:hAnsi="Times New Roman" w:cs="Times New Roman"/>
        </w:rPr>
        <w:t>in</w:t>
      </w:r>
      <w:r w:rsidR="00770B0C" w:rsidRPr="00875516">
        <w:rPr>
          <w:rFonts w:ascii="Times New Roman" w:hAnsi="Times New Roman" w:cs="Times New Roman"/>
        </w:rPr>
        <w:t xml:space="preserve"> smaller-brained Carnivora </w:t>
      </w:r>
      <w:r w:rsidR="00687EBF">
        <w:rPr>
          <w:rFonts w:ascii="Times New Roman" w:hAnsi="Times New Roman" w:cs="Times New Roman"/>
        </w:rPr>
        <w:t xml:space="preserve">(relative </w:t>
      </w:r>
      <w:r w:rsidR="00293B4E">
        <w:rPr>
          <w:rFonts w:ascii="Times New Roman" w:hAnsi="Times New Roman" w:cs="Times New Roman"/>
        </w:rPr>
        <w:t xml:space="preserve">to other </w:t>
      </w:r>
      <w:r w:rsidR="00CD6B4A">
        <w:rPr>
          <w:rFonts w:ascii="Times New Roman" w:hAnsi="Times New Roman" w:cs="Times New Roman"/>
        </w:rPr>
        <w:t xml:space="preserve">larger-bodied </w:t>
      </w:r>
      <w:r w:rsidR="00293B4E">
        <w:rPr>
          <w:rFonts w:ascii="Times New Roman" w:hAnsi="Times New Roman" w:cs="Times New Roman"/>
        </w:rPr>
        <w:t xml:space="preserve">orders) </w:t>
      </w:r>
      <w:r w:rsidR="00770B0C" w:rsidRPr="00875516">
        <w:rPr>
          <w:rFonts w:ascii="Times New Roman" w:hAnsi="Times New Roman" w:cs="Times New Roman"/>
        </w:rPr>
        <w:t>over</w:t>
      </w:r>
      <w:r w:rsidR="00CC7192" w:rsidRPr="00875516">
        <w:rPr>
          <w:rFonts w:ascii="Times New Roman" w:hAnsi="Times New Roman" w:cs="Times New Roman"/>
        </w:rPr>
        <w:t xml:space="preserve"> the last ~20 M</w:t>
      </w:r>
      <w:del w:id="315" w:author="Chet Sherwood" w:date="2015-12-23T12:53:00Z">
        <w:r w:rsidR="00CC7192" w:rsidRPr="00875516" w:rsidDel="00C148BD">
          <w:rPr>
            <w:rFonts w:ascii="Times New Roman" w:hAnsi="Times New Roman" w:cs="Times New Roman"/>
          </w:rPr>
          <w:delText>y</w:delText>
        </w:r>
      </w:del>
      <w:ins w:id="316" w:author="Chet Sherwood" w:date="2015-12-23T12:53:00Z">
        <w:r w:rsidR="00C148BD">
          <w:rPr>
            <w:rFonts w:ascii="Times New Roman" w:hAnsi="Times New Roman" w:cs="Times New Roman"/>
          </w:rPr>
          <w:t>a</w:t>
        </w:r>
      </w:ins>
      <w:r w:rsidR="00CC7192" w:rsidRPr="00875516">
        <w:rPr>
          <w:rFonts w:ascii="Times New Roman" w:hAnsi="Times New Roman" w:cs="Times New Roman"/>
        </w:rPr>
        <w:t xml:space="preserve">, </w:t>
      </w:r>
      <w:r w:rsidR="00F93EEF" w:rsidRPr="00875516">
        <w:rPr>
          <w:rFonts w:ascii="Times New Roman" w:hAnsi="Times New Roman" w:cs="Times New Roman"/>
        </w:rPr>
        <w:t xml:space="preserve">(see </w:t>
      </w:r>
      <w:r w:rsidR="00F93EEF" w:rsidRPr="00875516">
        <w:rPr>
          <w:rFonts w:ascii="Times New Roman" w:hAnsi="Times New Roman" w:cs="Times New Roman"/>
          <w:i/>
        </w:rPr>
        <w:t>figure X</w:t>
      </w:r>
      <w:r w:rsidR="00F93EEF" w:rsidRPr="00875516">
        <w:rPr>
          <w:rFonts w:ascii="Times New Roman" w:hAnsi="Times New Roman" w:cs="Times New Roman"/>
        </w:rPr>
        <w:t>).</w:t>
      </w:r>
      <w:r w:rsidR="00770B0C" w:rsidRPr="00875516">
        <w:rPr>
          <w:rFonts w:ascii="Times New Roman" w:hAnsi="Times New Roman" w:cs="Times New Roman"/>
        </w:rPr>
        <w:t xml:space="preserve"> Indeed,</w:t>
      </w:r>
      <w:r w:rsidR="005F439E" w:rsidRPr="00875516">
        <w:rPr>
          <w:rFonts w:ascii="Times New Roman" w:hAnsi="Times New Roman" w:cs="Times New Roman"/>
        </w:rPr>
        <w:t xml:space="preserve"> when Carnivora are removed from the </w:t>
      </w:r>
      <w:del w:id="317" w:author="Chet Sherwood" w:date="2015-12-23T12:53:00Z">
        <w:r w:rsidR="005F439E" w:rsidRPr="00875516" w:rsidDel="00C148BD">
          <w:rPr>
            <w:rFonts w:ascii="Times New Roman" w:hAnsi="Times New Roman" w:cs="Times New Roman"/>
          </w:rPr>
          <w:delText>grouped orders analysi</w:delText>
        </w:r>
        <w:r w:rsidR="00875516" w:rsidRPr="00875516" w:rsidDel="00C148BD">
          <w:rPr>
            <w:rFonts w:ascii="Times New Roman" w:hAnsi="Times New Roman" w:cs="Times New Roman"/>
          </w:rPr>
          <w:delText>s</w:delText>
        </w:r>
      </w:del>
      <w:ins w:id="318" w:author="Chet Sherwood" w:date="2015-12-23T12:53:00Z">
        <w:r w:rsidR="00C148BD">
          <w:rPr>
            <w:rFonts w:ascii="Times New Roman" w:hAnsi="Times New Roman" w:cs="Times New Roman"/>
          </w:rPr>
          <w:t>total sample of mammals,</w:t>
        </w:r>
      </w:ins>
      <w:r w:rsidR="00875516" w:rsidRPr="00875516">
        <w:rPr>
          <w:rFonts w:ascii="Times New Roman" w:hAnsi="Times New Roman" w:cs="Times New Roman"/>
        </w:rPr>
        <w:t xml:space="preserve"> </w:t>
      </w:r>
      <w:r w:rsidR="00D54159" w:rsidRPr="00875516">
        <w:rPr>
          <w:rFonts w:ascii="Times New Roman" w:hAnsi="Times New Roman" w:cs="Times New Roman"/>
        </w:rPr>
        <w:t xml:space="preserve">the </w:t>
      </w:r>
      <w:ins w:id="319" w:author="CCAS GWU" w:date="2016-01-12T15:51:00Z">
        <w:r w:rsidR="00D6492C">
          <w:rPr>
            <w:rFonts w:ascii="Times New Roman" w:hAnsi="Times New Roman" w:cs="Times New Roman"/>
          </w:rPr>
          <w:t xml:space="preserve">size </w:t>
        </w:r>
      </w:ins>
      <w:r w:rsidR="00D54159" w:rsidRPr="00875516">
        <w:rPr>
          <w:rFonts w:ascii="Times New Roman" w:hAnsi="Times New Roman" w:cs="Times New Roman"/>
        </w:rPr>
        <w:t xml:space="preserve">effect </w:t>
      </w:r>
      <w:del w:id="320" w:author="CCAS GWU" w:date="2016-01-12T15:51:00Z">
        <w:r w:rsidR="00D54159" w:rsidRPr="00875516" w:rsidDel="00D6492C">
          <w:rPr>
            <w:rFonts w:ascii="Times New Roman" w:hAnsi="Times New Roman" w:cs="Times New Roman"/>
          </w:rPr>
          <w:delText xml:space="preserve">size </w:delText>
        </w:r>
      </w:del>
      <w:r w:rsidR="00D54159" w:rsidRPr="00875516">
        <w:rPr>
          <w:rFonts w:ascii="Times New Roman" w:hAnsi="Times New Roman" w:cs="Times New Roman"/>
        </w:rPr>
        <w:t>of the negative trend</w:t>
      </w:r>
      <w:r w:rsidR="00CC7192" w:rsidRPr="00875516">
        <w:rPr>
          <w:rFonts w:ascii="Times New Roman" w:hAnsi="Times New Roman" w:cs="Times New Roman"/>
        </w:rPr>
        <w:t xml:space="preserve"> </w:t>
      </w:r>
      <w:r w:rsidR="00D54159" w:rsidRPr="00875516">
        <w:rPr>
          <w:rFonts w:ascii="Times New Roman" w:hAnsi="Times New Roman" w:cs="Times New Roman"/>
        </w:rPr>
        <w:t xml:space="preserve">is reduced, though still </w:t>
      </w:r>
      <w:r w:rsidR="00A8270E" w:rsidRPr="00875516">
        <w:rPr>
          <w:rFonts w:ascii="Times New Roman" w:hAnsi="Times New Roman" w:cs="Times New Roman"/>
        </w:rPr>
        <w:t>significant</w:t>
      </w:r>
      <w:r w:rsidR="00D54159" w:rsidRPr="00875516">
        <w:rPr>
          <w:rFonts w:ascii="Times New Roman" w:hAnsi="Times New Roman" w:cs="Times New Roman"/>
        </w:rPr>
        <w:t xml:space="preserve"> (</w:t>
      </w:r>
      <w:proofErr w:type="spellStart"/>
      <w:r w:rsidR="00D54159" w:rsidRPr="00875516">
        <w:rPr>
          <w:rFonts w:ascii="Times New Roman" w:hAnsi="Times New Roman" w:cs="Times New Roman"/>
        </w:rPr>
        <w:t>ce</w:t>
      </w:r>
      <w:proofErr w:type="spellEnd"/>
      <w:r w:rsidR="00D54159" w:rsidRPr="00875516">
        <w:rPr>
          <w:rFonts w:ascii="Times New Roman" w:hAnsi="Times New Roman" w:cs="Times New Roman"/>
        </w:rPr>
        <w:t>=</w:t>
      </w:r>
      <w:r w:rsidR="00D54159" w:rsidRPr="00875516">
        <w:t xml:space="preserve"> </w:t>
      </w:r>
      <w:r w:rsidR="00D54159" w:rsidRPr="00875516">
        <w:rPr>
          <w:rFonts w:ascii="Times New Roman" w:hAnsi="Times New Roman" w:cs="Times New Roman"/>
        </w:rPr>
        <w:t>0.024, se=</w:t>
      </w:r>
      <w:r w:rsidR="00D54159" w:rsidRPr="00875516">
        <w:t xml:space="preserve"> </w:t>
      </w:r>
      <w:r w:rsidR="00D54159" w:rsidRPr="00875516">
        <w:rPr>
          <w:rFonts w:ascii="Times New Roman" w:hAnsi="Times New Roman" w:cs="Times New Roman"/>
        </w:rPr>
        <w:t xml:space="preserve">0.009, p=0.009). </w:t>
      </w:r>
      <w:r w:rsidR="00770B0C" w:rsidRPr="00875516">
        <w:rPr>
          <w:rFonts w:ascii="Times New Roman" w:hAnsi="Times New Roman" w:cs="Times New Roman"/>
        </w:rPr>
        <w:t>Another contributing factor to the discrepancy between the fossil and the ancestral CC results was that it was not possible to include</w:t>
      </w:r>
      <w:r w:rsidR="00770B0C">
        <w:rPr>
          <w:rFonts w:ascii="Times New Roman" w:hAnsi="Times New Roman" w:cs="Times New Roman"/>
        </w:rPr>
        <w:t xml:space="preserve"> </w:t>
      </w:r>
      <w:del w:id="321" w:author="Chet Sherwood" w:date="2015-12-23T12:53:00Z">
        <w:r w:rsidR="00A41265" w:rsidDel="00C148BD">
          <w:rPr>
            <w:rFonts w:ascii="Times New Roman" w:hAnsi="Times New Roman" w:cs="Times New Roman"/>
          </w:rPr>
          <w:delText>H</w:delText>
        </w:r>
      </w:del>
      <w:ins w:id="322" w:author="Chet Sherwood" w:date="2015-12-23T12:53:00Z">
        <w:r w:rsidR="00C148BD">
          <w:rPr>
            <w:rFonts w:ascii="Times New Roman" w:hAnsi="Times New Roman" w:cs="Times New Roman"/>
          </w:rPr>
          <w:t>h</w:t>
        </w:r>
      </w:ins>
      <w:r w:rsidR="00A41265">
        <w:rPr>
          <w:rFonts w:ascii="Times New Roman" w:hAnsi="Times New Roman" w:cs="Times New Roman"/>
        </w:rPr>
        <w:t>ominin</w:t>
      </w:r>
      <w:r w:rsidR="00770B0C">
        <w:rPr>
          <w:rFonts w:ascii="Times New Roman" w:hAnsi="Times New Roman" w:cs="Times New Roman"/>
        </w:rPr>
        <w:t xml:space="preserve">s in the ancestral </w:t>
      </w:r>
      <w:ins w:id="323" w:author="Chet Sherwood" w:date="2015-12-23T12:53:00Z">
        <w:r w:rsidR="00C148BD">
          <w:rPr>
            <w:rFonts w:ascii="Times New Roman" w:hAnsi="Times New Roman" w:cs="Times New Roman"/>
          </w:rPr>
          <w:t xml:space="preserve">reconstruction </w:t>
        </w:r>
      </w:ins>
      <w:r w:rsidR="00770B0C">
        <w:rPr>
          <w:rFonts w:ascii="Times New Roman" w:hAnsi="Times New Roman" w:cs="Times New Roman"/>
        </w:rPr>
        <w:t xml:space="preserve">analyses, as </w:t>
      </w:r>
      <w:r w:rsidR="00770B0C" w:rsidRPr="00B41BFA">
        <w:rPr>
          <w:rFonts w:ascii="Times New Roman" w:hAnsi="Times New Roman" w:cs="Times New Roman"/>
          <w:i/>
        </w:rPr>
        <w:t>Homo sapiens</w:t>
      </w:r>
      <w:r w:rsidR="00770B0C">
        <w:rPr>
          <w:rFonts w:ascii="Times New Roman" w:hAnsi="Times New Roman" w:cs="Times New Roman"/>
        </w:rPr>
        <w:t xml:space="preserve"> are the sole extant representatives of the </w:t>
      </w:r>
      <w:del w:id="324" w:author="Chet Sherwood" w:date="2015-12-23T12:54:00Z">
        <w:r w:rsidR="00A41265" w:rsidDel="00C148BD">
          <w:rPr>
            <w:rFonts w:ascii="Times New Roman" w:hAnsi="Times New Roman" w:cs="Times New Roman"/>
          </w:rPr>
          <w:delText>H</w:delText>
        </w:r>
      </w:del>
      <w:ins w:id="325" w:author="Chet Sherwood" w:date="2015-12-23T12:54:00Z">
        <w:r w:rsidR="00C148BD">
          <w:rPr>
            <w:rFonts w:ascii="Times New Roman" w:hAnsi="Times New Roman" w:cs="Times New Roman"/>
          </w:rPr>
          <w:t>h</w:t>
        </w:r>
      </w:ins>
      <w:r w:rsidR="00A41265">
        <w:rPr>
          <w:rFonts w:ascii="Times New Roman" w:hAnsi="Times New Roman" w:cs="Times New Roman"/>
        </w:rPr>
        <w:t>ominin</w:t>
      </w:r>
      <w:r w:rsidR="00770B0C">
        <w:rPr>
          <w:rFonts w:ascii="Times New Roman" w:hAnsi="Times New Roman" w:cs="Times New Roman"/>
        </w:rPr>
        <w:t xml:space="preserve"> lineage. </w:t>
      </w:r>
      <w:r w:rsidR="00875516">
        <w:rPr>
          <w:rFonts w:ascii="Times New Roman" w:hAnsi="Times New Roman" w:cs="Times New Roman"/>
        </w:rPr>
        <w:t xml:space="preserve">The lack of a </w:t>
      </w:r>
      <w:del w:id="326" w:author="Chet Sherwood" w:date="2015-12-23T12:54:00Z">
        <w:r w:rsidR="00A41265" w:rsidDel="00C148BD">
          <w:rPr>
            <w:rFonts w:ascii="Times New Roman" w:hAnsi="Times New Roman" w:cs="Times New Roman"/>
          </w:rPr>
          <w:delText>H</w:delText>
        </w:r>
      </w:del>
      <w:ins w:id="327" w:author="Chet Sherwood" w:date="2015-12-23T12:54:00Z">
        <w:r w:rsidR="00C148BD">
          <w:rPr>
            <w:rFonts w:ascii="Times New Roman" w:hAnsi="Times New Roman" w:cs="Times New Roman"/>
          </w:rPr>
          <w:t>h</w:t>
        </w:r>
      </w:ins>
      <w:r w:rsidR="00A41265">
        <w:rPr>
          <w:rFonts w:ascii="Times New Roman" w:hAnsi="Times New Roman" w:cs="Times New Roman"/>
        </w:rPr>
        <w:t>ominin</w:t>
      </w:r>
      <w:r w:rsidR="00875516">
        <w:rPr>
          <w:rFonts w:ascii="Times New Roman" w:hAnsi="Times New Roman" w:cs="Times New Roman"/>
        </w:rPr>
        <w:t xml:space="preserve"> ancestral CC sample </w:t>
      </w:r>
      <w:r w:rsidR="00770B0C">
        <w:rPr>
          <w:rFonts w:ascii="Times New Roman" w:hAnsi="Times New Roman" w:cs="Times New Roman"/>
        </w:rPr>
        <w:t>further suppressed the more recent average CC when all taxa were grouped</w:t>
      </w:r>
      <w:r w:rsidR="00CD3948">
        <w:rPr>
          <w:rFonts w:ascii="Times New Roman" w:hAnsi="Times New Roman" w:cs="Times New Roman"/>
        </w:rPr>
        <w:t xml:space="preserve"> </w:t>
      </w:r>
      <w:r w:rsidR="00770B0C">
        <w:rPr>
          <w:rFonts w:ascii="Times New Roman" w:hAnsi="Times New Roman" w:cs="Times New Roman"/>
        </w:rPr>
        <w:t>together</w:t>
      </w:r>
      <w:r w:rsidR="00875516">
        <w:rPr>
          <w:rFonts w:ascii="Times New Roman" w:hAnsi="Times New Roman" w:cs="Times New Roman"/>
        </w:rPr>
        <w:t xml:space="preserve">. This is evidenced by the fact </w:t>
      </w:r>
      <w:r w:rsidR="005F439E" w:rsidRPr="00163319">
        <w:rPr>
          <w:rFonts w:ascii="Times New Roman" w:hAnsi="Times New Roman" w:cs="Times New Roman"/>
        </w:rPr>
        <w:t xml:space="preserve">that </w:t>
      </w:r>
      <w:r w:rsidR="00875516" w:rsidRPr="00163319">
        <w:rPr>
          <w:rFonts w:ascii="Times New Roman" w:hAnsi="Times New Roman" w:cs="Times New Roman"/>
        </w:rPr>
        <w:t xml:space="preserve">the effect of increasing brain size </w:t>
      </w:r>
      <w:r w:rsidR="00CD6B4A">
        <w:rPr>
          <w:rFonts w:ascii="Times New Roman" w:hAnsi="Times New Roman" w:cs="Times New Roman"/>
        </w:rPr>
        <w:t xml:space="preserve">over time </w:t>
      </w:r>
      <w:r w:rsidR="00875516" w:rsidRPr="00163319">
        <w:rPr>
          <w:rFonts w:ascii="Times New Roman" w:hAnsi="Times New Roman" w:cs="Times New Roman"/>
        </w:rPr>
        <w:t>was reduced (</w:t>
      </w:r>
      <w:proofErr w:type="spellStart"/>
      <w:r w:rsidR="00875516" w:rsidRPr="00163319">
        <w:rPr>
          <w:rFonts w:ascii="Times New Roman" w:hAnsi="Times New Roman" w:cs="Times New Roman"/>
        </w:rPr>
        <w:t>ce</w:t>
      </w:r>
      <w:proofErr w:type="spellEnd"/>
      <w:r w:rsidR="00875516" w:rsidRPr="00163319">
        <w:rPr>
          <w:rFonts w:ascii="Times New Roman" w:hAnsi="Times New Roman" w:cs="Times New Roman"/>
        </w:rPr>
        <w:t>= -0.035, se=</w:t>
      </w:r>
      <w:r w:rsidR="00875516" w:rsidRPr="00163319">
        <w:t xml:space="preserve"> 0.007</w:t>
      </w:r>
      <w:r w:rsidR="00875516" w:rsidRPr="00163319">
        <w:rPr>
          <w:rFonts w:ascii="Times New Roman" w:hAnsi="Times New Roman" w:cs="Times New Roman"/>
        </w:rPr>
        <w:t xml:space="preserve">, p=0.000) </w:t>
      </w:r>
      <w:r w:rsidR="005F439E" w:rsidRPr="00163319">
        <w:rPr>
          <w:rFonts w:ascii="Times New Roman" w:hAnsi="Times New Roman" w:cs="Times New Roman"/>
        </w:rPr>
        <w:t xml:space="preserve">when </w:t>
      </w:r>
      <w:del w:id="328" w:author="Chet Sherwood" w:date="2015-12-23T12:54:00Z">
        <w:r w:rsidR="00A41265" w:rsidDel="00C148BD">
          <w:rPr>
            <w:rFonts w:ascii="Times New Roman" w:hAnsi="Times New Roman" w:cs="Times New Roman"/>
          </w:rPr>
          <w:delText>H</w:delText>
        </w:r>
      </w:del>
      <w:ins w:id="329" w:author="Chet Sherwood" w:date="2015-12-23T12:54:00Z">
        <w:r w:rsidR="00C148BD">
          <w:rPr>
            <w:rFonts w:ascii="Times New Roman" w:hAnsi="Times New Roman" w:cs="Times New Roman"/>
          </w:rPr>
          <w:t>h</w:t>
        </w:r>
      </w:ins>
      <w:r w:rsidR="00A41265">
        <w:rPr>
          <w:rFonts w:ascii="Times New Roman" w:hAnsi="Times New Roman" w:cs="Times New Roman"/>
        </w:rPr>
        <w:t>ominin</w:t>
      </w:r>
      <w:r w:rsidR="005F439E" w:rsidRPr="00163319">
        <w:rPr>
          <w:rFonts w:ascii="Times New Roman" w:hAnsi="Times New Roman" w:cs="Times New Roman"/>
        </w:rPr>
        <w:t xml:space="preserve">s are removed from the grouped fossil taxa </w:t>
      </w:r>
      <w:r w:rsidR="00066119" w:rsidRPr="00163319">
        <w:rPr>
          <w:rFonts w:ascii="Times New Roman" w:hAnsi="Times New Roman" w:cs="Times New Roman"/>
        </w:rPr>
        <w:t>analysis</w:t>
      </w:r>
      <w:r w:rsidR="00770B0C" w:rsidRPr="00163319">
        <w:rPr>
          <w:rFonts w:ascii="Times New Roman" w:hAnsi="Times New Roman" w:cs="Times New Roman"/>
        </w:rPr>
        <w:t>.</w:t>
      </w:r>
    </w:p>
    <w:p w14:paraId="285074B9" w14:textId="3E10567A"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370959">
        <w:rPr>
          <w:rFonts w:ascii="Times New Roman" w:hAnsi="Times New Roman" w:cs="Times New Roman"/>
        </w:rPr>
        <w:t>the evidence for</w:t>
      </w:r>
      <w:r w:rsidR="00A93FFE">
        <w:rPr>
          <w:rFonts w:ascii="Times New Roman" w:hAnsi="Times New Roman" w:cs="Times New Roman"/>
        </w:rPr>
        <w:t xml:space="preserve"> brain size increase over time can be categorized into three ascending levels of confidence</w:t>
      </w:r>
      <w:del w:id="330" w:author="Chet Sherwood" w:date="2015-12-23T12:54:00Z">
        <w:r w:rsidR="00A93FFE" w:rsidDel="00970384">
          <w:rPr>
            <w:rFonts w:ascii="Times New Roman" w:hAnsi="Times New Roman" w:cs="Times New Roman"/>
          </w:rPr>
          <w:delText xml:space="preserve"> that thi</w:delText>
        </w:r>
        <w:r w:rsidR="00BD1C15" w:rsidDel="00970384">
          <w:rPr>
            <w:rFonts w:ascii="Times New Roman" w:hAnsi="Times New Roman" w:cs="Times New Roman"/>
          </w:rPr>
          <w:delText>s is a real evolutionary trend</w:delText>
        </w:r>
        <w:r w:rsidR="00E05051" w:rsidDel="00970384">
          <w:rPr>
            <w:rFonts w:ascii="Times New Roman" w:hAnsi="Times New Roman" w:cs="Times New Roman"/>
          </w:rPr>
          <w:delText xml:space="preserve"> within an order</w:delText>
        </w:r>
      </w:del>
      <w:r w:rsidR="00BD1C15">
        <w:rPr>
          <w:rFonts w:ascii="Times New Roman" w:hAnsi="Times New Roman" w:cs="Times New Roman"/>
        </w:rPr>
        <w:t xml:space="preserve">: </w:t>
      </w:r>
      <w:ins w:id="331" w:author="Chet Sherwood" w:date="2015-12-23T12:55:00Z">
        <w:r w:rsidR="00970384">
          <w:rPr>
            <w:rFonts w:ascii="Times New Roman" w:hAnsi="Times New Roman" w:cs="Times New Roman"/>
          </w:rPr>
          <w:t>(</w:t>
        </w:r>
      </w:ins>
      <w:ins w:id="332" w:author="Chet Sherwood" w:date="2015-12-23T12:54:00Z">
        <w:r w:rsidR="00970384">
          <w:rPr>
            <w:rFonts w:ascii="Times New Roman" w:hAnsi="Times New Roman" w:cs="Times New Roman"/>
          </w:rPr>
          <w:t>1</w:t>
        </w:r>
      </w:ins>
      <w:ins w:id="333" w:author="Chet Sherwood" w:date="2015-12-23T12:55:00Z">
        <w:r w:rsidR="00970384">
          <w:rPr>
            <w:rFonts w:ascii="Times New Roman" w:hAnsi="Times New Roman" w:cs="Times New Roman"/>
          </w:rPr>
          <w:t>)</w:t>
        </w:r>
      </w:ins>
      <w:ins w:id="334" w:author="Chet Sherwood" w:date="2015-12-23T12:54:00Z">
        <w:r w:rsidR="00970384">
          <w:rPr>
            <w:rFonts w:ascii="Times New Roman" w:hAnsi="Times New Roman" w:cs="Times New Roman"/>
          </w:rPr>
          <w:t xml:space="preserve"> </w:t>
        </w:r>
      </w:ins>
      <w:r w:rsidR="00BD1C15">
        <w:rPr>
          <w:rFonts w:ascii="Times New Roman" w:hAnsi="Times New Roman" w:cs="Times New Roman"/>
        </w:rPr>
        <w:t>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xml:space="preserve">), </w:t>
      </w:r>
      <w:ins w:id="335" w:author="Chet Sherwood" w:date="2015-12-23T12:55:00Z">
        <w:r w:rsidR="00970384">
          <w:rPr>
            <w:rFonts w:ascii="Times New Roman" w:hAnsi="Times New Roman" w:cs="Times New Roman"/>
          </w:rPr>
          <w:t xml:space="preserve">(2) </w:t>
        </w:r>
      </w:ins>
      <w:r w:rsidR="00BD1C15">
        <w:rPr>
          <w:rFonts w:ascii="Times New Roman" w:hAnsi="Times New Roman" w:cs="Times New Roman"/>
        </w:rPr>
        <w:t>moderate confidence (one method shows CC increase over time</w:t>
      </w:r>
      <w:r w:rsidR="00E05051">
        <w:rPr>
          <w:rFonts w:ascii="Times New Roman" w:hAnsi="Times New Roman" w:cs="Times New Roman"/>
        </w:rPr>
        <w:t xml:space="preserve">; </w:t>
      </w:r>
      <w:del w:id="336" w:author="Chet Sherwood" w:date="2015-12-23T12:55:00Z">
        <w:r w:rsidR="00370959" w:rsidDel="00970384">
          <w:rPr>
            <w:rFonts w:ascii="Times New Roman" w:hAnsi="Times New Roman" w:cs="Times New Roman"/>
          </w:rPr>
          <w:delText xml:space="preserve">somewhat </w:delText>
        </w:r>
      </w:del>
      <w:r w:rsidR="00370959">
        <w:rPr>
          <w:rFonts w:ascii="Times New Roman" w:hAnsi="Times New Roman" w:cs="Times New Roman"/>
        </w:rPr>
        <w:t>warranting</w:t>
      </w:r>
      <w:r w:rsidR="00E05051">
        <w:rPr>
          <w:rFonts w:ascii="Times New Roman" w:hAnsi="Times New Roman" w:cs="Times New Roman"/>
        </w:rPr>
        <w:t xml:space="preserve"> </w:t>
      </w:r>
      <w:r w:rsidR="00370959">
        <w:rPr>
          <w:rFonts w:ascii="Times New Roman" w:hAnsi="Times New Roman" w:cs="Times New Roman"/>
        </w:rPr>
        <w:t>further</w:t>
      </w:r>
      <w:r w:rsidR="00E05051">
        <w:rPr>
          <w:rFonts w:ascii="Times New Roman" w:hAnsi="Times New Roman" w:cs="Times New Roman"/>
        </w:rPr>
        <w:t xml:space="preserve"> </w:t>
      </w:r>
      <w:r w:rsidR="00370959">
        <w:rPr>
          <w:rFonts w:ascii="Times New Roman" w:hAnsi="Times New Roman" w:cs="Times New Roman"/>
        </w:rPr>
        <w:t>analyses</w:t>
      </w:r>
      <w:r w:rsidR="00E05051">
        <w:rPr>
          <w:rFonts w:ascii="Times New Roman" w:hAnsi="Times New Roman" w:cs="Times New Roman"/>
        </w:rPr>
        <w:t xml:space="preserve"> climate predicting CC</w:t>
      </w:r>
      <w:r w:rsidR="00BD1C15">
        <w:rPr>
          <w:rFonts w:ascii="Times New Roman" w:hAnsi="Times New Roman" w:cs="Times New Roman"/>
        </w:rPr>
        <w:t xml:space="preserve">), </w:t>
      </w:r>
      <w:r w:rsidR="008376F7">
        <w:rPr>
          <w:rFonts w:ascii="Times New Roman" w:hAnsi="Times New Roman" w:cs="Times New Roman"/>
        </w:rPr>
        <w:t xml:space="preserve">and </w:t>
      </w:r>
      <w:ins w:id="337" w:author="Chet Sherwood" w:date="2015-12-23T12:55:00Z">
        <w:r w:rsidR="00970384">
          <w:rPr>
            <w:rFonts w:ascii="Times New Roman" w:hAnsi="Times New Roman" w:cs="Times New Roman"/>
          </w:rPr>
          <w:t xml:space="preserve">(3) </w:t>
        </w:r>
      </w:ins>
      <w:r w:rsidR="008376F7">
        <w:rPr>
          <w:rFonts w:ascii="Times New Roman" w:hAnsi="Times New Roman" w:cs="Times New Roman"/>
        </w:rPr>
        <w:t>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416A26">
        <w:rPr>
          <w:rFonts w:ascii="Times New Roman" w:hAnsi="Times New Roman" w:cs="Times New Roman"/>
        </w:rPr>
        <w:t xml:space="preserve"> (Table X)</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w:t>
      </w:r>
      <w:r w:rsidR="00703937">
        <w:rPr>
          <w:rFonts w:ascii="Times New Roman" w:hAnsi="Times New Roman" w:cs="Times New Roman"/>
        </w:rPr>
        <w:t>Artiodactyla</w:t>
      </w:r>
      <w:r w:rsidR="008376F7">
        <w:rPr>
          <w:rFonts w:ascii="Times New Roman" w:hAnsi="Times New Roman" w:cs="Times New Roman"/>
        </w:rPr>
        <w:t xml:space="preserve">, </w:t>
      </w:r>
      <w:r w:rsidR="00703937">
        <w:rPr>
          <w:rFonts w:ascii="Times New Roman" w:hAnsi="Times New Roman" w:cs="Times New Roman"/>
        </w:rPr>
        <w:t>Carnivora</w:t>
      </w:r>
      <w:r w:rsidR="008376F7">
        <w:rPr>
          <w:rFonts w:ascii="Times New Roman" w:hAnsi="Times New Roman" w:cs="Times New Roman"/>
        </w:rPr>
        <w:t xml:space="preserve">, </w:t>
      </w:r>
      <w:r w:rsidR="009A28EE">
        <w:rPr>
          <w:rFonts w:ascii="Times New Roman" w:hAnsi="Times New Roman" w:cs="Times New Roman"/>
        </w:rPr>
        <w:t xml:space="preserve">and </w:t>
      </w:r>
      <w:r w:rsidR="00152E71">
        <w:rPr>
          <w:rFonts w:ascii="Times New Roman" w:hAnsi="Times New Roman" w:cs="Times New Roman"/>
        </w:rPr>
        <w:t>P</w:t>
      </w:r>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 xml:space="preserve">The </w:t>
      </w:r>
      <w:r w:rsidR="00EE3313">
        <w:rPr>
          <w:rFonts w:ascii="Times New Roman" w:hAnsi="Times New Roman" w:cs="Times New Roman"/>
        </w:rPr>
        <w:t>Primate</w:t>
      </w:r>
      <w:r w:rsidR="00CE79AA">
        <w:rPr>
          <w:rFonts w:ascii="Times New Roman" w:hAnsi="Times New Roman" w:cs="Times New Roman"/>
        </w:rPr>
        <w:t xml:space="preserve"> order was the only </w:t>
      </w:r>
      <w:r w:rsidR="006E3C20">
        <w:rPr>
          <w:rFonts w:ascii="Times New Roman" w:hAnsi="Times New Roman" w:cs="Times New Roman"/>
        </w:rPr>
        <w:t xml:space="preserve">taxon </w:t>
      </w:r>
      <w:r w:rsidR="00CE79AA">
        <w:rPr>
          <w:rFonts w:ascii="Times New Roman" w:hAnsi="Times New Roman" w:cs="Times New Roman"/>
        </w:rPr>
        <w:t>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w:t>
      </w:r>
      <w:del w:id="338" w:author="Chet Sherwood" w:date="2015-12-23T12:56:00Z">
        <w:r w:rsidR="00CE79AA" w:rsidDel="00970384">
          <w:rPr>
            <w:rFonts w:ascii="Times New Roman" w:hAnsi="Times New Roman" w:cs="Times New Roman"/>
          </w:rPr>
          <w:delText>a host of</w:delText>
        </w:r>
      </w:del>
      <w:ins w:id="339" w:author="Chet Sherwood" w:date="2015-12-23T12:56:00Z">
        <w:r w:rsidR="00970384">
          <w:rPr>
            <w:rFonts w:ascii="Times New Roman" w:hAnsi="Times New Roman" w:cs="Times New Roman"/>
          </w:rPr>
          <w:t>several</w:t>
        </w:r>
      </w:ins>
      <w:r w:rsidR="00CE79AA">
        <w:rPr>
          <w:rFonts w:ascii="Times New Roman" w:hAnsi="Times New Roman" w:cs="Times New Roman"/>
        </w:rPr>
        <w:t xml:space="preserve"> previous investigations using a variety of methods and datasets that show </w:t>
      </w:r>
      <w:r w:rsidR="00EE3313">
        <w:rPr>
          <w:rFonts w:ascii="Times New Roman" w:hAnsi="Times New Roman" w:cs="Times New Roman"/>
        </w:rPr>
        <w:t>Primate</w:t>
      </w:r>
      <w:r w:rsidR="00CE79AA">
        <w:rPr>
          <w:rFonts w:ascii="Times New Roman" w:hAnsi="Times New Roman" w:cs="Times New Roman"/>
        </w:rPr>
        <w:t xml:space="preserve">s have indeed increased </w:t>
      </w:r>
      <w:del w:id="340" w:author="Chet Sherwood" w:date="2015-12-23T12:56:00Z">
        <w:r w:rsidR="00CE79AA" w:rsidDel="00B1554D">
          <w:rPr>
            <w:rFonts w:ascii="Times New Roman" w:hAnsi="Times New Roman" w:cs="Times New Roman"/>
          </w:rPr>
          <w:delText xml:space="preserve">their </w:delText>
        </w:r>
      </w:del>
      <w:r w:rsidR="00CE79AA">
        <w:rPr>
          <w:rFonts w:ascii="Times New Roman" w:hAnsi="Times New Roman" w:cs="Times New Roman"/>
        </w:rPr>
        <w:t xml:space="preserve">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6E3C20">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426DFB4C-1270-4845-AFA9-26210ABE37BF&lt;/uuid&gt;&lt;priority&gt;56&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volume&gt;280&lt;/volume&gt;&lt;publication_date&gt;99201303201200000000222000&lt;/publication_date&gt;&lt;number&gt;1759&lt;/number&gt;&lt;doi&gt;10.1126/science.132.3428.670&lt;/doi&gt;&lt;startpage&gt;20130269&lt;/startpage&gt;&lt;title&gt;Brain reorganization, not relative brain size, primarily characterizes anthropoid brain evolution&lt;/title&gt;&lt;uuid&gt;E98CEFF3-45BA-4655-B55C-B7ABF4B2B381&lt;/uuid&gt;&lt;subtype&gt;400&lt;/subtype&gt;&lt;endpage&gt;20130269&lt;/endpage&gt;&lt;type&gt;400&lt;/type&gt;&lt;url&gt;http://rspb.royalsocietypublishing.org/cgi/doi/10.1098/rspb.2013.0269&lt;/url&gt;&lt;bundle&gt;&lt;publication&gt;&lt;title&gt;Proceedings of the Royal Society B: Biological Sciences&lt;/title&gt;&lt;type&gt;-100&lt;/type&gt;&lt;subtype&gt;-100&lt;/subtype&gt;&lt;uuid&gt;1BB0688F-827E-4371-B151-BEB53C080DD4&lt;/uuid&gt;&lt;/publication&gt;&lt;/bundle&gt;&lt;authors&gt;&lt;author&gt;&lt;firstName&gt;J&lt;/firstName&gt;&lt;middleNames&gt;B&lt;/middleNames&gt;&lt;lastName&gt;Smaers&lt;/lastName&gt;&lt;/author&gt;&lt;author&gt;&lt;firstName&gt;C&lt;/firstName&gt;&lt;lastName&gt;Soligo&lt;/lastName&gt;&lt;/author&gt;&lt;/authors&gt;&lt;/publication&gt;&lt;/publications&gt;&lt;cites&gt;&lt;/cites&gt;&lt;/citation&gt;</w:instrText>
      </w:r>
      <w:r w:rsidR="006E3C20">
        <w:rPr>
          <w:rFonts w:ascii="Times New Roman" w:hAnsi="Times New Roman" w:cs="Times New Roman"/>
        </w:rPr>
        <w:fldChar w:fldCharType="separate"/>
      </w:r>
      <w:r w:rsidR="006E3C20">
        <w:rPr>
          <w:rFonts w:ascii="Times New Roman" w:hAnsi="Times New Roman" w:cs="Times New Roman"/>
        </w:rPr>
        <w:t>(Holloway, 1968; Jerison, 1973; Montgomery et al., 2010; Boddy et al., 2012; Smaers and Soligo, 2013)</w:t>
      </w:r>
      <w:r w:rsidR="006E3C20">
        <w:rPr>
          <w:rFonts w:ascii="Times New Roman" w:hAnsi="Times New Roman" w:cs="Times New Roman"/>
        </w:rPr>
        <w:fldChar w:fldCharType="end"/>
      </w:r>
      <w:r w:rsidR="00CE79AA">
        <w:rPr>
          <w:rFonts w:ascii="Times New Roman" w:hAnsi="Times New Roman" w:cs="Times New Roman"/>
        </w:rPr>
        <w:t>.</w:t>
      </w:r>
    </w:p>
    <w:p w14:paraId="15D5D05F" w14:textId="0FB2EC3B" w:rsidR="00325D76" w:rsidDel="00303188" w:rsidRDefault="00303188" w:rsidP="005024D6">
      <w:pPr>
        <w:rPr>
          <w:del w:id="341" w:author="Chet Sherwood" w:date="2015-12-23T13:06:00Z"/>
          <w:rFonts w:ascii="Times New Roman" w:hAnsi="Times New Roman" w:cs="Times New Roman"/>
        </w:rPr>
      </w:pPr>
      <w:ins w:id="342" w:author="Chet Sherwood" w:date="2015-12-23T13:06:00Z">
        <w:r>
          <w:rPr>
            <w:rFonts w:ascii="Times New Roman" w:hAnsi="Times New Roman" w:cs="Times New Roman"/>
          </w:rPr>
          <w:tab/>
        </w:r>
      </w:ins>
    </w:p>
    <w:p w14:paraId="3C075B64" w14:textId="58677A81" w:rsidR="00A302A2" w:rsidDel="00303188" w:rsidRDefault="00352B9E" w:rsidP="005024D6">
      <w:pPr>
        <w:rPr>
          <w:del w:id="343" w:author="Chet Sherwood" w:date="2015-12-23T13:06:00Z"/>
          <w:rFonts w:ascii="Times New Roman" w:hAnsi="Times New Roman" w:cs="Times New Roman"/>
          <w:b/>
          <w:i/>
        </w:rPr>
      </w:pPr>
      <w:del w:id="344" w:author="Chet Sherwood" w:date="2015-12-23T13:06:00Z">
        <w:r w:rsidDel="00303188">
          <w:rPr>
            <w:rFonts w:ascii="Times New Roman" w:hAnsi="Times New Roman" w:cs="Times New Roman"/>
            <w:b/>
            <w:i/>
          </w:rPr>
          <w:delText>CC vs. Climate</w:delText>
        </w:r>
      </w:del>
    </w:p>
    <w:p w14:paraId="7D8137DC" w14:textId="6202B5BB" w:rsidR="00B75A39" w:rsidDel="00303188" w:rsidRDefault="00B75A39" w:rsidP="00352B9E">
      <w:pPr>
        <w:ind w:left="720" w:firstLine="720"/>
        <w:rPr>
          <w:del w:id="345" w:author="Chet Sherwood" w:date="2015-12-23T13:06:00Z"/>
          <w:rFonts w:ascii="Times New Roman" w:hAnsi="Times New Roman" w:cs="Times New Roman"/>
        </w:rPr>
      </w:pPr>
    </w:p>
    <w:p w14:paraId="47BDCB05" w14:textId="288DEEBB" w:rsidR="00E33949" w:rsidRDefault="0098035E" w:rsidP="00E33949">
      <w:pPr>
        <w:rPr>
          <w:rFonts w:ascii="Times New Roman" w:hAnsi="Times New Roman" w:cs="Times New Roman"/>
        </w:rPr>
      </w:pPr>
      <w:r>
        <w:rPr>
          <w:rFonts w:ascii="Times New Roman" w:hAnsi="Times New Roman" w:cs="Times New Roman"/>
        </w:rPr>
        <w:t>The present</w:t>
      </w:r>
      <w:r w:rsidR="00E33949">
        <w:rPr>
          <w:rFonts w:ascii="Times New Roman" w:hAnsi="Times New Roman" w:cs="Times New Roman"/>
        </w:rPr>
        <w:t xml:space="preserve"> study found that some, but not</w:t>
      </w:r>
      <w:del w:id="346" w:author="Chet Sherwood" w:date="2015-12-23T12:58:00Z">
        <w:r w:rsidR="00E33949" w:rsidDel="00CD26E5">
          <w:rPr>
            <w:rFonts w:ascii="Times New Roman" w:hAnsi="Times New Roman" w:cs="Times New Roman"/>
          </w:rPr>
          <w:delText>,</w:delText>
        </w:r>
      </w:del>
      <w:r w:rsidR="00E33949">
        <w:rPr>
          <w:rFonts w:ascii="Times New Roman" w:hAnsi="Times New Roman" w:cs="Times New Roman"/>
        </w:rPr>
        <w:t xml:space="preserve"> all</w:t>
      </w:r>
      <w:ins w:id="347" w:author="Chet Sherwood" w:date="2015-12-23T12:58:00Z">
        <w:r w:rsidR="00CD26E5">
          <w:rPr>
            <w:rFonts w:ascii="Times New Roman" w:hAnsi="Times New Roman" w:cs="Times New Roman"/>
          </w:rPr>
          <w:t>,</w:t>
        </w:r>
      </w:ins>
      <w:r w:rsidR="00E33949">
        <w:rPr>
          <w:rFonts w:ascii="Times New Roman" w:hAnsi="Times New Roman" w:cs="Times New Roman"/>
        </w:rPr>
        <w:t xml:space="preserve"> mammals have increased brain size over </w:t>
      </w:r>
      <w:commentRangeStart w:id="348"/>
      <w:r w:rsidR="00E33949">
        <w:rPr>
          <w:rFonts w:ascii="Times New Roman" w:hAnsi="Times New Roman" w:cs="Times New Roman"/>
        </w:rPr>
        <w:t>time</w:t>
      </w:r>
      <w:commentRangeEnd w:id="348"/>
      <w:r w:rsidR="00CD26E5">
        <w:rPr>
          <w:rStyle w:val="CommentReference"/>
        </w:rPr>
        <w:commentReference w:id="348"/>
      </w:r>
      <w:r w:rsidR="00E33949">
        <w:rPr>
          <w:rFonts w:ascii="Times New Roman" w:hAnsi="Times New Roman" w:cs="Times New Roman"/>
        </w:rPr>
        <w:t xml:space="preserve">. </w:t>
      </w:r>
      <w:del w:id="349" w:author="Chet Sherwood" w:date="2015-12-23T12:59:00Z">
        <w:r w:rsidR="00E33949" w:rsidDel="00CD26E5">
          <w:rPr>
            <w:rFonts w:ascii="Times New Roman" w:hAnsi="Times New Roman" w:cs="Times New Roman"/>
          </w:rPr>
          <w:delText>The results of the fossil CC and ancestra</w:delText>
        </w:r>
        <w:r w:rsidR="00B0179A" w:rsidDel="00CD26E5">
          <w:rPr>
            <w:rFonts w:ascii="Times New Roman" w:hAnsi="Times New Roman" w:cs="Times New Roman"/>
          </w:rPr>
          <w:delText>l CC analyses did not for the most part concur on which taxa have increased brain size. However, the one point on which</w:delText>
        </w:r>
        <w:r w:rsidR="00E33949" w:rsidDel="00CD26E5">
          <w:rPr>
            <w:rFonts w:ascii="Times New Roman" w:hAnsi="Times New Roman" w:cs="Times New Roman"/>
          </w:rPr>
          <w:delText xml:space="preserve"> </w:delText>
        </w:r>
        <w:r w:rsidR="00B0179A" w:rsidDel="00CD26E5">
          <w:rPr>
            <w:rFonts w:ascii="Times New Roman" w:hAnsi="Times New Roman" w:cs="Times New Roman"/>
          </w:rPr>
          <w:delText>both sets of results agreed on was that</w:delText>
        </w:r>
        <w:r w:rsidR="00E33949" w:rsidDel="00CD26E5">
          <w:rPr>
            <w:rFonts w:ascii="Times New Roman" w:hAnsi="Times New Roman" w:cs="Times New Roman"/>
          </w:rPr>
          <w:delText xml:space="preserve"> </w:delText>
        </w:r>
        <w:r w:rsidR="00EE3313" w:rsidDel="00CD26E5">
          <w:rPr>
            <w:rFonts w:ascii="Times New Roman" w:hAnsi="Times New Roman" w:cs="Times New Roman"/>
          </w:rPr>
          <w:delText>Primate</w:delText>
        </w:r>
        <w:r w:rsidR="00E33949" w:rsidDel="00CD26E5">
          <w:rPr>
            <w:rFonts w:ascii="Times New Roman" w:hAnsi="Times New Roman" w:cs="Times New Roman"/>
          </w:rPr>
          <w:delText>s</w:delText>
        </w:r>
        <w:r w:rsidR="001F3547" w:rsidDel="00CD26E5">
          <w:rPr>
            <w:rFonts w:ascii="Times New Roman" w:hAnsi="Times New Roman" w:cs="Times New Roman"/>
          </w:rPr>
          <w:delText xml:space="preserve">, </w:delText>
        </w:r>
        <w:r w:rsidR="00A0295E" w:rsidDel="00CD26E5">
          <w:rPr>
            <w:rFonts w:ascii="Times New Roman" w:hAnsi="Times New Roman" w:cs="Times New Roman"/>
          </w:rPr>
          <w:delText>on average</w:delText>
        </w:r>
        <w:r w:rsidR="001F3547" w:rsidDel="00CD26E5">
          <w:rPr>
            <w:rFonts w:ascii="Times New Roman" w:hAnsi="Times New Roman" w:cs="Times New Roman"/>
          </w:rPr>
          <w:delText>,</w:delText>
        </w:r>
        <w:r w:rsidR="00B0179A" w:rsidDel="00CD26E5">
          <w:rPr>
            <w:rFonts w:ascii="Times New Roman" w:hAnsi="Times New Roman" w:cs="Times New Roman"/>
          </w:rPr>
          <w:delText xml:space="preserve"> have indeed undergone significant increases in brain size over the course of evolution</w:delText>
        </w:r>
        <w:r w:rsidR="00E33949" w:rsidDel="00CD26E5">
          <w:rPr>
            <w:rFonts w:ascii="Times New Roman" w:hAnsi="Times New Roman" w:cs="Times New Roman"/>
          </w:rPr>
          <w:delText xml:space="preserve">. </w:delText>
        </w:r>
      </w:del>
      <w:r w:rsidR="008536FB">
        <w:rPr>
          <w:rFonts w:ascii="Times New Roman" w:hAnsi="Times New Roman" w:cs="Times New Roman"/>
        </w:rPr>
        <w:t xml:space="preserve">Before detrending the data, we found no evidence of </w:t>
      </w:r>
      <w:r w:rsidR="00EE3313">
        <w:rPr>
          <w:rFonts w:ascii="Times New Roman" w:hAnsi="Times New Roman" w:cs="Times New Roman"/>
        </w:rPr>
        <w:t>Primate</w:t>
      </w:r>
      <w:r w:rsidR="008536FB">
        <w:rPr>
          <w:rFonts w:ascii="Times New Roman" w:hAnsi="Times New Roman" w:cs="Times New Roman"/>
        </w:rPr>
        <w:t xml:space="preserve"> CC being </w:t>
      </w:r>
      <w:del w:id="350" w:author="Chet Sherwood" w:date="2015-12-23T12:59:00Z">
        <w:r w:rsidR="008536FB" w:rsidDel="00CD26E5">
          <w:rPr>
            <w:rFonts w:ascii="Times New Roman" w:hAnsi="Times New Roman" w:cs="Times New Roman"/>
          </w:rPr>
          <w:delText xml:space="preserve">affected </w:delText>
        </w:r>
      </w:del>
      <w:ins w:id="351" w:author="Chet Sherwood" w:date="2015-12-23T12:59:00Z">
        <w:r w:rsidR="00CD26E5">
          <w:rPr>
            <w:rFonts w:ascii="Times New Roman" w:hAnsi="Times New Roman" w:cs="Times New Roman"/>
          </w:rPr>
          <w:t>related to</w:t>
        </w:r>
      </w:ins>
      <w:del w:id="352" w:author="Chet Sherwood" w:date="2015-12-23T12:59:00Z">
        <w:r w:rsidR="008536FB" w:rsidDel="00CD26E5">
          <w:rPr>
            <w:rFonts w:ascii="Times New Roman" w:hAnsi="Times New Roman" w:cs="Times New Roman"/>
          </w:rPr>
          <w:delText>by</w:delText>
        </w:r>
      </w:del>
      <w:r w:rsidR="008536FB">
        <w:rPr>
          <w:rFonts w:ascii="Times New Roman" w:hAnsi="Times New Roman" w:cs="Times New Roman"/>
        </w:rPr>
        <w:t xml:space="preserve"> global climatic factors.</w:t>
      </w:r>
      <w:r w:rsidR="0079752D">
        <w:rPr>
          <w:rFonts w:ascii="Times New Roman" w:hAnsi="Times New Roman" w:cs="Times New Roman"/>
        </w:rPr>
        <w:t xml:space="preserve"> However, detrending the data </w:t>
      </w:r>
      <w:del w:id="353" w:author="Chet Sherwood" w:date="2015-12-23T12:59:00Z">
        <w:r w:rsidR="0079752D" w:rsidDel="00CD26E5">
          <w:rPr>
            <w:rFonts w:ascii="Times New Roman" w:hAnsi="Times New Roman" w:cs="Times New Roman"/>
          </w:rPr>
          <w:delText xml:space="preserve">in fact </w:delText>
        </w:r>
      </w:del>
      <w:r w:rsidR="0079752D">
        <w:rPr>
          <w:rFonts w:ascii="Times New Roman" w:hAnsi="Times New Roman" w:cs="Times New Roman"/>
        </w:rPr>
        <w:t xml:space="preserve">revealed </w:t>
      </w:r>
      <w:del w:id="354" w:author="Chet Sherwood" w:date="2015-12-23T13:00:00Z">
        <w:r w:rsidR="0079752D" w:rsidDel="00CD26E5">
          <w:rPr>
            <w:rFonts w:ascii="Times New Roman" w:hAnsi="Times New Roman" w:cs="Times New Roman"/>
          </w:rPr>
          <w:delText>some new</w:delText>
        </w:r>
      </w:del>
      <w:ins w:id="355" w:author="Chet Sherwood" w:date="2015-12-23T13:00:00Z">
        <w:r w:rsidR="00CD26E5">
          <w:rPr>
            <w:rFonts w:ascii="Times New Roman" w:hAnsi="Times New Roman" w:cs="Times New Roman"/>
          </w:rPr>
          <w:t>otherwise hidden</w:t>
        </w:r>
      </w:ins>
      <w:r w:rsidR="0079752D">
        <w:rPr>
          <w:rFonts w:ascii="Times New Roman" w:hAnsi="Times New Roman" w:cs="Times New Roman"/>
        </w:rPr>
        <w:t xml:space="preserve"> relationships, </w:t>
      </w:r>
      <w:del w:id="356" w:author="Chet Sherwood" w:date="2015-12-23T13:00:00Z">
        <w:r w:rsidR="00BC09C8" w:rsidDel="00CD26E5">
          <w:rPr>
            <w:rFonts w:ascii="Times New Roman" w:hAnsi="Times New Roman" w:cs="Times New Roman"/>
          </w:rPr>
          <w:delText>in</w:delText>
        </w:r>
        <w:r w:rsidR="0079752D" w:rsidDel="00CD26E5">
          <w:rPr>
            <w:rFonts w:ascii="Times New Roman" w:hAnsi="Times New Roman" w:cs="Times New Roman"/>
          </w:rPr>
          <w:delText xml:space="preserve"> </w:delText>
        </w:r>
      </w:del>
      <w:ins w:id="357" w:author="Chet Sherwood" w:date="2015-12-23T13:00:00Z">
        <w:r w:rsidR="00CD26E5">
          <w:rPr>
            <w:rFonts w:ascii="Times New Roman" w:hAnsi="Times New Roman" w:cs="Times New Roman"/>
          </w:rPr>
          <w:t xml:space="preserve">demonstrating </w:t>
        </w:r>
      </w:ins>
      <w:r w:rsidR="0079752D">
        <w:rPr>
          <w:rFonts w:ascii="Times New Roman" w:hAnsi="Times New Roman" w:cs="Times New Roman"/>
        </w:rPr>
        <w:t xml:space="preserve">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 xml:space="preserve">explained 62.9% of the variance in fossil </w:t>
      </w:r>
      <w:r w:rsidR="00EE3313">
        <w:rPr>
          <w:rFonts w:ascii="Times New Roman" w:hAnsi="Times New Roman" w:cs="Times New Roman"/>
        </w:rPr>
        <w:t>Primate</w:t>
      </w:r>
      <w:r w:rsidR="009D7B38">
        <w:rPr>
          <w:rFonts w:ascii="Times New Roman" w:hAnsi="Times New Roman" w:cs="Times New Roman"/>
        </w:rPr>
        <w:t xml:space="preserve"> CC over the course of their ~65</w:t>
      </w:r>
      <w:r w:rsidR="004128D1">
        <w:rPr>
          <w:rFonts w:ascii="Times New Roman" w:hAnsi="Times New Roman" w:cs="Times New Roman"/>
        </w:rPr>
        <w:t>M</w:t>
      </w:r>
      <w:del w:id="358" w:author="Chet Sherwood" w:date="2015-12-23T13:00:00Z">
        <w:r w:rsidR="004128D1" w:rsidDel="00CD26E5">
          <w:rPr>
            <w:rFonts w:ascii="Times New Roman" w:hAnsi="Times New Roman" w:cs="Times New Roman"/>
          </w:rPr>
          <w:delText>y</w:delText>
        </w:r>
      </w:del>
      <w:ins w:id="359" w:author="Chet Sherwood" w:date="2015-12-23T13:00:00Z">
        <w:r w:rsidR="00CD26E5">
          <w:rPr>
            <w:rFonts w:ascii="Times New Roman" w:hAnsi="Times New Roman" w:cs="Times New Roman"/>
          </w:rPr>
          <w:t>a</w:t>
        </w:r>
      </w:ins>
      <w:r w:rsidR="004128D1">
        <w:rPr>
          <w:rFonts w:ascii="Times New Roman" w:hAnsi="Times New Roman" w:cs="Times New Roman"/>
        </w:rPr>
        <w:t xml:space="preserve"> existence as an order.</w:t>
      </w:r>
      <w:r w:rsidR="00B93534">
        <w:rPr>
          <w:rFonts w:ascii="Times New Roman" w:hAnsi="Times New Roman" w:cs="Times New Roman"/>
        </w:rPr>
        <w:t xml:space="preserve"> </w:t>
      </w:r>
      <w:del w:id="360" w:author="Chet Sherwood" w:date="2015-12-23T13:01:00Z">
        <w:r w:rsidR="00B93534" w:rsidDel="00CD26E5">
          <w:rPr>
            <w:rFonts w:ascii="Times New Roman" w:hAnsi="Times New Roman" w:cs="Times New Roman"/>
          </w:rPr>
          <w:delText xml:space="preserve">Though </w:delText>
        </w:r>
        <w:r w:rsidR="00BA4B61" w:rsidDel="00CD26E5">
          <w:rPr>
            <w:rFonts w:ascii="Times New Roman" w:hAnsi="Times New Roman" w:cs="Times New Roman"/>
          </w:rPr>
          <w:delText>i</w:delText>
        </w:r>
      </w:del>
      <w:ins w:id="361" w:author="Chet Sherwood" w:date="2015-12-23T13:01:00Z">
        <w:r w:rsidR="00CD26E5">
          <w:rPr>
            <w:rFonts w:ascii="Times New Roman" w:hAnsi="Times New Roman" w:cs="Times New Roman"/>
          </w:rPr>
          <w:t>I</w:t>
        </w:r>
      </w:ins>
      <w:r w:rsidR="00BA4B61">
        <w:rPr>
          <w:rFonts w:ascii="Times New Roman" w:hAnsi="Times New Roman" w:cs="Times New Roman"/>
        </w:rPr>
        <w:t>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 xml:space="preserve">the ancestral CC analyses did not reveal </w:t>
      </w:r>
      <w:del w:id="362" w:author="Chet Sherwood" w:date="2015-12-23T13:01:00Z">
        <w:r w:rsidR="00BA4B61" w:rsidDel="00CD26E5">
          <w:rPr>
            <w:rFonts w:ascii="Times New Roman" w:hAnsi="Times New Roman" w:cs="Times New Roman"/>
          </w:rPr>
          <w:delText xml:space="preserve">any </w:delText>
        </w:r>
      </w:del>
      <w:r w:rsidR="00BA4B61">
        <w:rPr>
          <w:rFonts w:ascii="Times New Roman" w:hAnsi="Times New Roman" w:cs="Times New Roman"/>
        </w:rPr>
        <w:t>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w:t>
      </w:r>
      <w:del w:id="363" w:author="Chet Sherwood" w:date="2015-12-23T13:01:00Z">
        <w:r w:rsidR="004219BD" w:rsidDel="00CD26E5">
          <w:rPr>
            <w:rFonts w:ascii="Times New Roman" w:hAnsi="Times New Roman" w:cs="Times New Roman"/>
          </w:rPr>
          <w:delText>a more holistic picture</w:delText>
        </w:r>
      </w:del>
      <w:ins w:id="364" w:author="Chet Sherwood" w:date="2015-12-23T13:01:00Z">
        <w:r w:rsidR="00CD26E5">
          <w:rPr>
            <w:rFonts w:ascii="Times New Roman" w:hAnsi="Times New Roman" w:cs="Times New Roman"/>
          </w:rPr>
          <w:t>levels of confidence in our interpretation</w:t>
        </w:r>
      </w:ins>
      <w:r w:rsidR="004219BD">
        <w:rPr>
          <w:rFonts w:ascii="Times New Roman" w:hAnsi="Times New Roman" w:cs="Times New Roman"/>
        </w:rPr>
        <w:t xml:space="preserve"> </w:t>
      </w:r>
      <w:r w:rsidR="00606F2F">
        <w:rPr>
          <w:rFonts w:ascii="Times New Roman" w:hAnsi="Times New Roman" w:cs="Times New Roman"/>
        </w:rPr>
        <w:t xml:space="preserve">of </w:t>
      </w:r>
      <w:r w:rsidR="004219BD">
        <w:rPr>
          <w:rFonts w:ascii="Times New Roman" w:hAnsi="Times New Roman" w:cs="Times New Roman"/>
        </w:rPr>
        <w:t>evolutionary history.</w:t>
      </w:r>
    </w:p>
    <w:p w14:paraId="42BE9743" w14:textId="783398D1" w:rsidR="00BB59D4" w:rsidRPr="00352B9E" w:rsidRDefault="00FA128C" w:rsidP="007B21E0">
      <w:pPr>
        <w:ind w:firstLine="720"/>
        <w:rPr>
          <w:rFonts w:ascii="Times New Roman" w:hAnsi="Times New Roman" w:cs="Times New Roman"/>
        </w:rPr>
      </w:pPr>
      <w:r>
        <w:rPr>
          <w:rFonts w:ascii="Times New Roman" w:hAnsi="Times New Roman" w:cs="Times New Roman"/>
        </w:rPr>
        <w:t xml:space="preserve">Based on the </w:t>
      </w:r>
      <w:r w:rsidR="000F4371">
        <w:rPr>
          <w:rFonts w:ascii="Times New Roman" w:hAnsi="Times New Roman" w:cs="Times New Roman"/>
        </w:rPr>
        <w:t>fossil record</w:t>
      </w:r>
      <w:ins w:id="365" w:author="Chet Sherwood" w:date="2015-12-23T13:02:00Z">
        <w:r w:rsidR="00CD26E5">
          <w:rPr>
            <w:rFonts w:ascii="Times New Roman" w:hAnsi="Times New Roman" w:cs="Times New Roman"/>
          </w:rPr>
          <w:t xml:space="preserve"> data</w:t>
        </w:r>
      </w:ins>
      <w:r w:rsidR="000F4371">
        <w:rPr>
          <w:rFonts w:ascii="Times New Roman" w:hAnsi="Times New Roman" w:cs="Times New Roman"/>
        </w:rPr>
        <w:t xml:space="preserve">, it appears that </w:t>
      </w:r>
      <w:del w:id="366" w:author="Chet Sherwood" w:date="2015-12-23T13:02:00Z">
        <w:r w:rsidR="00A41265" w:rsidDel="00CD26E5">
          <w:rPr>
            <w:rFonts w:ascii="Times New Roman" w:hAnsi="Times New Roman" w:cs="Times New Roman"/>
          </w:rPr>
          <w:delText>H</w:delText>
        </w:r>
      </w:del>
      <w:ins w:id="367" w:author="Chet Sherwood" w:date="2015-12-23T13:02:00Z">
        <w:r w:rsidR="00CD26E5">
          <w:rPr>
            <w:rFonts w:ascii="Times New Roman" w:hAnsi="Times New Roman" w:cs="Times New Roman"/>
          </w:rPr>
          <w:t>h</w:t>
        </w:r>
      </w:ins>
      <w:r w:rsidR="00A41265">
        <w:rPr>
          <w:rFonts w:ascii="Times New Roman" w:hAnsi="Times New Roman" w:cs="Times New Roman"/>
        </w:rPr>
        <w:t>ominin</w:t>
      </w:r>
      <w:r>
        <w:rPr>
          <w:rFonts w:ascii="Times New Roman" w:hAnsi="Times New Roman" w:cs="Times New Roman"/>
        </w:rPr>
        <w:t xml:space="preserve">s continued the </w:t>
      </w:r>
      <w:r w:rsidR="00EE3313">
        <w:rPr>
          <w:rFonts w:ascii="Times New Roman" w:hAnsi="Times New Roman" w:cs="Times New Roman"/>
        </w:rPr>
        <w:t>Primate</w:t>
      </w:r>
      <w:r>
        <w:rPr>
          <w:rFonts w:ascii="Times New Roman" w:hAnsi="Times New Roman" w:cs="Times New Roman"/>
        </w:rPr>
        <w:t>-general trend of increasing brain size, albeit at a greatly accelerated pace in the last 5-7M</w:t>
      </w:r>
      <w:del w:id="368" w:author="Chet Sherwood" w:date="2015-12-23T13:02:00Z">
        <w:r w:rsidDel="00754EEB">
          <w:rPr>
            <w:rFonts w:ascii="Times New Roman" w:hAnsi="Times New Roman" w:cs="Times New Roman"/>
          </w:rPr>
          <w:delText>y</w:delText>
        </w:r>
      </w:del>
      <w:ins w:id="369" w:author="Chet Sherwood" w:date="2015-12-23T13:02:00Z">
        <w:r w:rsidR="00754EEB">
          <w:rPr>
            <w:rFonts w:ascii="Times New Roman" w:hAnsi="Times New Roman" w:cs="Times New Roman"/>
          </w:rPr>
          <w:t>a</w:t>
        </w:r>
      </w:ins>
      <w:r>
        <w:rPr>
          <w:rFonts w:ascii="Times New Roman" w:hAnsi="Times New Roman" w:cs="Times New Roman"/>
        </w:rPr>
        <w:t xml:space="preserve">. </w:t>
      </w:r>
      <w:r w:rsidR="002F13A6">
        <w:rPr>
          <w:rFonts w:ascii="Times New Roman" w:hAnsi="Times New Roman" w:cs="Times New Roman"/>
        </w:rPr>
        <w:t xml:space="preserve">But unlike other Primates, the rapid brain expansion observed in </w:t>
      </w:r>
      <w:del w:id="370" w:author="Chet Sherwood" w:date="2015-12-23T13:02:00Z">
        <w:r w:rsidR="00A41265" w:rsidDel="00754EEB">
          <w:rPr>
            <w:rFonts w:ascii="Times New Roman" w:hAnsi="Times New Roman" w:cs="Times New Roman"/>
          </w:rPr>
          <w:delText>H</w:delText>
        </w:r>
      </w:del>
      <w:ins w:id="371" w:author="Chet Sherwood" w:date="2015-12-23T13:02:00Z">
        <w:r w:rsidR="00754EEB">
          <w:rPr>
            <w:rFonts w:ascii="Times New Roman" w:hAnsi="Times New Roman" w:cs="Times New Roman"/>
          </w:rPr>
          <w:t>h</w:t>
        </w:r>
      </w:ins>
      <w:r w:rsidR="00A41265">
        <w:rPr>
          <w:rFonts w:ascii="Times New Roman" w:hAnsi="Times New Roman" w:cs="Times New Roman"/>
        </w:rPr>
        <w:t>ominin</w:t>
      </w:r>
      <w:r w:rsidR="002F13A6">
        <w:rPr>
          <w:rFonts w:ascii="Times New Roman" w:hAnsi="Times New Roman" w:cs="Times New Roman"/>
        </w:rPr>
        <w:t>s appears to have been decoupled from global climatic events occurring at the time.</w:t>
      </w:r>
      <w:r w:rsidR="00312CF2">
        <w:rPr>
          <w:rFonts w:ascii="Times New Roman" w:hAnsi="Times New Roman" w:cs="Times New Roman"/>
        </w:rPr>
        <w:t xml:space="preserve"> </w:t>
      </w:r>
      <w:del w:id="372" w:author="Chet Sherwood" w:date="2015-12-23T13:02:00Z">
        <w:r w:rsidR="002F13A6" w:rsidDel="00754EEB">
          <w:rPr>
            <w:rFonts w:ascii="Times New Roman" w:hAnsi="Times New Roman" w:cs="Times New Roman"/>
          </w:rPr>
          <w:delText>It</w:delText>
        </w:r>
        <w:r w:rsidR="00312CF2" w:rsidDel="00754EEB">
          <w:rPr>
            <w:rFonts w:ascii="Times New Roman" w:hAnsi="Times New Roman" w:cs="Times New Roman"/>
          </w:rPr>
          <w:delText xml:space="preserve"> was</w:delText>
        </w:r>
      </w:del>
      <w:ins w:id="373" w:author="Chet Sherwood" w:date="2015-12-23T13:02:00Z">
        <w:r w:rsidR="00754EEB">
          <w:rPr>
            <w:rFonts w:ascii="Times New Roman" w:hAnsi="Times New Roman" w:cs="Times New Roman"/>
          </w:rPr>
          <w:t>Our analyses</w:t>
        </w:r>
      </w:ins>
      <w:r w:rsidR="00312CF2">
        <w:rPr>
          <w:rFonts w:ascii="Times New Roman" w:hAnsi="Times New Roman" w:cs="Times New Roman"/>
        </w:rPr>
        <w:t xml:space="preserve"> </w:t>
      </w:r>
      <w:r w:rsidR="00312CF2">
        <w:rPr>
          <w:rFonts w:ascii="Times New Roman" w:hAnsi="Times New Roman" w:cs="Times New Roman"/>
        </w:rPr>
        <w:lastRenderedPageBreak/>
        <w:t xml:space="preserve">consistently found that </w:t>
      </w:r>
      <w:del w:id="374" w:author="Chet Sherwood" w:date="2015-12-23T13:02:00Z">
        <w:r w:rsidR="00A41265" w:rsidDel="00754EEB">
          <w:rPr>
            <w:rFonts w:ascii="Times New Roman" w:hAnsi="Times New Roman" w:cs="Times New Roman"/>
          </w:rPr>
          <w:delText>H</w:delText>
        </w:r>
      </w:del>
      <w:ins w:id="375" w:author="Chet Sherwood" w:date="2015-12-23T13:02:00Z">
        <w:r w:rsidR="00754EEB">
          <w:rPr>
            <w:rFonts w:ascii="Times New Roman" w:hAnsi="Times New Roman" w:cs="Times New Roman"/>
          </w:rPr>
          <w:t>h</w:t>
        </w:r>
      </w:ins>
      <w:r w:rsidR="00A41265">
        <w:rPr>
          <w:rFonts w:ascii="Times New Roman" w:hAnsi="Times New Roman" w:cs="Times New Roman"/>
        </w:rPr>
        <w:t>ominin</w:t>
      </w:r>
      <w:r w:rsidR="00312CF2">
        <w:rPr>
          <w:rFonts w:ascii="Times New Roman" w:hAnsi="Times New Roman" w:cs="Times New Roman"/>
        </w:rPr>
        <w:t xml:space="preserve">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This held true whether or not the data was detrended, as well as with both fossil and ancestral CC </w:t>
      </w:r>
      <w:r w:rsidR="004B053F" w:rsidRPr="00D8686F">
        <w:rPr>
          <w:rFonts w:ascii="Times New Roman" w:hAnsi="Times New Roman" w:cs="Times New Roman"/>
        </w:rPr>
        <w:t>data sets.</w:t>
      </w:r>
      <w:r w:rsidR="00BB59D4" w:rsidRPr="00D8686F">
        <w:rPr>
          <w:rFonts w:ascii="Times New Roman" w:hAnsi="Times New Roman" w:cs="Times New Roman"/>
        </w:rPr>
        <w:t xml:space="preserve"> </w:t>
      </w:r>
      <w:r w:rsidR="00D23023" w:rsidRPr="00D8686F">
        <w:rPr>
          <w:rFonts w:ascii="Times New Roman" w:hAnsi="Times New Roman" w:cs="Times New Roman"/>
        </w:rPr>
        <w:t xml:space="preserve">This </w:t>
      </w:r>
      <w:r w:rsidR="00E9403F" w:rsidRPr="00D8686F">
        <w:rPr>
          <w:rFonts w:ascii="Times New Roman" w:hAnsi="Times New Roman" w:cs="Times New Roman"/>
        </w:rPr>
        <w:t>does not</w:t>
      </w:r>
      <w:r w:rsidR="00D23023" w:rsidRPr="00D8686F">
        <w:rPr>
          <w:rFonts w:ascii="Times New Roman" w:hAnsi="Times New Roman" w:cs="Times New Roman"/>
        </w:rPr>
        <w:t xml:space="preserve"> </w:t>
      </w:r>
      <w:r w:rsidR="00E9403F" w:rsidRPr="00D8686F">
        <w:rPr>
          <w:rFonts w:ascii="Times New Roman" w:hAnsi="Times New Roman" w:cs="Times New Roman"/>
        </w:rPr>
        <w:t>appear</w:t>
      </w:r>
      <w:r w:rsidR="00D23023" w:rsidRPr="00D8686F">
        <w:rPr>
          <w:rFonts w:ascii="Times New Roman" w:hAnsi="Times New Roman" w:cs="Times New Roman"/>
        </w:rPr>
        <w:t xml:space="preserve"> to simply be the result of low statistical power due to a small sample size of</w:t>
      </w:r>
      <w:r w:rsidR="00FC5218" w:rsidRPr="00D8686F">
        <w:rPr>
          <w:rFonts w:ascii="Times New Roman" w:hAnsi="Times New Roman" w:cs="Times New Roman"/>
        </w:rPr>
        <w:t xml:space="preserve"> </w:t>
      </w:r>
      <w:del w:id="376" w:author="Chet Sherwood" w:date="2015-12-23T13:02:00Z">
        <w:r w:rsidR="00A41265" w:rsidRPr="00D8686F" w:rsidDel="00754EEB">
          <w:rPr>
            <w:rFonts w:ascii="Times New Roman" w:hAnsi="Times New Roman" w:cs="Times New Roman"/>
          </w:rPr>
          <w:delText>H</w:delText>
        </w:r>
      </w:del>
      <w:ins w:id="377" w:author="Chet Sherwood" w:date="2015-12-23T13:02:00Z">
        <w:r w:rsidR="00754EEB">
          <w:rPr>
            <w:rFonts w:ascii="Times New Roman" w:hAnsi="Times New Roman" w:cs="Times New Roman"/>
          </w:rPr>
          <w:t>h</w:t>
        </w:r>
      </w:ins>
      <w:r w:rsidR="00A41265" w:rsidRPr="00D8686F">
        <w:rPr>
          <w:rFonts w:ascii="Times New Roman" w:hAnsi="Times New Roman" w:cs="Times New Roman"/>
        </w:rPr>
        <w:t>ominin</w:t>
      </w:r>
      <w:r w:rsidR="00FC5218" w:rsidRPr="00D8686F">
        <w:rPr>
          <w:rFonts w:ascii="Times New Roman" w:hAnsi="Times New Roman" w:cs="Times New Roman"/>
        </w:rPr>
        <w:t xml:space="preserve"> species</w:t>
      </w:r>
      <w:r w:rsidR="00D23023" w:rsidRPr="00D8686F">
        <w:rPr>
          <w:rFonts w:ascii="Times New Roman" w:hAnsi="Times New Roman" w:cs="Times New Roman"/>
        </w:rPr>
        <w:t xml:space="preserve"> (n=1</w:t>
      </w:r>
      <w:r w:rsidR="00210404" w:rsidRPr="00D8686F">
        <w:rPr>
          <w:rFonts w:ascii="Times New Roman" w:hAnsi="Times New Roman" w:cs="Times New Roman"/>
        </w:rPr>
        <w:t>4</w:t>
      </w:r>
      <w:r w:rsidR="00D23023" w:rsidRPr="00D8686F">
        <w:rPr>
          <w:rFonts w:ascii="Times New Roman" w:hAnsi="Times New Roman" w:cs="Times New Roman"/>
        </w:rPr>
        <w:t xml:space="preserve">) </w:t>
      </w:r>
      <w:r w:rsidR="00D8686F" w:rsidRPr="00D8686F">
        <w:rPr>
          <w:rFonts w:ascii="Times New Roman" w:hAnsi="Times New Roman" w:cs="Times New Roman"/>
        </w:rPr>
        <w:t xml:space="preserve">since even when using the </w:t>
      </w:r>
      <w:del w:id="378" w:author="Chet Sherwood" w:date="2015-12-23T13:03:00Z">
        <w:r w:rsidR="00D8686F" w:rsidRPr="00D8686F" w:rsidDel="00754EEB">
          <w:rPr>
            <w:rFonts w:ascii="Times New Roman" w:hAnsi="Times New Roman" w:cs="Times New Roman"/>
          </w:rPr>
          <w:delText xml:space="preserve">individualized </w:delText>
        </w:r>
      </w:del>
      <w:r w:rsidR="00D8686F" w:rsidRPr="00D8686F">
        <w:rPr>
          <w:rFonts w:ascii="Times New Roman" w:hAnsi="Times New Roman" w:cs="Times New Roman"/>
        </w:rPr>
        <w:t xml:space="preserve">dataset </w:t>
      </w:r>
      <w:ins w:id="379" w:author="Chet Sherwood" w:date="2015-12-23T13:03:00Z">
        <w:r w:rsidR="00754EEB">
          <w:rPr>
            <w:rFonts w:ascii="Times New Roman" w:hAnsi="Times New Roman" w:cs="Times New Roman"/>
          </w:rPr>
          <w:t xml:space="preserve">of individual specimens </w:t>
        </w:r>
      </w:ins>
      <w:r w:rsidR="00D8686F" w:rsidRPr="00D8686F">
        <w:rPr>
          <w:rFonts w:ascii="Times New Roman" w:hAnsi="Times New Roman" w:cs="Times New Roman"/>
        </w:rPr>
        <w:t>(n=91)</w:t>
      </w:r>
      <w:r w:rsidR="00210404" w:rsidRPr="00D8686F">
        <w:rPr>
          <w:rFonts w:ascii="Times New Roman" w:hAnsi="Times New Roman" w:cs="Times New Roman"/>
        </w:rPr>
        <w:t xml:space="preserve"> </w:t>
      </w:r>
      <w:del w:id="380" w:author="Chet Sherwood" w:date="2015-12-23T13:03:00Z">
        <w:r w:rsidR="00210404" w:rsidRPr="00D8686F" w:rsidDel="00754EEB">
          <w:rPr>
            <w:rFonts w:ascii="Times New Roman" w:hAnsi="Times New Roman" w:cs="Times New Roman"/>
          </w:rPr>
          <w:delText xml:space="preserve">all </w:delText>
        </w:r>
      </w:del>
      <w:ins w:id="381" w:author="Chet Sherwood" w:date="2015-12-23T13:03:00Z">
        <w:r w:rsidR="00754EEB">
          <w:rPr>
            <w:rFonts w:ascii="Times New Roman" w:hAnsi="Times New Roman" w:cs="Times New Roman"/>
          </w:rPr>
          <w:t>there were no</w:t>
        </w:r>
        <w:r w:rsidR="00754EEB" w:rsidRPr="00D8686F">
          <w:rPr>
            <w:rFonts w:ascii="Times New Roman" w:hAnsi="Times New Roman" w:cs="Times New Roman"/>
          </w:rPr>
          <w:t xml:space="preserve"> </w:t>
        </w:r>
      </w:ins>
      <w:r w:rsidR="00210404" w:rsidRPr="00D8686F">
        <w:rPr>
          <w:rFonts w:ascii="Times New Roman" w:hAnsi="Times New Roman" w:cs="Times New Roman"/>
        </w:rPr>
        <w:t xml:space="preserve">significant brain-climate relationships </w:t>
      </w:r>
      <w:del w:id="382" w:author="Chet Sherwood" w:date="2015-12-23T13:03:00Z">
        <w:r w:rsidR="004922CC" w:rsidDel="00754EEB">
          <w:rPr>
            <w:rFonts w:ascii="Times New Roman" w:hAnsi="Times New Roman" w:cs="Times New Roman"/>
          </w:rPr>
          <w:delText xml:space="preserve">completely </w:delText>
        </w:r>
        <w:r w:rsidR="00D8686F" w:rsidRPr="00D8686F" w:rsidDel="00754EEB">
          <w:rPr>
            <w:rFonts w:ascii="Times New Roman" w:hAnsi="Times New Roman" w:cs="Times New Roman"/>
          </w:rPr>
          <w:delText>disappeared once climate and CC datasets were properly</w:delText>
        </w:r>
      </w:del>
      <w:ins w:id="383" w:author="Chet Sherwood" w:date="2015-12-23T13:03:00Z">
        <w:r w:rsidR="00754EEB">
          <w:rPr>
            <w:rFonts w:ascii="Times New Roman" w:hAnsi="Times New Roman" w:cs="Times New Roman"/>
          </w:rPr>
          <w:t>based on</w:t>
        </w:r>
      </w:ins>
      <w:r w:rsidR="00D8686F" w:rsidRPr="00D8686F">
        <w:rPr>
          <w:rFonts w:ascii="Times New Roman" w:hAnsi="Times New Roman" w:cs="Times New Roman"/>
        </w:rPr>
        <w:t xml:space="preserve"> detrended</w:t>
      </w:r>
      <w:ins w:id="384" w:author="Chet Sherwood" w:date="2015-12-23T13:03:00Z">
        <w:r w:rsidR="00754EEB">
          <w:rPr>
            <w:rFonts w:ascii="Times New Roman" w:hAnsi="Times New Roman" w:cs="Times New Roman"/>
          </w:rPr>
          <w:t xml:space="preserve"> time-series</w:t>
        </w:r>
      </w:ins>
      <w:r w:rsidR="00D8686F" w:rsidRPr="00D8686F">
        <w:rPr>
          <w:rFonts w:ascii="Times New Roman" w:hAnsi="Times New Roman" w:cs="Times New Roman"/>
        </w:rPr>
        <w:t>.</w:t>
      </w:r>
      <w:r w:rsidR="00D23023" w:rsidRPr="00D8686F">
        <w:rPr>
          <w:rFonts w:ascii="Times New Roman" w:hAnsi="Times New Roman" w:cs="Times New Roman"/>
        </w:rPr>
        <w:t xml:space="preserve"> </w:t>
      </w:r>
      <w:r w:rsidR="005727A2" w:rsidRPr="00D8686F">
        <w:rPr>
          <w:rFonts w:ascii="Times New Roman" w:hAnsi="Times New Roman" w:cs="Times New Roman"/>
        </w:rPr>
        <w:t>Thus, these results do not support</w:t>
      </w:r>
      <w:r w:rsidR="00BB59D4" w:rsidRPr="00D8686F">
        <w:rPr>
          <w:rFonts w:ascii="Times New Roman" w:hAnsi="Times New Roman" w:cs="Times New Roman"/>
        </w:rPr>
        <w:t xml:space="preserve"> </w:t>
      </w:r>
      <w:r w:rsidR="005727A2" w:rsidRPr="00D8686F">
        <w:rPr>
          <w:rFonts w:ascii="Times New Roman" w:hAnsi="Times New Roman" w:cs="Times New Roman"/>
        </w:rPr>
        <w:t xml:space="preserve">previous claims that </w:t>
      </w:r>
      <w:del w:id="385" w:author="Chet Sherwood" w:date="2015-12-23T13:04:00Z">
        <w:r w:rsidR="00A41265" w:rsidRPr="00D8686F" w:rsidDel="00754EEB">
          <w:rPr>
            <w:rFonts w:ascii="Times New Roman" w:hAnsi="Times New Roman" w:cs="Times New Roman"/>
          </w:rPr>
          <w:delText>H</w:delText>
        </w:r>
      </w:del>
      <w:ins w:id="386" w:author="Chet Sherwood" w:date="2015-12-23T13:04:00Z">
        <w:r w:rsidR="00754EEB">
          <w:rPr>
            <w:rFonts w:ascii="Times New Roman" w:hAnsi="Times New Roman" w:cs="Times New Roman"/>
          </w:rPr>
          <w:t>h</w:t>
        </w:r>
      </w:ins>
      <w:r w:rsidR="00A41265" w:rsidRPr="00D8686F">
        <w:rPr>
          <w:rFonts w:ascii="Times New Roman" w:hAnsi="Times New Roman" w:cs="Times New Roman"/>
        </w:rPr>
        <w:t>ominin</w:t>
      </w:r>
      <w:r w:rsidR="005727A2" w:rsidRPr="00D8686F">
        <w:rPr>
          <w:rFonts w:ascii="Times New Roman" w:hAnsi="Times New Roman" w:cs="Times New Roman"/>
        </w:rPr>
        <w:t xml:space="preserve"> brain size was driven by global</w:t>
      </w:r>
      <w:r w:rsidR="005727A2">
        <w:rPr>
          <w:rFonts w:ascii="Times New Roman" w:hAnsi="Times New Roman" w:cs="Times New Roman"/>
        </w:rPr>
        <w:t xml:space="preserve"> climatic events</w:t>
      </w:r>
      <w:r w:rsidR="00BB59D4">
        <w:rPr>
          <w:rFonts w:ascii="Times New Roman" w:hAnsi="Times New Roman" w:cs="Times New Roman"/>
        </w:rPr>
        <w:t>. T</w:t>
      </w:r>
      <w:r w:rsidR="00B56AF9">
        <w:rPr>
          <w:rFonts w:ascii="Times New Roman" w:hAnsi="Times New Roman" w:cs="Times New Roman"/>
        </w:rPr>
        <w:t xml:space="preserve">he </w:t>
      </w:r>
      <w:r w:rsidR="00F31E5D">
        <w:rPr>
          <w:rFonts w:ascii="Times New Roman" w:hAnsi="Times New Roman" w:cs="Times New Roman"/>
        </w:rPr>
        <w:t>discrepancy</w:t>
      </w:r>
      <w:r w:rsidR="00DA4FBA">
        <w:rPr>
          <w:rFonts w:ascii="Times New Roman" w:hAnsi="Times New Roman" w:cs="Times New Roman"/>
        </w:rPr>
        <w:t xml:space="preserve"> between our results and</w:t>
      </w:r>
      <w:r w:rsidR="00EE089F">
        <w:rPr>
          <w:rFonts w:ascii="Times New Roman" w:hAnsi="Times New Roman" w:cs="Times New Roman"/>
        </w:rPr>
        <w:t xml:space="preserve"> </w:t>
      </w:r>
      <w:r w:rsidR="00DA4FBA">
        <w:rPr>
          <w:rFonts w:ascii="Times New Roman" w:hAnsi="Times New Roman" w:cs="Times New Roman"/>
        </w:rPr>
        <w:t>those</w:t>
      </w:r>
      <w:r w:rsidR="00B56AF9">
        <w:rPr>
          <w:rFonts w:ascii="Times New Roman" w:hAnsi="Times New Roman" w:cs="Times New Roman"/>
        </w:rPr>
        <w:t xml:space="preserve"> of these previous reports </w:t>
      </w:r>
      <w:ins w:id="387" w:author="Chet Sherwood" w:date="2015-12-23T13:05:00Z">
        <w:r w:rsidR="00303188">
          <w:rPr>
            <w:rFonts w:ascii="Times New Roman" w:hAnsi="Times New Roman" w:cs="Times New Roman"/>
          </w:rPr>
          <w:t xml:space="preserve">(CITATIONS) </w:t>
        </w:r>
      </w:ins>
      <w:r w:rsidR="00B56AF9">
        <w:rPr>
          <w:rFonts w:ascii="Times New Roman" w:hAnsi="Times New Roman" w:cs="Times New Roman"/>
        </w:rPr>
        <w:t>coul</w:t>
      </w:r>
      <w:r w:rsidR="007B21E0">
        <w:rPr>
          <w:rFonts w:ascii="Times New Roman" w:hAnsi="Times New Roman" w:cs="Times New Roman"/>
        </w:rPr>
        <w:t>d</w:t>
      </w:r>
      <w:r w:rsidR="00B56AF9">
        <w:rPr>
          <w:rFonts w:ascii="Times New Roman" w:hAnsi="Times New Roman" w:cs="Times New Roman"/>
        </w:rPr>
        <w:t xml:space="preserve"> stem from one or more </w:t>
      </w:r>
      <w:r w:rsidR="00ED4DE7">
        <w:rPr>
          <w:rFonts w:ascii="Times New Roman" w:hAnsi="Times New Roman" w:cs="Times New Roman"/>
        </w:rPr>
        <w:t>of the following sources</w:t>
      </w:r>
      <w:r w:rsidR="00B56AF9">
        <w:rPr>
          <w:rFonts w:ascii="Times New Roman" w:hAnsi="Times New Roman" w:cs="Times New Roman"/>
        </w:rPr>
        <w:t xml:space="preserve">: </w:t>
      </w:r>
      <w:del w:id="388" w:author="Chet Sherwood" w:date="2015-12-23T13:04:00Z">
        <w:r w:rsidR="00B56AF9" w:rsidDel="00754EEB">
          <w:rPr>
            <w:rFonts w:ascii="Times New Roman" w:hAnsi="Times New Roman" w:cs="Times New Roman"/>
          </w:rPr>
          <w:delText xml:space="preserve">1) </w:delText>
        </w:r>
      </w:del>
      <w:r w:rsidR="00B56AF9">
        <w:rPr>
          <w:rFonts w:ascii="Times New Roman" w:hAnsi="Times New Roman" w:cs="Times New Roman"/>
        </w:rPr>
        <w:t xml:space="preserve">insufficient sample sizes, </w:t>
      </w:r>
      <w:del w:id="389" w:author="Chet Sherwood" w:date="2015-12-23T13:04:00Z">
        <w:r w:rsidR="00B56AF9" w:rsidDel="00754EEB">
          <w:rPr>
            <w:rFonts w:ascii="Times New Roman" w:hAnsi="Times New Roman" w:cs="Times New Roman"/>
          </w:rPr>
          <w:delText xml:space="preserve">2) </w:delText>
        </w:r>
      </w:del>
      <w:r w:rsidR="00B56AF9">
        <w:rPr>
          <w:rFonts w:ascii="Times New Roman" w:hAnsi="Times New Roman" w:cs="Times New Roman"/>
        </w:rPr>
        <w:t xml:space="preserve">testing single </w:t>
      </w:r>
      <w:r w:rsidR="004C22A5">
        <w:rPr>
          <w:rFonts w:ascii="Times New Roman" w:hAnsi="Times New Roman" w:cs="Times New Roman"/>
        </w:rPr>
        <w:t xml:space="preserve">climatic </w:t>
      </w:r>
      <w:r w:rsidR="00B56AF9">
        <w:rPr>
          <w:rFonts w:ascii="Times New Roman" w:hAnsi="Times New Roman" w:cs="Times New Roman"/>
        </w:rPr>
        <w:t>factors at a time,</w:t>
      </w:r>
      <w:r w:rsidR="007171A7">
        <w:rPr>
          <w:rFonts w:ascii="Times New Roman" w:hAnsi="Times New Roman" w:cs="Times New Roman"/>
        </w:rPr>
        <w:t xml:space="preserve"> and</w:t>
      </w:r>
      <w:r w:rsidR="00B56AF9">
        <w:rPr>
          <w:rFonts w:ascii="Times New Roman" w:hAnsi="Times New Roman" w:cs="Times New Roman"/>
        </w:rPr>
        <w:t xml:space="preserve"> </w:t>
      </w:r>
      <w:del w:id="390" w:author="Chet Sherwood" w:date="2015-12-23T13:04:00Z">
        <w:r w:rsidR="009F7C99" w:rsidDel="00754EEB">
          <w:rPr>
            <w:rFonts w:ascii="Times New Roman" w:hAnsi="Times New Roman" w:cs="Times New Roman"/>
          </w:rPr>
          <w:delText>3</w:delText>
        </w:r>
        <w:r w:rsidR="00B56AF9" w:rsidDel="00754EEB">
          <w:rPr>
            <w:rFonts w:ascii="Times New Roman" w:hAnsi="Times New Roman" w:cs="Times New Roman"/>
          </w:rPr>
          <w:delText>) fail</w:delText>
        </w:r>
        <w:r w:rsidR="00CD1EC6" w:rsidDel="00754EEB">
          <w:rPr>
            <w:rFonts w:ascii="Times New Roman" w:hAnsi="Times New Roman" w:cs="Times New Roman"/>
          </w:rPr>
          <w:delText>ure to properly</w:delText>
        </w:r>
      </w:del>
      <w:ins w:id="391" w:author="Chet Sherwood" w:date="2015-12-23T13:04:00Z">
        <w:r w:rsidR="00754EEB">
          <w:rPr>
            <w:rFonts w:ascii="Times New Roman" w:hAnsi="Times New Roman" w:cs="Times New Roman"/>
          </w:rPr>
          <w:t>use of un-</w:t>
        </w:r>
      </w:ins>
      <w:del w:id="392" w:author="Chet Sherwood" w:date="2015-12-23T13:04:00Z">
        <w:r w:rsidR="00CD1EC6" w:rsidDel="00754EEB">
          <w:rPr>
            <w:rFonts w:ascii="Times New Roman" w:hAnsi="Times New Roman" w:cs="Times New Roman"/>
          </w:rPr>
          <w:delText xml:space="preserve"> </w:delText>
        </w:r>
      </w:del>
      <w:r w:rsidR="00CD1EC6">
        <w:rPr>
          <w:rFonts w:ascii="Times New Roman" w:hAnsi="Times New Roman" w:cs="Times New Roman"/>
        </w:rPr>
        <w:t>detrend</w:t>
      </w:r>
      <w:ins w:id="393" w:author="Chet Sherwood" w:date="2015-12-23T13:04:00Z">
        <w:r w:rsidR="00754EEB">
          <w:rPr>
            <w:rFonts w:ascii="Times New Roman" w:hAnsi="Times New Roman" w:cs="Times New Roman"/>
          </w:rPr>
          <w:t>ed</w:t>
        </w:r>
      </w:ins>
      <w:r w:rsidR="00CD1EC6">
        <w:rPr>
          <w:rFonts w:ascii="Times New Roman" w:hAnsi="Times New Roman" w:cs="Times New Roman"/>
        </w:rPr>
        <w:t xml:space="preserve"> data.</w:t>
      </w:r>
      <w:r w:rsidR="00EA761D">
        <w:rPr>
          <w:rFonts w:ascii="Times New Roman" w:hAnsi="Times New Roman" w:cs="Times New Roman"/>
        </w:rPr>
        <w:t xml:space="preserve"> </w:t>
      </w:r>
      <w:r w:rsidR="00A829E1">
        <w:rPr>
          <w:rFonts w:ascii="Times New Roman" w:hAnsi="Times New Roman" w:cs="Times New Roman"/>
        </w:rPr>
        <w:t xml:space="preserve">In this study we demonstrated that the latter of these three factors </w:t>
      </w:r>
      <w:r w:rsidR="00C64ACD">
        <w:rPr>
          <w:rFonts w:ascii="Times New Roman" w:hAnsi="Times New Roman" w:cs="Times New Roman"/>
        </w:rPr>
        <w:t>consistently</w:t>
      </w:r>
      <w:r w:rsidR="00071176">
        <w:rPr>
          <w:rFonts w:ascii="Times New Roman" w:hAnsi="Times New Roman" w:cs="Times New Roman"/>
        </w:rPr>
        <w:t xml:space="preserve"> and</w:t>
      </w:r>
      <w:r w:rsidR="00A829E1">
        <w:rPr>
          <w:rFonts w:ascii="Times New Roman" w:hAnsi="Times New Roman" w:cs="Times New Roman"/>
        </w:rPr>
        <w:t xml:space="preserve"> dramatically alter</w:t>
      </w:r>
      <w:r w:rsidR="0016649A">
        <w:rPr>
          <w:rFonts w:ascii="Times New Roman" w:hAnsi="Times New Roman" w:cs="Times New Roman"/>
        </w:rPr>
        <w:t>s</w:t>
      </w:r>
      <w:r w:rsidR="00A829E1">
        <w:rPr>
          <w:rFonts w:ascii="Times New Roman" w:hAnsi="Times New Roman" w:cs="Times New Roman"/>
        </w:rPr>
        <w:t xml:space="preserve"> </w:t>
      </w:r>
      <w:r w:rsidR="00463EC9">
        <w:rPr>
          <w:rFonts w:ascii="Times New Roman" w:hAnsi="Times New Roman" w:cs="Times New Roman"/>
        </w:rPr>
        <w:t xml:space="preserve">the pattern of </w:t>
      </w:r>
      <w:r w:rsidR="00A829E1">
        <w:rPr>
          <w:rFonts w:ascii="Times New Roman" w:hAnsi="Times New Roman" w:cs="Times New Roman"/>
        </w:rPr>
        <w:t xml:space="preserve">results </w:t>
      </w:r>
      <w:r w:rsidR="001322F6">
        <w:rPr>
          <w:rFonts w:ascii="Times New Roman" w:hAnsi="Times New Roman" w:cs="Times New Roman"/>
        </w:rPr>
        <w:t xml:space="preserve">due to </w:t>
      </w:r>
      <w:r w:rsidR="0016649A">
        <w:rPr>
          <w:rFonts w:ascii="Times New Roman" w:hAnsi="Times New Roman" w:cs="Times New Roman"/>
        </w:rPr>
        <w:t xml:space="preserve">the confounding effects of </w:t>
      </w:r>
      <w:r w:rsidR="005727A2">
        <w:rPr>
          <w:rFonts w:ascii="Times New Roman" w:hAnsi="Times New Roman" w:cs="Times New Roman"/>
        </w:rPr>
        <w:t xml:space="preserve">temporal autocorrelation. </w:t>
      </w:r>
      <w:r w:rsidR="00496621">
        <w:rPr>
          <w:rFonts w:ascii="Times New Roman" w:hAnsi="Times New Roman" w:cs="Times New Roman"/>
        </w:rPr>
        <w:t xml:space="preserve">This clearly </w:t>
      </w:r>
      <w:r w:rsidR="00091C98">
        <w:rPr>
          <w:rFonts w:ascii="Times New Roman" w:hAnsi="Times New Roman" w:cs="Times New Roman"/>
        </w:rPr>
        <w:t>illustrates</w:t>
      </w:r>
      <w:r w:rsidR="00496621">
        <w:rPr>
          <w:rFonts w:ascii="Times New Roman" w:hAnsi="Times New Roman" w:cs="Times New Roman"/>
        </w:rPr>
        <w:t xml:space="preserve"> the </w:t>
      </w:r>
      <w:r w:rsidR="00091C98">
        <w:rPr>
          <w:rFonts w:ascii="Times New Roman" w:hAnsi="Times New Roman" w:cs="Times New Roman"/>
        </w:rPr>
        <w:t>necessity</w:t>
      </w:r>
      <w:r w:rsidR="009A606A">
        <w:rPr>
          <w:rFonts w:ascii="Times New Roman" w:hAnsi="Times New Roman" w:cs="Times New Roman"/>
        </w:rPr>
        <w:t xml:space="preserve"> of detrending time</w:t>
      </w:r>
      <w:del w:id="394" w:author="Chet Sherwood" w:date="2015-12-23T13:04:00Z">
        <w:r w:rsidR="009A606A" w:rsidDel="00754EEB">
          <w:rPr>
            <w:rFonts w:ascii="Times New Roman" w:hAnsi="Times New Roman" w:cs="Times New Roman"/>
          </w:rPr>
          <w:delText xml:space="preserve"> </w:delText>
        </w:r>
      </w:del>
      <w:ins w:id="395" w:author="Chet Sherwood" w:date="2015-12-23T13:05:00Z">
        <w:r w:rsidR="00754EEB">
          <w:rPr>
            <w:rFonts w:ascii="Times New Roman" w:hAnsi="Times New Roman" w:cs="Times New Roman"/>
          </w:rPr>
          <w:t>-</w:t>
        </w:r>
      </w:ins>
      <w:r w:rsidR="00496621">
        <w:rPr>
          <w:rFonts w:ascii="Times New Roman" w:hAnsi="Times New Roman" w:cs="Times New Roman"/>
        </w:rPr>
        <w:t>series data</w:t>
      </w:r>
      <w:r w:rsidR="009E2312">
        <w:rPr>
          <w:rFonts w:ascii="Times New Roman" w:hAnsi="Times New Roman" w:cs="Times New Roman"/>
        </w:rPr>
        <w:t xml:space="preserve"> before conducting cross-correlation analyses.</w:t>
      </w:r>
      <w:r w:rsidR="00496621">
        <w:rPr>
          <w:rFonts w:ascii="Times New Roman" w:hAnsi="Times New Roman" w:cs="Times New Roman"/>
        </w:rPr>
        <w:t xml:space="preserve"> </w:t>
      </w:r>
      <w:r w:rsidR="007171A7">
        <w:rPr>
          <w:rFonts w:ascii="Times New Roman" w:hAnsi="Times New Roman" w:cs="Times New Roman"/>
        </w:rPr>
        <w:t>That said</w:t>
      </w:r>
      <w:r w:rsidR="00EA761D">
        <w:rPr>
          <w:rFonts w:ascii="Times New Roman" w:hAnsi="Times New Roman" w:cs="Times New Roman"/>
        </w:rPr>
        <w:t xml:space="preserve">, as only the global climate was tested, it remains possible that changes in regional or local environment, or </w:t>
      </w:r>
      <w:r w:rsidR="006D5912">
        <w:rPr>
          <w:rFonts w:ascii="Times New Roman" w:hAnsi="Times New Roman" w:cs="Times New Roman"/>
        </w:rPr>
        <w:t>within</w:t>
      </w:r>
      <w:r w:rsidR="00EA761D">
        <w:rPr>
          <w:rFonts w:ascii="Times New Roman" w:hAnsi="Times New Roman" w:cs="Times New Roman"/>
        </w:rPr>
        <w:t xml:space="preserve"> time intervals</w:t>
      </w:r>
      <w:r w:rsidR="009A606A">
        <w:rPr>
          <w:rFonts w:ascii="Times New Roman" w:hAnsi="Times New Roman" w:cs="Times New Roman"/>
        </w:rPr>
        <w:t xml:space="preserve"> less than 100Ky</w:t>
      </w:r>
      <w:r w:rsidR="00EA761D">
        <w:rPr>
          <w:rFonts w:ascii="Times New Roman" w:hAnsi="Times New Roman" w:cs="Times New Roman"/>
        </w:rPr>
        <w:t xml:space="preserve">, could </w:t>
      </w:r>
      <w:del w:id="396" w:author="Chet Sherwood" w:date="2015-12-23T13:05:00Z">
        <w:r w:rsidR="00EA761D" w:rsidDel="00303188">
          <w:rPr>
            <w:rFonts w:ascii="Times New Roman" w:hAnsi="Times New Roman" w:cs="Times New Roman"/>
          </w:rPr>
          <w:delText>have affecte</w:delText>
        </w:r>
      </w:del>
      <w:ins w:id="397" w:author="Chet Sherwood" w:date="2015-12-23T13:05:00Z">
        <w:r w:rsidR="00303188">
          <w:rPr>
            <w:rFonts w:ascii="Times New Roman" w:hAnsi="Times New Roman" w:cs="Times New Roman"/>
          </w:rPr>
          <w:t xml:space="preserve">be associated with changes in </w:t>
        </w:r>
      </w:ins>
      <w:del w:id="398" w:author="Chet Sherwood" w:date="2015-12-23T13:05:00Z">
        <w:r w:rsidR="00EA761D" w:rsidDel="00303188">
          <w:rPr>
            <w:rFonts w:ascii="Times New Roman" w:hAnsi="Times New Roman" w:cs="Times New Roman"/>
          </w:rPr>
          <w:delText xml:space="preserve">d </w:delText>
        </w:r>
        <w:r w:rsidR="00A41265" w:rsidDel="00303188">
          <w:rPr>
            <w:rFonts w:ascii="Times New Roman" w:hAnsi="Times New Roman" w:cs="Times New Roman"/>
          </w:rPr>
          <w:delText>H</w:delText>
        </w:r>
      </w:del>
      <w:ins w:id="399" w:author="Chet Sherwood" w:date="2015-12-23T13:05:00Z">
        <w:r w:rsidR="00303188">
          <w:rPr>
            <w:rFonts w:ascii="Times New Roman" w:hAnsi="Times New Roman" w:cs="Times New Roman"/>
          </w:rPr>
          <w:t>h</w:t>
        </w:r>
      </w:ins>
      <w:r w:rsidR="00A41265">
        <w:rPr>
          <w:rFonts w:ascii="Times New Roman" w:hAnsi="Times New Roman" w:cs="Times New Roman"/>
        </w:rPr>
        <w:t>ominin</w:t>
      </w:r>
      <w:r w:rsidR="00EA761D">
        <w:rPr>
          <w:rFonts w:ascii="Times New Roman" w:hAnsi="Times New Roman" w:cs="Times New Roman"/>
        </w:rPr>
        <w:t xml:space="preserve"> CC. </w:t>
      </w:r>
    </w:p>
    <w:p w14:paraId="7E656DD8" w14:textId="1B65B6AF" w:rsidR="00A94764" w:rsidDel="00303188" w:rsidRDefault="00303188" w:rsidP="005024D6">
      <w:pPr>
        <w:rPr>
          <w:del w:id="400" w:author="Chet Sherwood" w:date="2015-12-23T13:06:00Z"/>
          <w:rFonts w:ascii="Times New Roman" w:hAnsi="Times New Roman" w:cs="Times New Roman"/>
        </w:rPr>
      </w:pPr>
      <w:ins w:id="401" w:author="Chet Sherwood" w:date="2015-12-23T13:06:00Z">
        <w:r>
          <w:rPr>
            <w:rFonts w:ascii="Times New Roman" w:hAnsi="Times New Roman" w:cs="Times New Roman"/>
          </w:rPr>
          <w:tab/>
        </w:r>
      </w:ins>
    </w:p>
    <w:p w14:paraId="3C48B341" w14:textId="0E79FF01" w:rsidR="00A302A2" w:rsidRPr="00862889" w:rsidDel="00303188" w:rsidRDefault="00A302A2" w:rsidP="005024D6">
      <w:pPr>
        <w:rPr>
          <w:del w:id="402" w:author="Chet Sherwood" w:date="2015-12-23T13:06:00Z"/>
          <w:rFonts w:ascii="Times New Roman" w:hAnsi="Times New Roman" w:cs="Times New Roman"/>
        </w:rPr>
      </w:pPr>
    </w:p>
    <w:p w14:paraId="46A77788" w14:textId="5AC6602A" w:rsidR="00325D76" w:rsidDel="00303188" w:rsidRDefault="00BC21EB" w:rsidP="005024D6">
      <w:pPr>
        <w:rPr>
          <w:del w:id="403" w:author="Chet Sherwood" w:date="2015-12-23T13:06:00Z"/>
          <w:rFonts w:ascii="Times New Roman" w:hAnsi="Times New Roman" w:cs="Times New Roman"/>
          <w:b/>
        </w:rPr>
      </w:pPr>
      <w:del w:id="404" w:author="Chet Sherwood" w:date="2015-12-23T13:06:00Z">
        <w:r w:rsidDel="00303188">
          <w:rPr>
            <w:rFonts w:ascii="Times New Roman" w:hAnsi="Times New Roman" w:cs="Times New Roman"/>
            <w:b/>
          </w:rPr>
          <w:delText>CONCLUSIONS</w:delText>
        </w:r>
      </w:del>
    </w:p>
    <w:p w14:paraId="763A242D" w14:textId="1D88B479" w:rsidR="00352B9E" w:rsidDel="00303188" w:rsidRDefault="00352B9E" w:rsidP="005024D6">
      <w:pPr>
        <w:rPr>
          <w:del w:id="405" w:author="Chet Sherwood" w:date="2015-12-23T13:06:00Z"/>
          <w:rFonts w:ascii="Times New Roman" w:hAnsi="Times New Roman" w:cs="Times New Roman"/>
          <w:b/>
        </w:rPr>
      </w:pPr>
    </w:p>
    <w:p w14:paraId="09E53226" w14:textId="715F0D89" w:rsidR="002C579A" w:rsidRPr="00C15B05" w:rsidRDefault="00833B6C" w:rsidP="005024D6">
      <w:pPr>
        <w:rPr>
          <w:rFonts w:ascii="Times New Roman" w:hAnsi="Times New Roman" w:cs="Times New Roman"/>
        </w:rPr>
      </w:pPr>
      <w:r>
        <w:rPr>
          <w:rFonts w:ascii="Times New Roman" w:hAnsi="Times New Roman" w:cs="Times New Roman"/>
        </w:rPr>
        <w:t xml:space="preserve">Based on these results, </w:t>
      </w:r>
      <w:del w:id="406" w:author="Chet Sherwood" w:date="2015-12-23T13:05:00Z">
        <w:r w:rsidDel="00303188">
          <w:rPr>
            <w:rFonts w:ascii="Times New Roman" w:hAnsi="Times New Roman" w:cs="Times New Roman"/>
          </w:rPr>
          <w:delText>it appears</w:delText>
        </w:r>
      </w:del>
      <w:ins w:id="407" w:author="Chet Sherwood" w:date="2015-12-23T13:05:00Z">
        <w:r w:rsidR="00303188">
          <w:rPr>
            <w:rFonts w:ascii="Times New Roman" w:hAnsi="Times New Roman" w:cs="Times New Roman"/>
          </w:rPr>
          <w:t>we conclude</w:t>
        </w:r>
      </w:ins>
      <w:r>
        <w:rPr>
          <w:rFonts w:ascii="Times New Roman" w:hAnsi="Times New Roman" w:cs="Times New Roman"/>
        </w:rPr>
        <w:t xml:space="preserve"> that </w:t>
      </w:r>
      <w:r w:rsidR="009559D9">
        <w:rPr>
          <w:rFonts w:ascii="Times New Roman" w:hAnsi="Times New Roman" w:cs="Times New Roman"/>
        </w:rPr>
        <w:t xml:space="preserve">global </w:t>
      </w:r>
      <w:r>
        <w:rPr>
          <w:rFonts w:ascii="Times New Roman" w:hAnsi="Times New Roman" w:cs="Times New Roman"/>
        </w:rPr>
        <w:t xml:space="preserve">climate has indeed influenced brain evolution in certain mammalian taxa. Amongst them, </w:t>
      </w:r>
      <w:r w:rsidR="00EE3313">
        <w:rPr>
          <w:rFonts w:ascii="Times New Roman" w:hAnsi="Times New Roman" w:cs="Times New Roman"/>
        </w:rPr>
        <w:t>Primate</w:t>
      </w:r>
      <w:r>
        <w:rPr>
          <w:rFonts w:ascii="Times New Roman" w:hAnsi="Times New Roman" w:cs="Times New Roman"/>
        </w:rPr>
        <w:t xml:space="preserve"> brain size has responded simultaneously to at least three </w:t>
      </w:r>
      <w:r w:rsidRPr="00C15B05">
        <w:rPr>
          <w:rFonts w:ascii="Times New Roman" w:hAnsi="Times New Roman" w:cs="Times New Roman"/>
        </w:rPr>
        <w:t>different aspects of climatic change: Trend, Variability, and Rate.</w:t>
      </w:r>
      <w:r w:rsidR="005158FB" w:rsidRPr="00C15B05">
        <w:rPr>
          <w:rFonts w:ascii="Times New Roman" w:hAnsi="Times New Roman" w:cs="Times New Roman"/>
        </w:rPr>
        <w:t xml:space="preserve"> While </w:t>
      </w:r>
      <w:del w:id="408" w:author="Chet Sherwood" w:date="2015-12-23T13:06:00Z">
        <w:r w:rsidR="005158FB" w:rsidRPr="00C15B05" w:rsidDel="00303188">
          <w:rPr>
            <w:rFonts w:ascii="Times New Roman" w:hAnsi="Times New Roman" w:cs="Times New Roman"/>
          </w:rPr>
          <w:delText>H</w:delText>
        </w:r>
      </w:del>
      <w:ins w:id="409" w:author="Chet Sherwood" w:date="2015-12-23T13:06:00Z">
        <w:r w:rsidR="00303188">
          <w:rPr>
            <w:rFonts w:ascii="Times New Roman" w:hAnsi="Times New Roman" w:cs="Times New Roman"/>
          </w:rPr>
          <w:t>h</w:t>
        </w:r>
      </w:ins>
      <w:r w:rsidR="00CE25CB" w:rsidRPr="00C15B05">
        <w:rPr>
          <w:rFonts w:ascii="Times New Roman" w:hAnsi="Times New Roman" w:cs="Times New Roman"/>
        </w:rPr>
        <w:t xml:space="preserve">ominins have accelerated the </w:t>
      </w:r>
      <w:r w:rsidR="00EE3313" w:rsidRPr="00C15B05">
        <w:rPr>
          <w:rFonts w:ascii="Times New Roman" w:hAnsi="Times New Roman" w:cs="Times New Roman"/>
        </w:rPr>
        <w:t>Primate</w:t>
      </w:r>
      <w:r w:rsidR="00CE25CB" w:rsidRPr="00C15B05">
        <w:rPr>
          <w:rFonts w:ascii="Times New Roman" w:hAnsi="Times New Roman" w:cs="Times New Roman"/>
        </w:rPr>
        <w:t xml:space="preserve"> trend of increasing brain size in the last </w:t>
      </w:r>
      <w:r w:rsidR="004D2B42" w:rsidRPr="00C15B05">
        <w:rPr>
          <w:rFonts w:ascii="Times New Roman" w:hAnsi="Times New Roman" w:cs="Times New Roman"/>
        </w:rPr>
        <w:t>~</w:t>
      </w:r>
      <w:r w:rsidR="00CE25CB" w:rsidRPr="00C15B05">
        <w:rPr>
          <w:rFonts w:ascii="Times New Roman" w:hAnsi="Times New Roman" w:cs="Times New Roman"/>
        </w:rPr>
        <w:t>5-7M</w:t>
      </w:r>
      <w:del w:id="410" w:author="Chet Sherwood" w:date="2015-12-23T13:07:00Z">
        <w:r w:rsidR="00CE25CB" w:rsidRPr="00C15B05" w:rsidDel="00EF5348">
          <w:rPr>
            <w:rFonts w:ascii="Times New Roman" w:hAnsi="Times New Roman" w:cs="Times New Roman"/>
          </w:rPr>
          <w:delText>y</w:delText>
        </w:r>
      </w:del>
      <w:ins w:id="411" w:author="Chet Sherwood" w:date="2015-12-23T13:07:00Z">
        <w:r w:rsidR="00EF5348">
          <w:rPr>
            <w:rFonts w:ascii="Times New Roman" w:hAnsi="Times New Roman" w:cs="Times New Roman"/>
          </w:rPr>
          <w:t>a</w:t>
        </w:r>
      </w:ins>
      <w:r w:rsidR="00CE25CB" w:rsidRPr="00C15B05">
        <w:rPr>
          <w:rFonts w:ascii="Times New Roman" w:hAnsi="Times New Roman" w:cs="Times New Roman"/>
        </w:rPr>
        <w:t xml:space="preserve">, </w:t>
      </w:r>
      <w:r w:rsidR="00C15B05" w:rsidRPr="00C15B05">
        <w:rPr>
          <w:rFonts w:ascii="Times New Roman" w:hAnsi="Times New Roman" w:cs="Times New Roman"/>
        </w:rPr>
        <w:t xml:space="preserve">this trend cannot be confidently related to global shifts </w:t>
      </w:r>
      <w:r w:rsidR="005158FB" w:rsidRPr="00C15B05">
        <w:rPr>
          <w:rFonts w:ascii="Times New Roman" w:hAnsi="Times New Roman" w:cs="Times New Roman"/>
        </w:rPr>
        <w:t>in</w:t>
      </w:r>
      <w:r w:rsidR="00CE25CB" w:rsidRPr="00C15B05">
        <w:rPr>
          <w:rFonts w:ascii="Times New Roman" w:hAnsi="Times New Roman" w:cs="Times New Roman"/>
        </w:rPr>
        <w:t xml:space="preserve"> temperature and/or aridity during this </w:t>
      </w:r>
      <w:r w:rsidR="004D2B42" w:rsidRPr="00C15B05">
        <w:rPr>
          <w:rFonts w:ascii="Times New Roman" w:hAnsi="Times New Roman" w:cs="Times New Roman"/>
        </w:rPr>
        <w:t>time period</w:t>
      </w:r>
      <w:r w:rsidR="00CE25CB" w:rsidRPr="00C15B05">
        <w:rPr>
          <w:rFonts w:ascii="Times New Roman" w:hAnsi="Times New Roman" w:cs="Times New Roman"/>
        </w:rPr>
        <w:t xml:space="preserve">. </w:t>
      </w:r>
      <w:del w:id="412" w:author="Chet Sherwood" w:date="2015-12-23T13:07:00Z">
        <w:r w:rsidR="00CE25CB" w:rsidRPr="00C15B05" w:rsidDel="00EF5348">
          <w:rPr>
            <w:rFonts w:ascii="Times New Roman" w:hAnsi="Times New Roman" w:cs="Times New Roman"/>
          </w:rPr>
          <w:delText>T</w:delText>
        </w:r>
        <w:r w:rsidR="00E66E72" w:rsidRPr="00C15B05" w:rsidDel="00EF5348">
          <w:rPr>
            <w:rFonts w:ascii="Times New Roman" w:hAnsi="Times New Roman" w:cs="Times New Roman"/>
          </w:rPr>
          <w:delText>hus, t</w:delText>
        </w:r>
        <w:r w:rsidR="00CE25CB" w:rsidRPr="00C15B05" w:rsidDel="00EF5348">
          <w:rPr>
            <w:rFonts w:ascii="Times New Roman" w:hAnsi="Times New Roman" w:cs="Times New Roman"/>
          </w:rPr>
          <w:delText xml:space="preserve">his </w:delText>
        </w:r>
        <w:r w:rsidR="005158FB" w:rsidRPr="00C15B05" w:rsidDel="00EF5348">
          <w:rPr>
            <w:rFonts w:ascii="Times New Roman" w:hAnsi="Times New Roman" w:cs="Times New Roman"/>
          </w:rPr>
          <w:delText xml:space="preserve">test of </w:delText>
        </w:r>
        <w:r w:rsidR="007446B0" w:rsidRPr="00C15B05" w:rsidDel="00EF5348">
          <w:rPr>
            <w:rFonts w:ascii="Times New Roman" w:hAnsi="Times New Roman" w:cs="Times New Roman"/>
          </w:rPr>
          <w:delText>alternate</w:delText>
        </w:r>
        <w:r w:rsidR="005158FB" w:rsidRPr="00C15B05" w:rsidDel="00EF5348">
          <w:rPr>
            <w:rFonts w:ascii="Times New Roman" w:hAnsi="Times New Roman" w:cs="Times New Roman"/>
          </w:rPr>
          <w:delText xml:space="preserve"> climatic hypotheses </w:delText>
        </w:r>
        <w:r w:rsidR="004F536B" w:rsidRPr="00C15B05" w:rsidDel="00EF5348">
          <w:rPr>
            <w:rFonts w:ascii="Times New Roman" w:hAnsi="Times New Roman" w:cs="Times New Roman"/>
          </w:rPr>
          <w:delText>does not</w:delText>
        </w:r>
        <w:r w:rsidR="005158FB" w:rsidRPr="00C15B05" w:rsidDel="00EF5348">
          <w:rPr>
            <w:rFonts w:ascii="Times New Roman" w:hAnsi="Times New Roman" w:cs="Times New Roman"/>
          </w:rPr>
          <w:delText xml:space="preserve"> support</w:delText>
        </w:r>
        <w:r w:rsidR="00CE25CB" w:rsidRPr="00C15B05" w:rsidDel="00EF5348">
          <w:rPr>
            <w:rFonts w:ascii="Times New Roman" w:hAnsi="Times New Roman" w:cs="Times New Roman"/>
          </w:rPr>
          <w:delText xml:space="preserve"> previously reported </w:delText>
        </w:r>
        <w:r w:rsidR="009C1169" w:rsidRPr="00C15B05" w:rsidDel="00EF5348">
          <w:rPr>
            <w:rFonts w:ascii="Times New Roman" w:hAnsi="Times New Roman" w:cs="Times New Roman"/>
          </w:rPr>
          <w:delText>relation</w:delText>
        </w:r>
        <w:r w:rsidR="00B758BC" w:rsidRPr="00C15B05" w:rsidDel="00EF5348">
          <w:rPr>
            <w:rFonts w:ascii="Times New Roman" w:hAnsi="Times New Roman" w:cs="Times New Roman"/>
          </w:rPr>
          <w:delText>ships between H</w:delText>
        </w:r>
        <w:r w:rsidR="009C1169" w:rsidRPr="00C15B05" w:rsidDel="00EF5348">
          <w:rPr>
            <w:rFonts w:ascii="Times New Roman" w:hAnsi="Times New Roman" w:cs="Times New Roman"/>
          </w:rPr>
          <w:delText xml:space="preserve">ominin </w:delText>
        </w:r>
        <w:r w:rsidR="00B758BC" w:rsidRPr="00C15B05" w:rsidDel="00EF5348">
          <w:rPr>
            <w:rFonts w:ascii="Times New Roman" w:hAnsi="Times New Roman" w:cs="Times New Roman"/>
          </w:rPr>
          <w:delText>brain size</w:delText>
        </w:r>
        <w:r w:rsidR="009C1169" w:rsidRPr="00C15B05" w:rsidDel="00EF5348">
          <w:rPr>
            <w:rFonts w:ascii="Times New Roman" w:hAnsi="Times New Roman" w:cs="Times New Roman"/>
          </w:rPr>
          <w:delText xml:space="preserve"> and </w:delText>
        </w:r>
        <w:r w:rsidR="00B758BC" w:rsidRPr="00C15B05" w:rsidDel="00EF5348">
          <w:rPr>
            <w:rFonts w:ascii="Times New Roman" w:hAnsi="Times New Roman" w:cs="Times New Roman"/>
          </w:rPr>
          <w:delText>climate</w:delText>
        </w:r>
        <w:r w:rsidR="00CE25CB" w:rsidRPr="00C15B05" w:rsidDel="00EF5348">
          <w:rPr>
            <w:rFonts w:ascii="Times New Roman" w:hAnsi="Times New Roman" w:cs="Times New Roman"/>
          </w:rPr>
          <w:delText xml:space="preserve">. </w:delText>
        </w:r>
      </w:del>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1DD68C4E" w14:textId="1B1283BF" w:rsidR="007E4610" w:rsidRPr="000A2414" w:rsidRDefault="007E4610" w:rsidP="000A2414">
      <w:pPr>
        <w:rPr>
          <w:rFonts w:ascii="Times New Roman" w:hAnsi="Times New Roman" w:cs="Times New Roman"/>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lastRenderedPageBreak/>
        <w:t>References</w:t>
      </w:r>
    </w:p>
    <w:p w14:paraId="61C2CA35" w14:textId="77777777" w:rsidR="00245AD0" w:rsidRPr="00862889" w:rsidRDefault="00245AD0" w:rsidP="00B3579C">
      <w:pPr>
        <w:rPr>
          <w:rFonts w:ascii="Times New Roman" w:hAnsi="Times New Roman" w:cs="Times New Roman"/>
        </w:rPr>
      </w:pPr>
    </w:p>
    <w:p w14:paraId="6F8DEDA9" w14:textId="77777777" w:rsidR="006E3C20"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6E3C20">
        <w:rPr>
          <w:rFonts w:ascii="Times New Roman" w:hAnsi="Times New Roman" w:cs="Times New Roman"/>
        </w:rPr>
        <w:t>Aiello, L.C., Wood, B.A., 1994. Cranial variables as predictors of hominine body mass. American journal of physical anthropology. 95, 409–426.</w:t>
      </w:r>
    </w:p>
    <w:p w14:paraId="32E354EC"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563DA43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15D0F06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0BA44C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Behrensmeyer, A.K., 2006. ATMOSPHERE: Climate Change and Human Evolution. Science. 311, 476–478.</w:t>
      </w:r>
    </w:p>
    <w:p w14:paraId="3913FE3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4F0C1B9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Bobe, R., Behrensmeyer, A.K., Chapman, R.E., 2002. Faunal change, environmental variability and late Pliocene hominin evolution. Journal of Human Evolution. 42, 475–497.</w:t>
      </w:r>
    </w:p>
    <w:p w14:paraId="1E8B054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565699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53482D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1304B2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3651FF2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02B5493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7FC68D9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deMenocal, P.B., 2004. African climate change and faunal evolution during the Pliocene–Pleistocene. Earth and Planetary Science Letters. 220, 3–24.</w:t>
      </w:r>
    </w:p>
    <w:p w14:paraId="7F33703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Domínguez-Rodrigo, M., 2014. Is the “Savanna Hypothesis” a Dead Concept for Explaining the Emergence of the Earliest Hominins? Current Anthropology. 55, 59–81.</w:t>
      </w:r>
    </w:p>
    <w:p w14:paraId="7364D6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7E973AE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0ABBE89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Elliott, M., Kurki, H., Weston, D.A., Collard, M., 2014. Estimating fossil hominin body mass from cranial variables: An assessment using CT data from modern humans of known body mass. American journal of physical anthropology. 154, 201–214.</w:t>
      </w:r>
    </w:p>
    <w:p w14:paraId="65D7C57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21C079A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Finarelli, J.A., Flynn, J.J., 2009. Brain-size evolution and sociality in Carnivora. PNAS. 106, 9345–9349.</w:t>
      </w:r>
    </w:p>
    <w:p w14:paraId="700786F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6BD2356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7A58AC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36E562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18FEF4D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08041A9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207C48E7"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5B05950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003399A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569A0FD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6F5E1D6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089A8AB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2BC7DB2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Brierley, C.M., Milner, A.M., Shultz, S., Trauth, M.H., Wilson, K.E., 2014. Quaternary Science Reviews. Quaternary Science Reviews. 101, 1–17.</w:t>
      </w:r>
    </w:p>
    <w:p w14:paraId="2D2F571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Christensen, B., 2007. Tectonics, orbital forcing, global climate change, and human evolution in Africa: introduction to the African paleoclimate special volume. Journal of Human Evolution. 53, 443–464.</w:t>
      </w:r>
    </w:p>
    <w:p w14:paraId="0C2DB5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Shultz, S., Trauth, M.H., 2015. A synthesis of the theories and concepts of early human evolution. Philosophical Transactions of the Royal Society B: Biological Sciences. 370.</w:t>
      </w:r>
    </w:p>
    <w:p w14:paraId="508F173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1C797C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7BA85D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050BB54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2D356F1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75F344C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1998a. Variability selection in hominid evolution. Evolutionary Anthropology: Issues, News, and Reviews. 7, 81–96.</w:t>
      </w:r>
    </w:p>
    <w:p w14:paraId="10A18EE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Environmental hypotheses of hominin evolution. American journal of physical anthropology. Suppl 27, 93–136.</w:t>
      </w:r>
    </w:p>
    <w:p w14:paraId="20F533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Potts, R., 2012. Environmental and Behavioral Evidence Pertaining to the Evolution of Early Homo. Current Anthropology. 53, S299–S317.</w:t>
      </w:r>
    </w:p>
    <w:p w14:paraId="79B922B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2013. Hominin evolution in settings of strong environmental variability. Quaternary Science Reviews. 73, 1–13.</w:t>
      </w:r>
    </w:p>
    <w:p w14:paraId="4E75600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07F1EA8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66BDF0F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1FD1091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2007. The evolution of the social brain: anthropoid primates contrast with other vertebrates. Proceedings of the Royal Society B: Biological Sciences. 274, 2429–2436.</w:t>
      </w:r>
    </w:p>
    <w:p w14:paraId="3157AD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2010. Encephalization is not a universal macroevolutionary phenomenon in mammals but is associated with sociality. PNAS. 107, 21582–21586.</w:t>
      </w:r>
    </w:p>
    <w:p w14:paraId="0B9E329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4F068EA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499AD24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5381466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Smaers, J.B., Soligo, C., 2013. Brain reorganization, not relative brain size, primarily characterizes anthropoid brain evolution. Proceedings of the Royal Society B: Biological Sciences. 280, 20130269–20130269.</w:t>
      </w:r>
    </w:p>
    <w:p w14:paraId="2175E29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42835F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44FA43F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500F407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7427E85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3A0A5CA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Junginger, A., Lesoloyia, M., Odada, E.O., Olago, D.O., Olaka, L.A., Strecker, M.R., Tiedemann, R., 2010. Human evolution in a variable environment: the amplifier lakes of Eastern Africa. Quaternary Science Reviews. 29, 2981–2988.</w:t>
      </w:r>
    </w:p>
    <w:p w14:paraId="3A90575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Strecker, M.R., Bergner, A.G.N., Dühnforth, M., 2007. High- and low-latitude forcing of Plio-Pleistocene East African climate and human evolution. Journal of Human Evolution. 53, 475–486.</w:t>
      </w:r>
    </w:p>
    <w:p w14:paraId="4E73900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Vrba, E.S., 1993. Turnover-pulses, the Red Queen, and related topics. American Journal of Science. 293, 418–452.</w:t>
      </w:r>
    </w:p>
    <w:p w14:paraId="426A2EB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1995. The fossil record of African antelopes (Mammalia, Bovidae) in relation to human evolution and paleoclimate.</w:t>
      </w:r>
    </w:p>
    <w:p w14:paraId="7E8E32A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1996. Climate, heterochrony, and human evolution. Journal of Anthropological Research. 52, 1–28.</w:t>
      </w:r>
    </w:p>
    <w:p w14:paraId="303B637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Vaisnys, J.R., Gatesy, J.E., Desalle, R., Wei, K.-Y., 1994. Analysis of paedomorphosis using allometric characters: the example of Reduncini antelopes (Bovidae, Mammalia). Systematic Biology. 43, 92–116.</w:t>
      </w:r>
    </w:p>
    <w:p w14:paraId="71641B8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5A7537AF" w:rsidR="009338F8" w:rsidRPr="00862889"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lastRenderedPageBreak/>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33EEE0C">
            <wp:extent cx="3640891" cy="3810646"/>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srcRect b="7272"/>
                    <a:stretch/>
                  </pic:blipFill>
                  <pic:spPr bwMode="auto">
                    <a:xfrm>
                      <a:off x="0" y="0"/>
                      <a:ext cx="3642190" cy="3812006"/>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Default="00E95B48" w:rsidP="00E95B48">
      <w:pPr>
        <w:rPr>
          <w:rFonts w:ascii="Times New Roman" w:hAnsi="Times New Roman" w:cs="Times New Roman"/>
          <w:sz w:val="22"/>
          <w:szCs w:val="22"/>
        </w:rPr>
      </w:pPr>
      <w:proofErr w:type="gramStart"/>
      <w:r w:rsidRPr="00862889">
        <w:rPr>
          <w:rFonts w:ascii="Times New Roman" w:hAnsi="Times New Roman" w:cs="Times New Roman"/>
          <w:sz w:val="22"/>
          <w:szCs w:val="22"/>
        </w:rPr>
        <w:t>environmental</w:t>
      </w:r>
      <w:proofErr w:type="gramEnd"/>
      <w:r w:rsidRPr="00862889">
        <w:rPr>
          <w:rFonts w:ascii="Times New Roman" w:hAnsi="Times New Roman" w:cs="Times New Roman"/>
          <w:sz w:val="22"/>
          <w:szCs w:val="22"/>
        </w:rPr>
        <w:t xml:space="preserve"> variability.</w:t>
      </w:r>
    </w:p>
    <w:p w14:paraId="079C6F17" w14:textId="4FD3D32A" w:rsidR="003C07C6" w:rsidRDefault="009D29CC">
      <w:pPr>
        <w:rPr>
          <w:rFonts w:ascii="Times New Roman" w:hAnsi="Times New Roman" w:cs="Times New Roman"/>
          <w:sz w:val="22"/>
          <w:szCs w:val="22"/>
        </w:rPr>
      </w:pPr>
      <w:commentRangeStart w:id="413"/>
      <w:commentRangeStart w:id="414"/>
      <w:r>
        <w:rPr>
          <w:rFonts w:ascii="Times New Roman" w:hAnsi="Times New Roman" w:cs="Times New Roman"/>
          <w:sz w:val="22"/>
          <w:szCs w:val="22"/>
        </w:rPr>
        <w:t>**This is a greatly simplified version of what is probably going on, but is it still helpful?</w:t>
      </w:r>
      <w:commentRangeEnd w:id="413"/>
      <w:r w:rsidR="00F20E57">
        <w:rPr>
          <w:rStyle w:val="CommentReference"/>
        </w:rPr>
        <w:commentReference w:id="413"/>
      </w:r>
      <w:commentRangeEnd w:id="414"/>
      <w:r w:rsidR="00F20E57">
        <w:rPr>
          <w:rStyle w:val="CommentReference"/>
        </w:rPr>
        <w:commentReference w:id="414"/>
      </w:r>
      <w:r w:rsidR="003C07C6">
        <w:rPr>
          <w:rFonts w:ascii="Times New Roman" w:hAnsi="Times New Roman" w:cs="Times New Roman"/>
          <w:sz w:val="22"/>
          <w:szCs w:val="22"/>
        </w:rPr>
        <w:br w:type="page"/>
      </w:r>
    </w:p>
    <w:p w14:paraId="22DC2DA9" w14:textId="3444BE97" w:rsidR="006B0F5B" w:rsidRDefault="00932C47">
      <w:pPr>
        <w:rPr>
          <w:rFonts w:ascii="Times New Roman" w:hAnsi="Times New Roman" w:cs="Times New Roman"/>
          <w:sz w:val="22"/>
          <w:szCs w:val="22"/>
        </w:rPr>
      </w:pPr>
      <w:commentRangeStart w:id="415"/>
      <w:r>
        <w:rPr>
          <w:rFonts w:ascii="Times New Roman" w:hAnsi="Times New Roman" w:cs="Times New Roman"/>
          <w:b/>
          <w:noProof/>
          <w:sz w:val="22"/>
          <w:szCs w:val="22"/>
        </w:rPr>
        <w:lastRenderedPageBreak/>
        <w:drawing>
          <wp:inline distT="0" distB="0" distL="0" distR="0" wp14:anchorId="48552D54" wp14:editId="6E229A8D">
            <wp:extent cx="5517515" cy="4509770"/>
            <wp:effectExtent l="0" t="0" r="0" b="11430"/>
            <wp:docPr id="13" name="Picture 13" descr="Macintosh HD:Users:schilder:Desktop:plot_zoom_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hilder:Desktop:plot_zoom_png-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7515" cy="4509770"/>
                    </a:xfrm>
                    <a:prstGeom prst="rect">
                      <a:avLst/>
                    </a:prstGeom>
                    <a:noFill/>
                    <a:ln>
                      <a:noFill/>
                    </a:ln>
                  </pic:spPr>
                </pic:pic>
              </a:graphicData>
            </a:graphic>
          </wp:inline>
        </w:drawing>
      </w:r>
      <w:commentRangeEnd w:id="415"/>
      <w:r w:rsidR="00F20E57">
        <w:rPr>
          <w:rStyle w:val="CommentReference"/>
        </w:rPr>
        <w:commentReference w:id="415"/>
      </w:r>
      <w:r>
        <w:rPr>
          <w:rFonts w:ascii="Times New Roman" w:hAnsi="Times New Roman" w:cs="Times New Roman"/>
          <w:b/>
          <w:sz w:val="22"/>
          <w:szCs w:val="22"/>
        </w:rPr>
        <w:t>Fi</w:t>
      </w:r>
      <w:r w:rsidR="006B0F5B" w:rsidRPr="0078275D">
        <w:rPr>
          <w:rFonts w:ascii="Times New Roman" w:hAnsi="Times New Roman" w:cs="Times New Roman"/>
          <w:b/>
          <w:sz w:val="22"/>
          <w:szCs w:val="22"/>
        </w:rPr>
        <w:t>gure X</w:t>
      </w:r>
      <w:r w:rsidR="006B0F5B">
        <w:rPr>
          <w:rFonts w:ascii="Times New Roman" w:hAnsi="Times New Roman" w:cs="Times New Roman"/>
          <w:sz w:val="22"/>
          <w:szCs w:val="22"/>
        </w:rPr>
        <w:t xml:space="preserve">. </w:t>
      </w:r>
      <w:r w:rsidR="0078275D">
        <w:rPr>
          <w:rFonts w:ascii="Times New Roman" w:hAnsi="Times New Roman" w:cs="Times New Roman"/>
          <w:sz w:val="22"/>
          <w:szCs w:val="22"/>
        </w:rPr>
        <w:t>Demonstration of the effect of detrending time</w:t>
      </w:r>
      <w:del w:id="416" w:author="Chet Sherwood" w:date="2015-12-23T13:09:00Z">
        <w:r w:rsidR="0078275D" w:rsidDel="00F20E57">
          <w:rPr>
            <w:rFonts w:ascii="Times New Roman" w:hAnsi="Times New Roman" w:cs="Times New Roman"/>
            <w:sz w:val="22"/>
            <w:szCs w:val="22"/>
          </w:rPr>
          <w:delText xml:space="preserve"> </w:delText>
        </w:r>
      </w:del>
      <w:ins w:id="417" w:author="Chet Sherwood" w:date="2015-12-23T13:09:00Z">
        <w:r w:rsidR="00F20E57">
          <w:rPr>
            <w:rFonts w:ascii="Times New Roman" w:hAnsi="Times New Roman" w:cs="Times New Roman"/>
            <w:sz w:val="22"/>
            <w:szCs w:val="22"/>
          </w:rPr>
          <w:t>-</w:t>
        </w:r>
      </w:ins>
      <w:r w:rsidR="0078275D">
        <w:rPr>
          <w:rFonts w:ascii="Times New Roman" w:hAnsi="Times New Roman" w:cs="Times New Roman"/>
          <w:sz w:val="22"/>
          <w:szCs w:val="22"/>
        </w:rPr>
        <w:t>series data (in this case the oxygen isotope record and mammalian CC over the last 65M</w:t>
      </w:r>
      <w:del w:id="418" w:author="Chet Sherwood" w:date="2015-12-23T13:09:00Z">
        <w:r w:rsidR="0078275D" w:rsidDel="00F20E57">
          <w:rPr>
            <w:rFonts w:ascii="Times New Roman" w:hAnsi="Times New Roman" w:cs="Times New Roman"/>
            <w:sz w:val="22"/>
            <w:szCs w:val="22"/>
          </w:rPr>
          <w:delText>y</w:delText>
        </w:r>
      </w:del>
      <w:ins w:id="419" w:author="Chet Sherwood" w:date="2015-12-23T13:09:00Z">
        <w:r w:rsidR="00F20E57">
          <w:rPr>
            <w:rFonts w:ascii="Times New Roman" w:hAnsi="Times New Roman" w:cs="Times New Roman"/>
            <w:sz w:val="22"/>
            <w:szCs w:val="22"/>
          </w:rPr>
          <w:t>a</w:t>
        </w:r>
      </w:ins>
      <w:r w:rsidR="0078275D">
        <w:rPr>
          <w:rFonts w:ascii="Times New Roman" w:hAnsi="Times New Roman" w:cs="Times New Roman"/>
          <w:sz w:val="22"/>
          <w:szCs w:val="22"/>
        </w:rPr>
        <w:t>)</w:t>
      </w:r>
      <w:r>
        <w:rPr>
          <w:rFonts w:ascii="Times New Roman" w:hAnsi="Times New Roman" w:cs="Times New Roman"/>
          <w:sz w:val="22"/>
          <w:szCs w:val="22"/>
        </w:rPr>
        <w:t xml:space="preserve"> by </w:t>
      </w:r>
      <w:r w:rsidR="00C61642">
        <w:rPr>
          <w:rFonts w:ascii="Times New Roman" w:hAnsi="Times New Roman" w:cs="Times New Roman"/>
          <w:sz w:val="22"/>
          <w:szCs w:val="22"/>
        </w:rPr>
        <w:t>calculating</w:t>
      </w:r>
      <w:r>
        <w:rPr>
          <w:rFonts w:ascii="Times New Roman" w:hAnsi="Times New Roman" w:cs="Times New Roman"/>
          <w:sz w:val="22"/>
          <w:szCs w:val="22"/>
        </w:rPr>
        <w:t xml:space="preserve"> the first difference between temporally adjacent data points.</w:t>
      </w:r>
    </w:p>
    <w:p w14:paraId="3061DFE0" w14:textId="77777777" w:rsidR="006B0F5B" w:rsidRDefault="006B0F5B">
      <w:pPr>
        <w:rPr>
          <w:rFonts w:ascii="Times New Roman" w:hAnsi="Times New Roman" w:cs="Times New Roman"/>
          <w:sz w:val="22"/>
          <w:szCs w:val="22"/>
        </w:rPr>
      </w:pPr>
    </w:p>
    <w:p w14:paraId="7CB00353" w14:textId="77777777" w:rsidR="00D26326" w:rsidRDefault="00D26326" w:rsidP="00E95B48">
      <w:pPr>
        <w:rPr>
          <w:rFonts w:ascii="Times New Roman" w:hAnsi="Times New Roman" w:cs="Times New Roman"/>
          <w:sz w:val="22"/>
          <w:szCs w:val="22"/>
        </w:rPr>
      </w:pPr>
    </w:p>
    <w:p w14:paraId="175E7ED4" w14:textId="3319DEF6" w:rsidR="003C07C6" w:rsidRDefault="003C07C6" w:rsidP="00E95B48">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2EA19C55" wp14:editId="5675ADC5">
            <wp:extent cx="3534475" cy="2698281"/>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516" cy="2699076"/>
                    </a:xfrm>
                    <a:prstGeom prst="rect">
                      <a:avLst/>
                    </a:prstGeom>
                    <a:noFill/>
                    <a:ln>
                      <a:noFill/>
                    </a:ln>
                  </pic:spPr>
                </pic:pic>
              </a:graphicData>
            </a:graphic>
          </wp:inline>
        </w:drawing>
      </w:r>
    </w:p>
    <w:p w14:paraId="0C1AA4C1" w14:textId="77777777" w:rsidR="00D42FDA" w:rsidRDefault="00D42FDA" w:rsidP="00E95B48">
      <w:pPr>
        <w:rPr>
          <w:rFonts w:ascii="Times New Roman" w:hAnsi="Times New Roman" w:cs="Times New Roman"/>
          <w:b/>
        </w:rPr>
      </w:pPr>
    </w:p>
    <w:p w14:paraId="4BEA1F4D" w14:textId="4668E007" w:rsidR="003C07C6" w:rsidRDefault="003C07C6" w:rsidP="00E95B48">
      <w:pPr>
        <w:rPr>
          <w:rFonts w:ascii="Times New Roman" w:hAnsi="Times New Roman" w:cs="Times New Roman"/>
        </w:rPr>
      </w:pPr>
      <w:r w:rsidRPr="00B40094">
        <w:rPr>
          <w:rFonts w:ascii="Times New Roman" w:hAnsi="Times New Roman" w:cs="Times New Roman"/>
          <w:b/>
        </w:rPr>
        <w:lastRenderedPageBreak/>
        <w:t>Figure X</w:t>
      </w:r>
      <w:r>
        <w:rPr>
          <w:rFonts w:ascii="Times New Roman" w:hAnsi="Times New Roman" w:cs="Times New Roman"/>
        </w:rPr>
        <w:t xml:space="preserve">. Example of how </w:t>
      </w:r>
      <w:r w:rsidR="00B40094">
        <w:rPr>
          <w:rFonts w:ascii="Times New Roman" w:hAnsi="Times New Roman" w:cs="Times New Roman"/>
        </w:rPr>
        <w:t>measures of the oxygen isotope curve were collected from the time intervals (of 1My, 400Ky, or 200Ky) preceding the date associated with a specimen (either fossil or ancestral).</w:t>
      </w:r>
    </w:p>
    <w:p w14:paraId="4067373F" w14:textId="522BEE90" w:rsidR="00B40094" w:rsidRPr="003C07C6" w:rsidRDefault="00B40094" w:rsidP="00E95B48">
      <w:pPr>
        <w:rPr>
          <w:rFonts w:ascii="Times New Roman" w:hAnsi="Times New Roman" w:cs="Times New Roman"/>
        </w:rPr>
      </w:pPr>
      <w:r>
        <w:rPr>
          <w:rFonts w:ascii="Times New Roman" w:hAnsi="Times New Roman" w:cs="Times New Roman"/>
        </w:rPr>
        <w:t>** Add O18 curve label. Change MYA=</w:t>
      </w:r>
      <w:r w:rsidR="00E415B1">
        <w:rPr>
          <w:rFonts w:ascii="Times New Roman" w:hAnsi="Times New Roman" w:cs="Times New Roman"/>
        </w:rPr>
        <w:t>&gt;</w:t>
      </w:r>
      <w:r w:rsidR="00BD2314">
        <w:rPr>
          <w:rFonts w:ascii="Times New Roman" w:hAnsi="Times New Roman" w:cs="Times New Roman"/>
        </w:rPr>
        <w:t>Ma</w:t>
      </w:r>
      <w:r>
        <w:rPr>
          <w:rFonts w:ascii="Times New Roman" w:hAnsi="Times New Roman" w:cs="Times New Roman"/>
        </w:rPr>
        <w:t xml:space="preserve">, </w:t>
      </w:r>
      <w:proofErr w:type="gramStart"/>
      <w:r>
        <w:rPr>
          <w:rFonts w:ascii="Times New Roman" w:hAnsi="Times New Roman" w:cs="Times New Roman"/>
        </w:rPr>
        <w:t>adjust labels</w:t>
      </w:r>
      <w:proofErr w:type="gramEnd"/>
      <w:r>
        <w:rPr>
          <w:rFonts w:ascii="Times New Roman" w:hAnsi="Times New Roman" w:cs="Times New Roman"/>
        </w:rPr>
        <w:t xml:space="preserve">, </w:t>
      </w:r>
      <w:proofErr w:type="gramStart"/>
      <w:r>
        <w:rPr>
          <w:rFonts w:ascii="Times New Roman" w:hAnsi="Times New Roman" w:cs="Times New Roman"/>
        </w:rPr>
        <w:t>specify interval length in diagram</w:t>
      </w:r>
      <w:proofErr w:type="gramEnd"/>
      <w:r>
        <w:rPr>
          <w:rFonts w:ascii="Times New Roman" w:hAnsi="Times New Roman" w:cs="Times New Roman"/>
        </w:rPr>
        <w:t>.</w:t>
      </w:r>
    </w:p>
    <w:p w14:paraId="6FBFA47C" w14:textId="77777777" w:rsidR="003C07C6" w:rsidRDefault="003C07C6" w:rsidP="00E95B48">
      <w:pPr>
        <w:rPr>
          <w:rFonts w:ascii="Times New Roman" w:hAnsi="Times New Roman" w:cs="Times New Roman"/>
          <w:sz w:val="22"/>
          <w:szCs w:val="22"/>
        </w:rPr>
      </w:pPr>
    </w:p>
    <w:p w14:paraId="26162F3F" w14:textId="77777777" w:rsidR="003C07C6" w:rsidRDefault="003C07C6" w:rsidP="00E95B48">
      <w:pPr>
        <w:rPr>
          <w:rFonts w:ascii="Times New Roman" w:hAnsi="Times New Roman" w:cs="Times New Roman"/>
          <w:sz w:val="22"/>
          <w:szCs w:val="22"/>
        </w:rPr>
      </w:pPr>
    </w:p>
    <w:p w14:paraId="69A2E89D" w14:textId="77777777" w:rsidR="00B40094" w:rsidRDefault="003C07C6">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0FC9A6E6" wp14:editId="1967EE1B">
            <wp:extent cx="3730075" cy="3306951"/>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2373" cy="3308988"/>
                    </a:xfrm>
                    <a:prstGeom prst="rect">
                      <a:avLst/>
                    </a:prstGeom>
                    <a:noFill/>
                    <a:ln>
                      <a:noFill/>
                    </a:ln>
                  </pic:spPr>
                </pic:pic>
              </a:graphicData>
            </a:graphic>
          </wp:inline>
        </w:drawing>
      </w:r>
    </w:p>
    <w:p w14:paraId="1370B94A" w14:textId="77777777" w:rsidR="00AE0A55" w:rsidRDefault="00B40094">
      <w:pPr>
        <w:rPr>
          <w:rFonts w:ascii="Times New Roman" w:hAnsi="Times New Roman" w:cs="Times New Roman"/>
        </w:rPr>
      </w:pPr>
      <w:r w:rsidRPr="00B40094">
        <w:rPr>
          <w:rFonts w:ascii="Times New Roman" w:hAnsi="Times New Roman" w:cs="Times New Roman"/>
          <w:b/>
        </w:rPr>
        <w:t>Table X</w:t>
      </w:r>
      <w:r w:rsidRPr="00B40094">
        <w:rPr>
          <w:rFonts w:ascii="Times New Roman" w:hAnsi="Times New Roman" w:cs="Times New Roman"/>
        </w:rPr>
        <w:t>. Cartoon illustration of examples of low vs. high trend, variability and rate.</w:t>
      </w:r>
    </w:p>
    <w:p w14:paraId="1AEE5C27" w14:textId="4551FEFD" w:rsidR="00C623A8" w:rsidRDefault="00C623A8">
      <w:pPr>
        <w:rPr>
          <w:rFonts w:ascii="Times New Roman" w:hAnsi="Times New Roman" w:cs="Times New Roman"/>
        </w:rPr>
      </w:pPr>
      <w:r>
        <w:rPr>
          <w:rFonts w:ascii="Times New Roman" w:hAnsi="Times New Roman" w:cs="Times New Roman"/>
        </w:rPr>
        <w:t>**Change Variability to have higher amplitude in High.</w:t>
      </w:r>
    </w:p>
    <w:p w14:paraId="00831F0F" w14:textId="4245A1EC" w:rsidR="00AE0A55" w:rsidRDefault="002215F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lastRenderedPageBreak/>
        <w:drawing>
          <wp:inline distT="0" distB="0" distL="0" distR="0" wp14:anchorId="423B44F8" wp14:editId="62364651">
            <wp:extent cx="5807710" cy="3401878"/>
            <wp:effectExtent l="0" t="0" r="8890" b="1905"/>
            <wp:docPr id="31" name="Picture 31" descr="Macintosh HD:Users:schilder:Desktop:Screen Shot 2015-08-03 at 6.2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childer:Desktop:Screen Shot 2015-08-03 at 6.20.55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86"/>
                    <a:stretch/>
                  </pic:blipFill>
                  <pic:spPr bwMode="auto">
                    <a:xfrm>
                      <a:off x="0" y="0"/>
                      <a:ext cx="5807991" cy="3402043"/>
                    </a:xfrm>
                    <a:prstGeom prst="rect">
                      <a:avLst/>
                    </a:prstGeom>
                    <a:noFill/>
                    <a:ln>
                      <a:noFill/>
                    </a:ln>
                    <a:extLst>
                      <a:ext uri="{53640926-AAD7-44d8-BBD7-CCE9431645EC}">
                        <a14:shadowObscured xmlns:a14="http://schemas.microsoft.com/office/drawing/2010/main"/>
                      </a:ext>
                    </a:extLst>
                  </pic:spPr>
                </pic:pic>
              </a:graphicData>
            </a:graphic>
          </wp:inline>
        </w:drawing>
      </w:r>
    </w:p>
    <w:p w14:paraId="414B3DDE" w14:textId="77777777" w:rsidR="00AE0A55"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D53C8F">
        <w:rPr>
          <w:rFonts w:ascii="Times New Roman" w:hAnsi="Times New Roman" w:cs="Times New Roman"/>
          <w:b/>
          <w:color w:val="000000"/>
        </w:rPr>
        <w:t>Figure X</w:t>
      </w:r>
      <w:r w:rsidRPr="00D53C8F">
        <w:rPr>
          <w:rFonts w:ascii="Times New Roman" w:hAnsi="Times New Roman" w:cs="Times New Roman"/>
          <w:color w:val="000000"/>
        </w:rPr>
        <w:t xml:space="preserve">. Climatic measures </w:t>
      </w:r>
      <w:r>
        <w:rPr>
          <w:rFonts w:ascii="Times New Roman" w:hAnsi="Times New Roman" w:cs="Times New Roman"/>
          <w:color w:val="000000"/>
        </w:rPr>
        <w:t xml:space="preserve">of the oxygen isotope record </w:t>
      </w:r>
      <w:r w:rsidRPr="00D53C8F">
        <w:rPr>
          <w:rFonts w:ascii="Times New Roman" w:hAnsi="Times New Roman" w:cs="Times New Roman"/>
          <w:color w:val="000000"/>
        </w:rPr>
        <w:t xml:space="preserve">over the last 65 </w:t>
      </w:r>
      <w:proofErr w:type="gramStart"/>
      <w:r w:rsidRPr="00D53C8F">
        <w:rPr>
          <w:rFonts w:ascii="Times New Roman" w:hAnsi="Times New Roman" w:cs="Times New Roman"/>
          <w:color w:val="000000"/>
        </w:rPr>
        <w:t>My</w:t>
      </w:r>
      <w:proofErr w:type="gramEnd"/>
      <w:r w:rsidRPr="00D53C8F">
        <w:rPr>
          <w:rFonts w:ascii="Times New Roman" w:hAnsi="Times New Roman" w:cs="Times New Roman"/>
          <w:color w:val="000000"/>
        </w:rPr>
        <w:t>.</w:t>
      </w:r>
      <w:r>
        <w:rPr>
          <w:rFonts w:ascii="Times New Roman" w:hAnsi="Times New Roman" w:cs="Times New Roman"/>
          <w:color w:val="000000"/>
        </w:rPr>
        <w:t xml:space="preserve"> Blue line=mean, red line=</w:t>
      </w:r>
      <w:proofErr w:type="gramStart"/>
      <w:r>
        <w:rPr>
          <w:rFonts w:ascii="Times New Roman" w:hAnsi="Times New Roman" w:cs="Times New Roman"/>
          <w:color w:val="000000"/>
        </w:rPr>
        <w:t>sd</w:t>
      </w:r>
      <w:proofErr w:type="gramEnd"/>
      <w:r>
        <w:rPr>
          <w:rFonts w:ascii="Times New Roman" w:hAnsi="Times New Roman" w:cs="Times New Roman"/>
          <w:color w:val="000000"/>
        </w:rPr>
        <w:t>, green line=slope.</w:t>
      </w:r>
    </w:p>
    <w:p w14:paraId="7E91490F" w14:textId="6E28B70D" w:rsidR="00AE0A55" w:rsidRPr="00D53C8F"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53C8F">
        <w:rPr>
          <w:rFonts w:ascii="Times New Roman" w:hAnsi="Times New Roman" w:cs="Times New Roman"/>
          <w:color w:val="000000"/>
        </w:rPr>
        <w:t xml:space="preserve"> </w:t>
      </w:r>
      <w:r w:rsidR="00FE3DE0">
        <w:rPr>
          <w:rFonts w:ascii="Times New Roman" w:hAnsi="Times New Roman" w:cs="Times New Roman"/>
          <w:color w:val="000000"/>
        </w:rPr>
        <w:t>**</w:t>
      </w:r>
      <w:commentRangeStart w:id="420"/>
      <w:r w:rsidR="00FE3DE0">
        <w:rPr>
          <w:rFonts w:ascii="Times New Roman" w:hAnsi="Times New Roman" w:cs="Times New Roman"/>
          <w:color w:val="000000"/>
        </w:rPr>
        <w:t>Will improve this figure if</w:t>
      </w:r>
      <w:r>
        <w:rPr>
          <w:rFonts w:ascii="Times New Roman" w:hAnsi="Times New Roman" w:cs="Times New Roman"/>
          <w:color w:val="000000"/>
        </w:rPr>
        <w:t xml:space="preserve"> we decide to keep it.</w:t>
      </w:r>
      <w:commentRangeEnd w:id="420"/>
      <w:r w:rsidR="00F20E57">
        <w:rPr>
          <w:rStyle w:val="CommentReference"/>
        </w:rPr>
        <w:commentReference w:id="420"/>
      </w:r>
    </w:p>
    <w:p w14:paraId="028B4D07" w14:textId="66811157" w:rsidR="003C07C6" w:rsidRPr="00B40094" w:rsidRDefault="003C07C6">
      <w:pPr>
        <w:rPr>
          <w:rFonts w:ascii="Times New Roman" w:hAnsi="Times New Roman" w:cs="Times New Roman"/>
        </w:rPr>
      </w:pPr>
      <w:r w:rsidRPr="00B40094">
        <w:rPr>
          <w:rFonts w:ascii="Times New Roman" w:hAnsi="Times New Roman" w:cs="Times New Roman"/>
        </w:rPr>
        <w:br w:type="page"/>
      </w:r>
    </w:p>
    <w:p w14:paraId="53B661D1" w14:textId="0B99CC7A" w:rsidR="00B07CC5" w:rsidRDefault="00FE12FB" w:rsidP="00E95B48">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10F8AC14" wp14:editId="31B5011A">
            <wp:extent cx="5486400" cy="3215640"/>
            <wp:effectExtent l="0" t="0" r="0" b="10160"/>
            <wp:docPr id="29" name="Picture 29" descr="Macintosh HD:Users:schilder:Desktop:Screen Shot 2015-08-03 at 5.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hilder:Desktop:Screen Shot 2015-08-03 at 5.30.5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13146C46" w14:textId="331723C5" w:rsidR="00B07CC5" w:rsidRDefault="00B07CC5" w:rsidP="00E95B48">
      <w:pPr>
        <w:rPr>
          <w:rFonts w:ascii="Times New Roman" w:hAnsi="Times New Roman" w:cs="Times New Roman"/>
          <w:sz w:val="22"/>
          <w:szCs w:val="22"/>
        </w:rPr>
      </w:pPr>
      <w:r w:rsidRPr="00B07CC5">
        <w:rPr>
          <w:rFonts w:ascii="Times New Roman" w:hAnsi="Times New Roman" w:cs="Times New Roman"/>
          <w:b/>
          <w:sz w:val="22"/>
          <w:szCs w:val="22"/>
        </w:rPr>
        <w:t>Figure X</w:t>
      </w:r>
      <w:r>
        <w:rPr>
          <w:rFonts w:ascii="Times New Roman" w:hAnsi="Times New Roman" w:cs="Times New Roman"/>
          <w:sz w:val="22"/>
          <w:szCs w:val="22"/>
        </w:rPr>
        <w:t xml:space="preserve">. Fossils CC over the last 65 </w:t>
      </w:r>
      <w:r w:rsidR="00D07500">
        <w:rPr>
          <w:rFonts w:ascii="Times New Roman" w:hAnsi="Times New Roman" w:cs="Times New Roman"/>
          <w:sz w:val="22"/>
          <w:szCs w:val="22"/>
        </w:rPr>
        <w:t>Ma</w:t>
      </w:r>
      <w:r>
        <w:rPr>
          <w:rFonts w:ascii="Times New Roman" w:hAnsi="Times New Roman" w:cs="Times New Roman"/>
          <w:sz w:val="22"/>
          <w:szCs w:val="22"/>
        </w:rPr>
        <w:t xml:space="preserve">. </w:t>
      </w:r>
    </w:p>
    <w:p w14:paraId="364926B6" w14:textId="35051B21" w:rsidR="00D26326" w:rsidRDefault="0083096A" w:rsidP="00E95B48">
      <w:pPr>
        <w:rPr>
          <w:rFonts w:ascii="Times New Roman" w:hAnsi="Times New Roman" w:cs="Times New Roman"/>
          <w:sz w:val="22"/>
          <w:szCs w:val="22"/>
        </w:rPr>
      </w:pPr>
      <w:r>
        <w:rPr>
          <w:rFonts w:ascii="Times New Roman" w:hAnsi="Times New Roman" w:cs="Times New Roman"/>
          <w:sz w:val="22"/>
          <w:szCs w:val="22"/>
        </w:rPr>
        <w:t>** Add label for O18 line. Move</w:t>
      </w:r>
      <w:r w:rsidR="00D26326">
        <w:rPr>
          <w:rFonts w:ascii="Times New Roman" w:hAnsi="Times New Roman" w:cs="Times New Roman"/>
          <w:sz w:val="22"/>
          <w:szCs w:val="22"/>
        </w:rPr>
        <w:t xml:space="preserve"> </w:t>
      </w:r>
      <w:proofErr w:type="spellStart"/>
      <w:r w:rsidR="00D26326">
        <w:rPr>
          <w:rFonts w:ascii="Times New Roman" w:hAnsi="Times New Roman" w:cs="Times New Roman"/>
          <w:sz w:val="22"/>
          <w:szCs w:val="22"/>
        </w:rPr>
        <w:t>ylab</w:t>
      </w:r>
      <w:proofErr w:type="spellEnd"/>
      <w:r w:rsidR="00D26326">
        <w:rPr>
          <w:rFonts w:ascii="Times New Roman" w:hAnsi="Times New Roman" w:cs="Times New Roman"/>
          <w:sz w:val="22"/>
          <w:szCs w:val="22"/>
        </w:rPr>
        <w:t xml:space="preserve"> over.</w:t>
      </w:r>
    </w:p>
    <w:p w14:paraId="6772DC46" w14:textId="77777777" w:rsidR="009862E3" w:rsidRDefault="009862E3" w:rsidP="00E95B48">
      <w:pPr>
        <w:rPr>
          <w:rFonts w:ascii="Times New Roman" w:hAnsi="Times New Roman" w:cs="Times New Roman"/>
          <w:sz w:val="22"/>
          <w:szCs w:val="22"/>
        </w:rPr>
      </w:pPr>
    </w:p>
    <w:p w14:paraId="3798B29E" w14:textId="77777777" w:rsidR="009862E3" w:rsidRDefault="009862E3" w:rsidP="00E95B48">
      <w:pPr>
        <w:rPr>
          <w:rFonts w:ascii="Times New Roman" w:hAnsi="Times New Roman" w:cs="Times New Roman"/>
          <w:sz w:val="22"/>
          <w:szCs w:val="22"/>
        </w:rPr>
      </w:pPr>
    </w:p>
    <w:p w14:paraId="78091762" w14:textId="45647563" w:rsidR="009862E3" w:rsidRDefault="001279B6"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05206A" wp14:editId="3A804B4C">
            <wp:extent cx="5868415" cy="3448373"/>
            <wp:effectExtent l="0" t="0" r="0" b="6350"/>
            <wp:docPr id="24" name="Picture 24" descr="Macintosh HD:Users:schilder:Desktop:Screen Shot 2015-08-03 at 4.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hilder:Desktop:Screen Shot 2015-08-03 at 4.43.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415" cy="3448373"/>
                    </a:xfrm>
                    <a:prstGeom prst="rect">
                      <a:avLst/>
                    </a:prstGeom>
                    <a:noFill/>
                    <a:ln>
                      <a:noFill/>
                    </a:ln>
                  </pic:spPr>
                </pic:pic>
              </a:graphicData>
            </a:graphic>
          </wp:inline>
        </w:drawing>
      </w:r>
    </w:p>
    <w:p w14:paraId="3727335B" w14:textId="66D56782" w:rsidR="009862E3" w:rsidRDefault="009862E3" w:rsidP="00E95B48">
      <w:pPr>
        <w:rPr>
          <w:rFonts w:ascii="Times New Roman" w:hAnsi="Times New Roman" w:cs="Times New Roman"/>
          <w:sz w:val="22"/>
          <w:szCs w:val="22"/>
        </w:rPr>
      </w:pPr>
      <w:r w:rsidRPr="009862E3">
        <w:rPr>
          <w:rFonts w:ascii="Times New Roman" w:hAnsi="Times New Roman" w:cs="Times New Roman"/>
          <w:b/>
          <w:sz w:val="22"/>
          <w:szCs w:val="22"/>
        </w:rPr>
        <w:t>Figure X</w:t>
      </w:r>
      <w:r>
        <w:rPr>
          <w:rFonts w:ascii="Times New Roman" w:hAnsi="Times New Roman" w:cs="Times New Roman"/>
          <w:sz w:val="22"/>
          <w:szCs w:val="22"/>
        </w:rPr>
        <w:t xml:space="preserve">. Alternative way of showing fossil CC over time; </w:t>
      </w:r>
      <w:r w:rsidR="001A7BEE">
        <w:rPr>
          <w:rFonts w:ascii="Times New Roman" w:hAnsi="Times New Roman" w:cs="Times New Roman"/>
          <w:sz w:val="22"/>
          <w:szCs w:val="22"/>
        </w:rPr>
        <w:t>split into respective</w:t>
      </w:r>
      <w:r>
        <w:rPr>
          <w:rFonts w:ascii="Times New Roman" w:hAnsi="Times New Roman" w:cs="Times New Roman"/>
          <w:sz w:val="22"/>
          <w:szCs w:val="22"/>
        </w:rPr>
        <w:t xml:space="preserve"> </w:t>
      </w:r>
      <w:r w:rsidR="001A7BEE">
        <w:rPr>
          <w:rFonts w:ascii="Times New Roman" w:hAnsi="Times New Roman" w:cs="Times New Roman"/>
          <w:sz w:val="22"/>
          <w:szCs w:val="22"/>
        </w:rPr>
        <w:t xml:space="preserve">taxonomic </w:t>
      </w:r>
      <w:r>
        <w:rPr>
          <w:rFonts w:ascii="Times New Roman" w:hAnsi="Times New Roman" w:cs="Times New Roman"/>
          <w:sz w:val="22"/>
          <w:szCs w:val="22"/>
        </w:rPr>
        <w:t>order</w:t>
      </w:r>
      <w:r w:rsidR="001A7BEE">
        <w:rPr>
          <w:rFonts w:ascii="Times New Roman" w:hAnsi="Times New Roman" w:cs="Times New Roman"/>
          <w:sz w:val="22"/>
          <w:szCs w:val="22"/>
        </w:rPr>
        <w:t>s</w:t>
      </w:r>
      <w:r>
        <w:rPr>
          <w:rFonts w:ascii="Times New Roman" w:hAnsi="Times New Roman" w:cs="Times New Roman"/>
          <w:sz w:val="22"/>
          <w:szCs w:val="22"/>
        </w:rPr>
        <w:t>.</w:t>
      </w:r>
    </w:p>
    <w:p w14:paraId="1E77431F" w14:textId="6056ADF0" w:rsidR="00265B0C" w:rsidRDefault="00265B0C" w:rsidP="00E95B48">
      <w:pPr>
        <w:rPr>
          <w:rFonts w:ascii="Times New Roman" w:hAnsi="Times New Roman" w:cs="Times New Roman"/>
          <w:sz w:val="22"/>
          <w:szCs w:val="22"/>
        </w:rPr>
      </w:pPr>
      <w:r>
        <w:rPr>
          <w:rFonts w:ascii="Times New Roman" w:hAnsi="Times New Roman" w:cs="Times New Roman"/>
          <w:sz w:val="22"/>
          <w:szCs w:val="22"/>
        </w:rPr>
        <w:t>**Adjust axis labels and title.</w:t>
      </w:r>
    </w:p>
    <w:p w14:paraId="2F5EF167" w14:textId="77777777" w:rsidR="00D26326" w:rsidRDefault="00D26326" w:rsidP="00E95B48">
      <w:pPr>
        <w:rPr>
          <w:rFonts w:ascii="Times New Roman" w:hAnsi="Times New Roman" w:cs="Times New Roman"/>
          <w:sz w:val="22"/>
          <w:szCs w:val="22"/>
        </w:rPr>
      </w:pPr>
    </w:p>
    <w:p w14:paraId="16D36851" w14:textId="77777777" w:rsidR="00B07CC5" w:rsidRPr="00862889" w:rsidRDefault="00B07CC5" w:rsidP="00E95B48">
      <w:pPr>
        <w:rPr>
          <w:rFonts w:ascii="Times New Roman" w:hAnsi="Times New Roman" w:cs="Times New Roman"/>
          <w:sz w:val="22"/>
          <w:szCs w:val="22"/>
        </w:rPr>
      </w:pPr>
    </w:p>
    <w:p w14:paraId="53777FBE" w14:textId="6FC82E43" w:rsidR="00E95B48" w:rsidRDefault="00B23FBF" w:rsidP="00E95B48">
      <w:pPr>
        <w:rPr>
          <w:rFonts w:ascii="Times New Roman" w:hAnsi="Times New Roman" w:cs="Times New Roman"/>
          <w:b/>
        </w:rPr>
      </w:pPr>
      <w:r>
        <w:rPr>
          <w:rFonts w:ascii="Times New Roman" w:hAnsi="Times New Roman" w:cs="Times New Roman"/>
          <w:b/>
          <w:noProof/>
        </w:rPr>
        <w:lastRenderedPageBreak/>
        <w:drawing>
          <wp:inline distT="0" distB="0" distL="0" distR="0" wp14:anchorId="2754BCD8" wp14:editId="08315CE8">
            <wp:extent cx="4299302" cy="57991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0019" cy="5800117"/>
                    </a:xfrm>
                    <a:prstGeom prst="rect">
                      <a:avLst/>
                    </a:prstGeom>
                    <a:noFill/>
                    <a:ln>
                      <a:noFill/>
                    </a:ln>
                  </pic:spPr>
                </pic:pic>
              </a:graphicData>
            </a:graphic>
          </wp:inline>
        </w:drawing>
      </w:r>
    </w:p>
    <w:p w14:paraId="46B7F108" w14:textId="128E061A" w:rsidR="00EC50A6" w:rsidRDefault="00EC50A6" w:rsidP="00E95B48">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fossil CC was the response variable and time (</w:t>
      </w:r>
      <w:r w:rsidR="00D07500">
        <w:rPr>
          <w:rFonts w:ascii="Times New Roman" w:hAnsi="Times New Roman" w:cs="Times New Roman"/>
        </w:rPr>
        <w:t>Ma</w:t>
      </w:r>
      <w:r>
        <w:rPr>
          <w:rFonts w:ascii="Times New Roman" w:hAnsi="Times New Roman" w:cs="Times New Roman"/>
        </w:rPr>
        <w:t xml:space="preserve">) was the predictor variable. Negative </w:t>
      </w:r>
      <w:r w:rsidR="00BA567A">
        <w:rPr>
          <w:rFonts w:ascii="Times New Roman" w:hAnsi="Times New Roman" w:cs="Times New Roman"/>
        </w:rPr>
        <w:t>estimate values</w:t>
      </w:r>
      <w:r>
        <w:rPr>
          <w:rFonts w:ascii="Times New Roman" w:hAnsi="Times New Roman" w:cs="Times New Roman"/>
        </w:rPr>
        <w:t xml:space="preserve"> mean that CC grew larger as we come closer to the present</w:t>
      </w:r>
      <w:r w:rsidR="00BA567A">
        <w:rPr>
          <w:rFonts w:ascii="Times New Roman" w:hAnsi="Times New Roman" w:cs="Times New Roman"/>
        </w:rPr>
        <w:t xml:space="preserve"> (Increase)</w:t>
      </w:r>
      <w:r>
        <w:rPr>
          <w:rFonts w:ascii="Times New Roman" w:hAnsi="Times New Roman" w:cs="Times New Roman"/>
        </w:rPr>
        <w:t>,</w:t>
      </w:r>
      <w:r w:rsidR="00BA567A">
        <w:rPr>
          <w:rFonts w:ascii="Times New Roman" w:hAnsi="Times New Roman" w:cs="Times New Roman"/>
        </w:rPr>
        <w:t xml:space="preserve"> positive estimate values mean CC grew smaller as we approach the present, and no significant means that there was no significant trend of CC in either direction (Stable).</w:t>
      </w:r>
    </w:p>
    <w:p w14:paraId="77C3B8BF" w14:textId="77777777" w:rsidR="003C2ADC" w:rsidRDefault="003C2ADC" w:rsidP="00E95B48">
      <w:pPr>
        <w:rPr>
          <w:rFonts w:ascii="Times New Roman" w:hAnsi="Times New Roman" w:cs="Times New Roman"/>
        </w:rPr>
      </w:pPr>
    </w:p>
    <w:p w14:paraId="2A93629C" w14:textId="77777777" w:rsidR="003C2ADC" w:rsidRDefault="003C2ADC" w:rsidP="00E95B48">
      <w:pPr>
        <w:rPr>
          <w:rFonts w:ascii="Times New Roman" w:hAnsi="Times New Roman" w:cs="Times New Roman"/>
        </w:rPr>
      </w:pPr>
    </w:p>
    <w:p w14:paraId="733AD1D0" w14:textId="77777777" w:rsidR="003C2ADC" w:rsidRDefault="003C2ADC" w:rsidP="00E95B48">
      <w:pPr>
        <w:rPr>
          <w:rFonts w:ascii="Times New Roman" w:hAnsi="Times New Roman" w:cs="Times New Roman"/>
        </w:rPr>
      </w:pPr>
    </w:p>
    <w:p w14:paraId="328FFBEB" w14:textId="77777777" w:rsidR="003C2ADC" w:rsidRDefault="003C2ADC" w:rsidP="00E95B48">
      <w:pPr>
        <w:rPr>
          <w:rFonts w:ascii="Times New Roman" w:hAnsi="Times New Roman" w:cs="Times New Roman"/>
        </w:rPr>
      </w:pPr>
    </w:p>
    <w:p w14:paraId="58C03AD0" w14:textId="77777777" w:rsidR="003C2ADC" w:rsidRDefault="003C2ADC" w:rsidP="00E95B48">
      <w:pPr>
        <w:rPr>
          <w:rFonts w:ascii="Times New Roman" w:hAnsi="Times New Roman" w:cs="Times New Roman"/>
        </w:rPr>
      </w:pPr>
    </w:p>
    <w:p w14:paraId="619D3299" w14:textId="77777777" w:rsidR="003C2ADC" w:rsidRPr="00EC50A6" w:rsidRDefault="003C2ADC" w:rsidP="00E95B48">
      <w:pPr>
        <w:rPr>
          <w:rFonts w:ascii="Times New Roman" w:hAnsi="Times New Roman" w:cs="Times New Roman"/>
        </w:rPr>
      </w:pPr>
    </w:p>
    <w:p w14:paraId="25F3140B" w14:textId="77777777" w:rsidR="00E95B4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6AB0D24"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B241E0E"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3A1E237"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34703DBC" w14:textId="3B192954" w:rsidR="003C2ADC" w:rsidRDefault="00963AD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954D38E" wp14:editId="554B690E">
            <wp:extent cx="5486400" cy="3200400"/>
            <wp:effectExtent l="0" t="0" r="0" b="0"/>
            <wp:docPr id="8" name="Picture 8" descr="Macintosh HD:Users:schilder:Desktop:Screen Shot 2015-12-04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hilder:Desktop:Screen Shot 2015-12-04 at 10.17.56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6"/>
                    <a:stretch/>
                  </pic:blipFill>
                  <pic:spPr bwMode="auto">
                    <a:xfrm>
                      <a:off x="0" y="0"/>
                      <a:ext cx="54864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CCD4C56" w14:textId="4FBD5A9E" w:rsidR="003C2ADC" w:rsidRDefault="003C2ADC" w:rsidP="00963A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xml:space="preserve">. </w:t>
      </w:r>
      <w:proofErr w:type="gramStart"/>
      <w:r>
        <w:rPr>
          <w:rFonts w:ascii="Times New Roman" w:hAnsi="Times New Roman" w:cs="Times New Roman"/>
        </w:rPr>
        <w:t>OLS regression line in blue, O18 line in black.</w:t>
      </w:r>
      <w:proofErr w:type="gramEnd"/>
    </w:p>
    <w:p w14:paraId="36C8C459" w14:textId="4F21679E"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3C2ADC">
        <w:rPr>
          <w:rFonts w:ascii="Times New Roman" w:hAnsi="Times New Roman" w:cs="Times New Roman"/>
        </w:rPr>
        <w:t>** Label lines.</w:t>
      </w:r>
    </w:p>
    <w:p w14:paraId="1A1D7960" w14:textId="77777777" w:rsidR="003C2ADC" w:rsidRDefault="003C2ADC"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E835A6A" w14:textId="24DD646D" w:rsidR="00E96280" w:rsidRDefault="00E96280" w:rsidP="009F0B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3E419DC" wp14:editId="0C266A04">
            <wp:extent cx="5988663" cy="3523927"/>
            <wp:effectExtent l="0" t="0" r="6350" b="6985"/>
            <wp:docPr id="30" name="Picture 30" descr="Macintosh HD:Users:schilder:Desktop:Screen Shot 2015-08-03 at 5.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hilder:Desktop:Screen Shot 2015-08-03 at 5.41.3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8663" cy="3523927"/>
                    </a:xfrm>
                    <a:prstGeom prst="rect">
                      <a:avLst/>
                    </a:prstGeom>
                    <a:noFill/>
                    <a:ln>
                      <a:noFill/>
                    </a:ln>
                  </pic:spPr>
                </pic:pic>
              </a:graphicData>
            </a:graphic>
          </wp:inline>
        </w:drawing>
      </w:r>
    </w:p>
    <w:p w14:paraId="5DB855FC" w14:textId="710CA49F" w:rsidR="00E96280" w:rsidRDefault="00E96280"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split into their respective taxonomic orders.</w:t>
      </w:r>
    </w:p>
    <w:p w14:paraId="459E9B06" w14:textId="3A94FB4A" w:rsidR="00587EFB" w:rsidRPr="00587EFB" w:rsidRDefault="00587EFB"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587EFB">
        <w:rPr>
          <w:rFonts w:ascii="Times New Roman" w:hAnsi="Times New Roman" w:cs="Times New Roman"/>
        </w:rPr>
        <w:lastRenderedPageBreak/>
        <w:t>** Adjust axis labels</w:t>
      </w:r>
      <w:r w:rsidR="00F46828">
        <w:rPr>
          <w:rFonts w:ascii="Times New Roman" w:hAnsi="Times New Roman" w:cs="Times New Roman"/>
        </w:rPr>
        <w:t xml:space="preserve">. Add x-axis to </w:t>
      </w:r>
      <w:r w:rsidR="00D415E5">
        <w:rPr>
          <w:rFonts w:ascii="Times New Roman" w:hAnsi="Times New Roman" w:cs="Times New Roman"/>
        </w:rPr>
        <w:t>third column</w:t>
      </w:r>
      <w:r w:rsidR="00F46828">
        <w:rPr>
          <w:rFonts w:ascii="Times New Roman" w:hAnsi="Times New Roman" w:cs="Times New Roman"/>
        </w:rPr>
        <w:t>.</w:t>
      </w:r>
    </w:p>
    <w:p w14:paraId="003072FF" w14:textId="77777777"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0789339E" w14:textId="77777777" w:rsidR="003C2ADC" w:rsidRDefault="003C2AD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6035A7F4" w14:textId="3DB9C26A" w:rsidR="008A71EC" w:rsidRDefault="008A71E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rPr>
      </w:pPr>
    </w:p>
    <w:p w14:paraId="1A642FD5" w14:textId="24D41D0D" w:rsidR="009F0B83" w:rsidRDefault="00112E66" w:rsidP="008A71EC">
      <w:pPr>
        <w:rPr>
          <w:rFonts w:ascii="Times New Roman" w:hAnsi="Times New Roman" w:cs="Times New Roman"/>
          <w:b/>
          <w:i/>
        </w:rPr>
      </w:pPr>
      <w:r>
        <w:rPr>
          <w:rFonts w:ascii="Times New Roman" w:hAnsi="Times New Roman" w:cs="Times New Roman"/>
          <w:b/>
          <w:i/>
          <w:noProof/>
        </w:rPr>
        <w:drawing>
          <wp:inline distT="0" distB="0" distL="0" distR="0" wp14:anchorId="51F30183" wp14:editId="3FE6DACB">
            <wp:extent cx="4138632" cy="5029200"/>
            <wp:effectExtent l="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9248" cy="5029949"/>
                    </a:xfrm>
                    <a:prstGeom prst="rect">
                      <a:avLst/>
                    </a:prstGeom>
                    <a:noFill/>
                    <a:ln>
                      <a:noFill/>
                    </a:ln>
                  </pic:spPr>
                </pic:pic>
              </a:graphicData>
            </a:graphic>
          </wp:inline>
        </w:drawing>
      </w:r>
    </w:p>
    <w:p w14:paraId="2D8F90A6" w14:textId="2D955AB6" w:rsidR="008A71EC" w:rsidRPr="00EC50A6" w:rsidRDefault="008A71EC" w:rsidP="008A71EC">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ancestral reconstructed CC was the response variable and time (</w:t>
      </w:r>
      <w:r w:rsidR="00D07500">
        <w:rPr>
          <w:rFonts w:ascii="Times New Roman" w:hAnsi="Times New Roman" w:cs="Times New Roman"/>
        </w:rPr>
        <w:t>Ma</w:t>
      </w:r>
      <w:r>
        <w:rPr>
          <w:rFonts w:ascii="Times New Roman" w:hAnsi="Times New Roman" w:cs="Times New Roman"/>
        </w:rPr>
        <w:t>) was the predictor variable. Negative estimate values mean that CC grew larger as we come clo</w:t>
      </w:r>
      <w:r w:rsidR="00644F3A">
        <w:rPr>
          <w:rFonts w:ascii="Times New Roman" w:hAnsi="Times New Roman" w:cs="Times New Roman"/>
        </w:rPr>
        <w:t xml:space="preserve">ser to the present (Increase), </w:t>
      </w:r>
      <w:r>
        <w:rPr>
          <w:rFonts w:ascii="Times New Roman" w:hAnsi="Times New Roman" w:cs="Times New Roman"/>
        </w:rPr>
        <w:t>positive estimate values mean CC grew smaller as we approach the present, and no significant means that there was no significant trend of CC in either direction (Stable).</w:t>
      </w:r>
    </w:p>
    <w:p w14:paraId="528D5AF2" w14:textId="094025FB"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p>
    <w:p w14:paraId="32F3026E" w14:textId="4D06B24E" w:rsidR="00767F37" w:rsidRPr="00862889"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4CE71BC" w14:textId="54D50136" w:rsidR="0090077B" w:rsidRPr="00862889"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6F2BBC30" w14:textId="77777777"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7BDF625D" w14:textId="73A73C0F" w:rsidR="003B7D85" w:rsidRDefault="00083601" w:rsidP="001C7E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7CB648C2" wp14:editId="687998FE">
            <wp:extent cx="5486400" cy="6120378"/>
            <wp:effectExtent l="0" t="0" r="0" b="127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120378"/>
                    </a:xfrm>
                    <a:prstGeom prst="rect">
                      <a:avLst/>
                    </a:prstGeom>
                    <a:noFill/>
                    <a:ln>
                      <a:noFill/>
                    </a:ln>
                  </pic:spPr>
                </pic:pic>
              </a:graphicData>
            </a:graphic>
          </wp:inline>
        </w:drawing>
      </w:r>
    </w:p>
    <w:p w14:paraId="3D509662" w14:textId="428F7A46" w:rsidR="003B7D85" w:rsidRDefault="003B7D85" w:rsidP="00E956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658F7688" w14:textId="7CF57238"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009D48B7">
        <w:rPr>
          <w:rFonts w:ascii="Times New Roman" w:hAnsi="Times New Roman" w:cs="Times New Roman"/>
          <w:color w:val="000000"/>
        </w:rPr>
        <w:t xml:space="preserve"> the response</w:t>
      </w:r>
    </w:p>
    <w:p w14:paraId="2D9B545F"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proofErr w:type="gramStart"/>
      <w:r w:rsidRPr="009E700C">
        <w:rPr>
          <w:rFonts w:ascii="Times New Roman" w:hAnsi="Times New Roman" w:cs="Times New Roman"/>
          <w:color w:val="000000"/>
        </w:rPr>
        <w:t>variable</w:t>
      </w:r>
      <w:proofErr w:type="gramEnd"/>
      <w:r w:rsidRPr="009E700C">
        <w:rPr>
          <w:rFonts w:ascii="Times New Roman" w:hAnsi="Times New Roman" w:cs="Times New Roman"/>
          <w:color w:val="000000"/>
        </w:rPr>
        <w:t xml:space="preserve"> and climatic measures (mean, SD, and slope of the oxygen isotop</w:t>
      </w:r>
      <w:r w:rsidR="009D48B7">
        <w:rPr>
          <w:rFonts w:ascii="Times New Roman" w:hAnsi="Times New Roman" w:cs="Times New Roman"/>
          <w:color w:val="000000"/>
        </w:rPr>
        <w:t>e curve) were</w:t>
      </w:r>
    </w:p>
    <w:p w14:paraId="06874CA6"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proofErr w:type="gramStart"/>
      <w:r w:rsidRPr="009E700C">
        <w:rPr>
          <w:rFonts w:ascii="Times New Roman" w:hAnsi="Times New Roman" w:cs="Times New Roman"/>
          <w:color w:val="000000"/>
        </w:rPr>
        <w:t>the</w:t>
      </w:r>
      <w:proofErr w:type="gramEnd"/>
      <w:r w:rsidRPr="009E700C">
        <w:rPr>
          <w:rFonts w:ascii="Times New Roman" w:hAnsi="Times New Roman" w:cs="Times New Roman"/>
          <w:color w:val="000000"/>
        </w:rPr>
        <w:t xml:space="preserve"> predictor variables. Analyses were first conducted wi</w:t>
      </w:r>
      <w:r w:rsidR="009D48B7">
        <w:rPr>
          <w:rFonts w:ascii="Times New Roman" w:hAnsi="Times New Roman" w:cs="Times New Roman"/>
          <w:color w:val="000000"/>
        </w:rPr>
        <w:t>th all orders grouped together,</w:t>
      </w:r>
    </w:p>
    <w:p w14:paraId="3E955C83" w14:textId="0F94322E" w:rsidR="0090077B" w:rsidRP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sidRPr="009E700C">
        <w:rPr>
          <w:rFonts w:ascii="Times New Roman" w:hAnsi="Times New Roman" w:cs="Times New Roman"/>
          <w:color w:val="000000"/>
        </w:rPr>
        <w:t>and</w:t>
      </w:r>
      <w:proofErr w:type="gramEnd"/>
      <w:r w:rsidRPr="009E700C">
        <w:rPr>
          <w:rFonts w:ascii="Times New Roman" w:hAnsi="Times New Roman" w:cs="Times New Roman"/>
          <w:color w:val="000000"/>
        </w:rPr>
        <w:t xml:space="preserve"> then divided into respective orders. Highlighted p values are significant</w:t>
      </w:r>
      <w:r w:rsidRPr="00F01E8E">
        <w:rPr>
          <w:rFonts w:ascii="Calibri" w:hAnsi="Calibri"/>
          <w:color w:val="000000"/>
        </w:rPr>
        <w:t xml:space="preserve"> at &lt;0.05.</w:t>
      </w:r>
    </w:p>
    <w:p w14:paraId="4B536FEE"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6239F1" w14:textId="5AAEEE7B" w:rsidR="00D53C8F"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18A46" w14:textId="77777777" w:rsidR="003B7D85"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17D38A"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9C6AE14" w14:textId="6A19468B" w:rsidR="0090077B" w:rsidRDefault="00083601"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57D03A0A" wp14:editId="0CA3B14D">
            <wp:extent cx="5486400" cy="6008219"/>
            <wp:effectExtent l="0" t="0" r="0" b="1206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008219"/>
                    </a:xfrm>
                    <a:prstGeom prst="rect">
                      <a:avLst/>
                    </a:prstGeom>
                    <a:noFill/>
                    <a:ln>
                      <a:noFill/>
                    </a:ln>
                  </pic:spPr>
                </pic:pic>
              </a:graphicData>
            </a:graphic>
          </wp:inline>
        </w:drawing>
      </w:r>
    </w:p>
    <w:p w14:paraId="101E10D6" w14:textId="77777777" w:rsidR="00E9561A" w:rsidRDefault="00E9561A"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14EC701A" w14:textId="73C4EFC6"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Fossil CC vs. Climate detrended</w:t>
      </w:r>
      <w:r w:rsidRPr="00F01E8E">
        <w:rPr>
          <w:rFonts w:ascii="Calibri" w:hAnsi="Calibri"/>
          <w:color w:val="000000"/>
        </w:rPr>
        <w:t>.</w:t>
      </w:r>
    </w:p>
    <w:p w14:paraId="36110E48" w14:textId="4355D931" w:rsidR="009D48B7" w:rsidRDefault="009D48B7">
      <w:pPr>
        <w:rPr>
          <w:rFonts w:ascii="Calibri" w:hAnsi="Calibri"/>
          <w:color w:val="000000"/>
        </w:rPr>
      </w:pPr>
    </w:p>
    <w:p w14:paraId="4F79F568"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073C78A0" w14:textId="205CBBA4"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5EC4E12" w14:textId="0A9C5979"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26B4AA"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1D6859A6" w:rsidR="007F6337" w:rsidRDefault="00B55B8D"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6FC20675" wp14:editId="7DD0F687">
            <wp:extent cx="5486400" cy="4609061"/>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609061"/>
                    </a:xfrm>
                    <a:prstGeom prst="rect">
                      <a:avLst/>
                    </a:prstGeom>
                    <a:noFill/>
                    <a:ln>
                      <a:noFill/>
                    </a:ln>
                  </pic:spPr>
                </pic:pic>
              </a:graphicData>
            </a:graphic>
          </wp:inline>
        </w:drawing>
      </w:r>
    </w:p>
    <w:p w14:paraId="514C3FC2"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proofErr w:type="gramStart"/>
      <w:r>
        <w:rPr>
          <w:rFonts w:ascii="Times New Roman" w:hAnsi="Times New Roman" w:cs="Times New Roman"/>
          <w:color w:val="000000"/>
        </w:rPr>
        <w:t>was</w:t>
      </w:r>
      <w:proofErr w:type="gramEnd"/>
      <w:r w:rsidRPr="009E700C">
        <w:rPr>
          <w:rFonts w:ascii="Times New Roman" w:hAnsi="Times New Roman" w:cs="Times New Roman"/>
          <w:color w:val="000000"/>
        </w:rPr>
        <w:t xml:space="preserve"> the response variable and climatic measures (mean, SD, and slope of the oxygen isotope curve) were the predictor variables. Analyses were first conducted with all orders grouped together, and then divided into respective orders. Highlighted p values are significant</w:t>
      </w:r>
      <w:r w:rsidRPr="00F01E8E">
        <w:rPr>
          <w:rFonts w:ascii="Calibri" w:hAnsi="Calibri"/>
          <w:color w:val="000000"/>
        </w:rPr>
        <w:t xml:space="preserve"> at &lt;0.05.</w:t>
      </w:r>
    </w:p>
    <w:p w14:paraId="4B492C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536C4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12C9A13"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71FA1BF" w14:textId="69ABB9C8"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0990F" w14:textId="7D7344EA"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C0329F5" w14:textId="21EFCDFD" w:rsidR="001F7609" w:rsidRDefault="00B55B8D"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lastRenderedPageBreak/>
        <w:drawing>
          <wp:inline distT="0" distB="0" distL="0" distR="0" wp14:anchorId="23F3372D" wp14:editId="3EA2FD1F">
            <wp:extent cx="5486400" cy="457262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72620"/>
                    </a:xfrm>
                    <a:prstGeom prst="rect">
                      <a:avLst/>
                    </a:prstGeom>
                    <a:noFill/>
                    <a:ln>
                      <a:noFill/>
                    </a:ln>
                  </pic:spPr>
                </pic:pic>
              </a:graphicData>
            </a:graphic>
          </wp:inline>
        </w:drawing>
      </w:r>
    </w:p>
    <w:p w14:paraId="400FAB80" w14:textId="7A9B41D8"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Ancestral CC vs. Climate detrended</w:t>
      </w:r>
      <w:r w:rsidRPr="00F01E8E">
        <w:rPr>
          <w:rFonts w:ascii="Calibri" w:hAnsi="Calibri"/>
          <w:color w:val="000000"/>
        </w:rPr>
        <w:t>.</w:t>
      </w:r>
    </w:p>
    <w:p w14:paraId="09CC8CA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A620249"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FE99CA"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E5EAA1B"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0B0B1D6" w14:textId="0E031206" w:rsidR="00413452" w:rsidRDefault="00AC111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lastRenderedPageBreak/>
        <w:drawing>
          <wp:inline distT="0" distB="0" distL="0" distR="0" wp14:anchorId="6AC88E46" wp14:editId="4507C6EA">
            <wp:extent cx="3882325" cy="4533216"/>
            <wp:effectExtent l="0" t="0" r="444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2325" cy="4533216"/>
                    </a:xfrm>
                    <a:prstGeom prst="rect">
                      <a:avLst/>
                    </a:prstGeom>
                    <a:noFill/>
                    <a:ln>
                      <a:noFill/>
                    </a:ln>
                  </pic:spPr>
                </pic:pic>
              </a:graphicData>
            </a:graphic>
          </wp:inline>
        </w:drawing>
      </w:r>
    </w:p>
    <w:p w14:paraId="45A34B63" w14:textId="63EABE56"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8082B06" w14:textId="63C83CB4" w:rsidR="00413452" w:rsidRPr="00A92E54"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A92E54">
        <w:rPr>
          <w:rFonts w:ascii="Times New Roman" w:hAnsi="Times New Roman" w:cs="Times New Roman"/>
          <w:b/>
          <w:color w:val="000000"/>
        </w:rPr>
        <w:t>Table X</w:t>
      </w:r>
      <w:r w:rsidRPr="00A92E54">
        <w:rPr>
          <w:rFonts w:ascii="Times New Roman" w:hAnsi="Times New Roman" w:cs="Times New Roman"/>
          <w:color w:val="000000"/>
        </w:rPr>
        <w:t>. Summary of the CC vs. climate results using either the fossil or ancestral CC data sets.</w:t>
      </w:r>
      <w:r w:rsidR="0019223A" w:rsidRPr="00A92E54">
        <w:rPr>
          <w:rFonts w:ascii="Times New Roman" w:hAnsi="Times New Roman" w:cs="Times New Roman"/>
          <w:color w:val="000000"/>
        </w:rPr>
        <w:t xml:space="preserve"> Values of 1, 2 or 3 were assigned to each cell </w:t>
      </w:r>
      <w:r w:rsidR="00A92E54" w:rsidRPr="00A92E54">
        <w:rPr>
          <w:rFonts w:ascii="Times New Roman" w:hAnsi="Times New Roman" w:cs="Times New Roman"/>
          <w:color w:val="000000"/>
        </w:rPr>
        <w:t>depending</w:t>
      </w:r>
      <w:r w:rsidR="0019223A" w:rsidRPr="00A92E54">
        <w:rPr>
          <w:rFonts w:ascii="Times New Roman" w:hAnsi="Times New Roman" w:cs="Times New Roman"/>
          <w:color w:val="000000"/>
        </w:rPr>
        <w:t xml:space="preserve"> on how many of the tested time intervals (1My, 400Ky, and 200Ky) </w:t>
      </w:r>
      <w:r w:rsidR="00F00C3B">
        <w:rPr>
          <w:rFonts w:ascii="Times New Roman" w:hAnsi="Times New Roman" w:cs="Times New Roman"/>
          <w:color w:val="000000"/>
        </w:rPr>
        <w:t xml:space="preserve">of the oxygen isotope record </w:t>
      </w:r>
      <w:r w:rsidR="0019223A" w:rsidRPr="00A92E54">
        <w:rPr>
          <w:rFonts w:ascii="Times New Roman" w:hAnsi="Times New Roman" w:cs="Times New Roman"/>
          <w:color w:val="000000"/>
        </w:rPr>
        <w:t xml:space="preserve">were significant predictors of CC for </w:t>
      </w:r>
      <w:r w:rsidR="00F63914" w:rsidRPr="00A92E54">
        <w:rPr>
          <w:rFonts w:ascii="Times New Roman" w:hAnsi="Times New Roman" w:cs="Times New Roman"/>
          <w:color w:val="000000"/>
        </w:rPr>
        <w:t>a given</w:t>
      </w:r>
      <w:r w:rsidR="0019223A" w:rsidRPr="00A92E54">
        <w:rPr>
          <w:rFonts w:ascii="Times New Roman" w:hAnsi="Times New Roman" w:cs="Times New Roman"/>
          <w:color w:val="000000"/>
        </w:rPr>
        <w:t xml:space="preserve"> </w:t>
      </w:r>
      <w:r w:rsidR="00F63914" w:rsidRPr="00A92E54">
        <w:rPr>
          <w:rFonts w:ascii="Times New Roman" w:hAnsi="Times New Roman" w:cs="Times New Roman"/>
          <w:color w:val="000000"/>
        </w:rPr>
        <w:t>taxonomic group.</w:t>
      </w:r>
      <w:r w:rsidR="0019223A" w:rsidRPr="00A92E54">
        <w:rPr>
          <w:rFonts w:ascii="Times New Roman" w:hAnsi="Times New Roman" w:cs="Times New Roman"/>
          <w:color w:val="000000"/>
        </w:rPr>
        <w:t xml:space="preserve"> </w:t>
      </w:r>
      <w:r w:rsidR="00AC111B">
        <w:rPr>
          <w:rFonts w:ascii="Times New Roman" w:hAnsi="Times New Roman" w:cs="Times New Roman"/>
          <w:color w:val="000000"/>
        </w:rPr>
        <w:t>Fossil and ancestral CC analyses produced the same pattern of results in 68.11% cases (11/18).</w:t>
      </w:r>
    </w:p>
    <w:sectPr w:rsidR="00413452" w:rsidRPr="00A92E54" w:rsidSect="003F4283">
      <w:headerReference w:type="even" r:id="rId26"/>
      <w:headerReference w:type="default" r:id="rId2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CCAS GWU" w:date="2016-01-12T14:46:00Z" w:initials="CG">
    <w:p w14:paraId="721F1F5F" w14:textId="5AD1B920" w:rsidR="00392878" w:rsidRDefault="00392878">
      <w:pPr>
        <w:pStyle w:val="CommentText"/>
      </w:pPr>
      <w:r>
        <w:rPr>
          <w:rStyle w:val="CommentReference"/>
        </w:rPr>
        <w:annotationRef/>
      </w:r>
      <w:r>
        <w:t>This use of “great apes” includes hominins</w:t>
      </w:r>
    </w:p>
  </w:comment>
  <w:comment w:id="33" w:author="CCAS GWU" w:date="2016-01-12T14:46:00Z" w:initials="CG">
    <w:p w14:paraId="7855DAC7" w14:textId="196BB30B" w:rsidR="00392878" w:rsidRDefault="00392878">
      <w:pPr>
        <w:pStyle w:val="CommentText"/>
      </w:pPr>
      <w:r>
        <w:rPr>
          <w:rStyle w:val="CommentReference"/>
        </w:rPr>
        <w:annotationRef/>
      </w:r>
      <w:r>
        <w:t>This use of “great apes” excludes hominins.</w:t>
      </w:r>
    </w:p>
  </w:comment>
  <w:comment w:id="35" w:author="CCAS GWU" w:date="2016-01-12T14:31:00Z" w:initials="CG">
    <w:p w14:paraId="03D6313B" w14:textId="05AF1C80" w:rsidR="00392878" w:rsidRDefault="00392878">
      <w:pPr>
        <w:pStyle w:val="CommentText"/>
      </w:pPr>
      <w:r>
        <w:rPr>
          <w:rStyle w:val="CommentReference"/>
        </w:rPr>
        <w:annotationRef/>
      </w:r>
      <w:r>
        <w:t xml:space="preserve">It’s probably ok to use Artiodactyla in this paper, even though the current term is </w:t>
      </w:r>
      <w:proofErr w:type="spellStart"/>
      <w:r>
        <w:t>Cetartiodactyla</w:t>
      </w:r>
      <w:proofErr w:type="spellEnd"/>
      <w:r>
        <w:t>.</w:t>
      </w:r>
    </w:p>
  </w:comment>
  <w:comment w:id="81" w:author="CCAS GWU" w:date="2016-01-08T00:54:00Z" w:initials="CG">
    <w:p w14:paraId="3EC27D51" w14:textId="73565C83" w:rsidR="00392878" w:rsidRDefault="00392878">
      <w:pPr>
        <w:pStyle w:val="CommentText"/>
      </w:pPr>
      <w:r>
        <w:rPr>
          <w:rStyle w:val="CommentReference"/>
        </w:rPr>
        <w:annotationRef/>
      </w:r>
      <w:r>
        <w:t>The transition here to the next paragraph seems a bit abrupt. Maybe a sentence can be added as a bridge.</w:t>
      </w:r>
    </w:p>
  </w:comment>
  <w:comment w:id="97" w:author="Chet Sherwood" w:date="2015-12-23T11:23:00Z" w:initials="CCS">
    <w:p w14:paraId="4EDA0089" w14:textId="28A7F5FE" w:rsidR="00392878" w:rsidRDefault="00392878">
      <w:pPr>
        <w:pStyle w:val="CommentText"/>
      </w:pPr>
      <w:r>
        <w:rPr>
          <w:rStyle w:val="CommentReference"/>
        </w:rPr>
        <w:annotationRef/>
      </w:r>
      <w:r>
        <w:t>Move to Methods section</w:t>
      </w:r>
    </w:p>
  </w:comment>
  <w:comment w:id="222" w:author="Chet Sherwood" w:date="2015-12-23T11:58:00Z" w:initials="CCS">
    <w:p w14:paraId="2EE296B0" w14:textId="1A2AB558" w:rsidR="00392878" w:rsidRDefault="00392878">
      <w:pPr>
        <w:pStyle w:val="CommentText"/>
      </w:pPr>
      <w:r>
        <w:rPr>
          <w:rStyle w:val="CommentReference"/>
        </w:rPr>
        <w:annotationRef/>
      </w:r>
      <w:r>
        <w:t>And what does this larger sample size show?</w:t>
      </w:r>
    </w:p>
  </w:comment>
  <w:comment w:id="348" w:author="Chet Sherwood" w:date="2015-12-23T12:59:00Z" w:initials="CCS">
    <w:p w14:paraId="461E9BB0" w14:textId="61B94173" w:rsidR="00392878" w:rsidRDefault="00392878">
      <w:pPr>
        <w:pStyle w:val="CommentText"/>
      </w:pPr>
      <w:r>
        <w:rPr>
          <w:rStyle w:val="CommentReference"/>
        </w:rPr>
        <w:annotationRef/>
      </w:r>
      <w:r>
        <w:t>Deleted because it is redundant with the end of the last section</w:t>
      </w:r>
    </w:p>
  </w:comment>
  <w:comment w:id="413" w:author="Chet Sherwood" w:date="2015-12-23T13:08:00Z" w:initials="CCS">
    <w:p w14:paraId="62540B95" w14:textId="0151EB32" w:rsidR="00392878" w:rsidRDefault="00392878">
      <w:pPr>
        <w:pStyle w:val="CommentText"/>
      </w:pPr>
      <w:r>
        <w:rPr>
          <w:rStyle w:val="CommentReference"/>
        </w:rPr>
        <w:annotationRef/>
      </w:r>
      <w:r>
        <w:t>It could be helpful, but you would have to considerably expand the figure caption to explain all these interactions in a logical manner.</w:t>
      </w:r>
    </w:p>
  </w:comment>
  <w:comment w:id="414" w:author="Chet Sherwood" w:date="2015-12-23T13:08:00Z" w:initials="CCS">
    <w:p w14:paraId="2DE39924" w14:textId="0F76D7E4" w:rsidR="00392878" w:rsidRDefault="00392878">
      <w:pPr>
        <w:pStyle w:val="CommentText"/>
      </w:pPr>
      <w:r>
        <w:rPr>
          <w:rStyle w:val="CommentReference"/>
        </w:rPr>
        <w:annotationRef/>
      </w:r>
    </w:p>
  </w:comment>
  <w:comment w:id="415" w:author="Chet Sherwood" w:date="2015-12-23T13:09:00Z" w:initials="CCS">
    <w:p w14:paraId="52645540" w14:textId="250BDE62" w:rsidR="00392878" w:rsidRDefault="00392878">
      <w:pPr>
        <w:pStyle w:val="CommentText"/>
      </w:pPr>
      <w:r>
        <w:rPr>
          <w:rStyle w:val="CommentReference"/>
        </w:rPr>
        <w:annotationRef/>
      </w:r>
      <w:r>
        <w:t>I would suggest titling it “un-detrended” rather than “pre-detrended”</w:t>
      </w:r>
    </w:p>
  </w:comment>
  <w:comment w:id="420" w:author="Chet Sherwood" w:date="2015-12-23T13:10:00Z" w:initials="CCS">
    <w:p w14:paraId="6DFE6559" w14:textId="08639AEF" w:rsidR="00392878" w:rsidRDefault="00392878">
      <w:pPr>
        <w:pStyle w:val="CommentText"/>
      </w:pPr>
      <w:r>
        <w:rPr>
          <w:rStyle w:val="CommentReference"/>
        </w:rPr>
        <w:annotationRef/>
      </w:r>
      <w:r>
        <w:t>I think it’s good to keep, but would suggest removing the dark grey background and increasing the thickness of the lines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539E5" w15:done="0"/>
  <w15:commentEx w15:paraId="021B3A1C" w15:done="0"/>
  <w15:commentEx w15:paraId="4EDA0089" w15:done="0"/>
  <w15:commentEx w15:paraId="2EE296B0" w15:done="0"/>
  <w15:commentEx w15:paraId="461E9BB0" w15:done="0"/>
  <w15:commentEx w15:paraId="62540B95" w15:done="0"/>
  <w15:commentEx w15:paraId="2DE39924" w15:paraIdParent="62540B95" w15:done="0"/>
  <w15:commentEx w15:paraId="52645540" w15:done="0"/>
  <w15:commentEx w15:paraId="6DFE65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21B1C0" w14:textId="77777777" w:rsidR="00392878" w:rsidRDefault="00392878" w:rsidP="009338F8">
      <w:r>
        <w:separator/>
      </w:r>
    </w:p>
  </w:endnote>
  <w:endnote w:type="continuationSeparator" w:id="0">
    <w:p w14:paraId="7F0E9942" w14:textId="77777777" w:rsidR="00392878" w:rsidRDefault="00392878"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8D086E" w14:textId="77777777" w:rsidR="00392878" w:rsidRDefault="00392878" w:rsidP="009338F8">
      <w:r>
        <w:separator/>
      </w:r>
    </w:p>
  </w:footnote>
  <w:footnote w:type="continuationSeparator" w:id="0">
    <w:p w14:paraId="2734B721" w14:textId="77777777" w:rsidR="00392878" w:rsidRDefault="00392878"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392878" w:rsidRDefault="00392878"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392878" w:rsidRDefault="00392878"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392878" w:rsidRDefault="00392878"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E4C13">
      <w:rPr>
        <w:rStyle w:val="PageNumber"/>
        <w:noProof/>
      </w:rPr>
      <w:t>1</w:t>
    </w:r>
    <w:r>
      <w:rPr>
        <w:rStyle w:val="PageNumber"/>
      </w:rPr>
      <w:fldChar w:fldCharType="end"/>
    </w:r>
  </w:p>
  <w:p w14:paraId="3DB3AC9F" w14:textId="303EFE36" w:rsidR="00392878" w:rsidRDefault="00392878"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3A3B"/>
    <w:rsid w:val="00004BB6"/>
    <w:rsid w:val="00005E65"/>
    <w:rsid w:val="00006CF5"/>
    <w:rsid w:val="00007A95"/>
    <w:rsid w:val="00011AC0"/>
    <w:rsid w:val="00011F8B"/>
    <w:rsid w:val="00012C05"/>
    <w:rsid w:val="0001604F"/>
    <w:rsid w:val="00016803"/>
    <w:rsid w:val="00017888"/>
    <w:rsid w:val="000207A2"/>
    <w:rsid w:val="00021841"/>
    <w:rsid w:val="0002233C"/>
    <w:rsid w:val="00023B04"/>
    <w:rsid w:val="000311CD"/>
    <w:rsid w:val="00033F4B"/>
    <w:rsid w:val="00034111"/>
    <w:rsid w:val="000348BA"/>
    <w:rsid w:val="00037527"/>
    <w:rsid w:val="000403EA"/>
    <w:rsid w:val="00040F05"/>
    <w:rsid w:val="00041078"/>
    <w:rsid w:val="00042C1B"/>
    <w:rsid w:val="00044CD5"/>
    <w:rsid w:val="000474E3"/>
    <w:rsid w:val="0004751E"/>
    <w:rsid w:val="00047A5A"/>
    <w:rsid w:val="000500BD"/>
    <w:rsid w:val="000500DE"/>
    <w:rsid w:val="00050101"/>
    <w:rsid w:val="00050598"/>
    <w:rsid w:val="00051AD7"/>
    <w:rsid w:val="00051FB5"/>
    <w:rsid w:val="000576E0"/>
    <w:rsid w:val="00061291"/>
    <w:rsid w:val="00063C2A"/>
    <w:rsid w:val="00064015"/>
    <w:rsid w:val="00064EA1"/>
    <w:rsid w:val="0006514F"/>
    <w:rsid w:val="00065895"/>
    <w:rsid w:val="00065E98"/>
    <w:rsid w:val="00065FE9"/>
    <w:rsid w:val="00066119"/>
    <w:rsid w:val="00071176"/>
    <w:rsid w:val="00074171"/>
    <w:rsid w:val="00074F28"/>
    <w:rsid w:val="0007707D"/>
    <w:rsid w:val="00082244"/>
    <w:rsid w:val="00083601"/>
    <w:rsid w:val="00083EEB"/>
    <w:rsid w:val="00084E12"/>
    <w:rsid w:val="000878D5"/>
    <w:rsid w:val="00091C98"/>
    <w:rsid w:val="00093736"/>
    <w:rsid w:val="00096084"/>
    <w:rsid w:val="000A10D5"/>
    <w:rsid w:val="000A2414"/>
    <w:rsid w:val="000A50DA"/>
    <w:rsid w:val="000A57CD"/>
    <w:rsid w:val="000A602C"/>
    <w:rsid w:val="000B4E62"/>
    <w:rsid w:val="000B533C"/>
    <w:rsid w:val="000C1FC4"/>
    <w:rsid w:val="000C2FA1"/>
    <w:rsid w:val="000C477D"/>
    <w:rsid w:val="000C645D"/>
    <w:rsid w:val="000D1E44"/>
    <w:rsid w:val="000D3E73"/>
    <w:rsid w:val="000D47E9"/>
    <w:rsid w:val="000D4CAE"/>
    <w:rsid w:val="000D54C6"/>
    <w:rsid w:val="000E0DAF"/>
    <w:rsid w:val="000E14E6"/>
    <w:rsid w:val="000E2844"/>
    <w:rsid w:val="000E360D"/>
    <w:rsid w:val="000E50E1"/>
    <w:rsid w:val="000E69C4"/>
    <w:rsid w:val="000E71CE"/>
    <w:rsid w:val="000E778F"/>
    <w:rsid w:val="000F18E1"/>
    <w:rsid w:val="000F2922"/>
    <w:rsid w:val="000F355B"/>
    <w:rsid w:val="000F4371"/>
    <w:rsid w:val="000F4D45"/>
    <w:rsid w:val="000F5D18"/>
    <w:rsid w:val="000F6DFB"/>
    <w:rsid w:val="00106CD7"/>
    <w:rsid w:val="00106D5E"/>
    <w:rsid w:val="001128CD"/>
    <w:rsid w:val="00112E66"/>
    <w:rsid w:val="00112F76"/>
    <w:rsid w:val="00114CB0"/>
    <w:rsid w:val="001157DB"/>
    <w:rsid w:val="001279B6"/>
    <w:rsid w:val="0013115C"/>
    <w:rsid w:val="0013190A"/>
    <w:rsid w:val="00131A5C"/>
    <w:rsid w:val="00131B98"/>
    <w:rsid w:val="00131E5F"/>
    <w:rsid w:val="001322F6"/>
    <w:rsid w:val="00132426"/>
    <w:rsid w:val="001343DE"/>
    <w:rsid w:val="0013562B"/>
    <w:rsid w:val="00136BF6"/>
    <w:rsid w:val="00137A3B"/>
    <w:rsid w:val="00137E3E"/>
    <w:rsid w:val="00137E4C"/>
    <w:rsid w:val="00141ADD"/>
    <w:rsid w:val="00141B87"/>
    <w:rsid w:val="00141CC9"/>
    <w:rsid w:val="0014221E"/>
    <w:rsid w:val="00142D2A"/>
    <w:rsid w:val="001446D4"/>
    <w:rsid w:val="00145194"/>
    <w:rsid w:val="00146BF6"/>
    <w:rsid w:val="0015012D"/>
    <w:rsid w:val="00151F35"/>
    <w:rsid w:val="00152E71"/>
    <w:rsid w:val="0015577B"/>
    <w:rsid w:val="00160234"/>
    <w:rsid w:val="00163319"/>
    <w:rsid w:val="00163C2D"/>
    <w:rsid w:val="00164133"/>
    <w:rsid w:val="001648EF"/>
    <w:rsid w:val="00164C43"/>
    <w:rsid w:val="00166107"/>
    <w:rsid w:val="001661CE"/>
    <w:rsid w:val="00166370"/>
    <w:rsid w:val="0016649A"/>
    <w:rsid w:val="00171200"/>
    <w:rsid w:val="001712F0"/>
    <w:rsid w:val="00173D38"/>
    <w:rsid w:val="00175548"/>
    <w:rsid w:val="001768A3"/>
    <w:rsid w:val="001770F9"/>
    <w:rsid w:val="001807F8"/>
    <w:rsid w:val="00183658"/>
    <w:rsid w:val="00191685"/>
    <w:rsid w:val="0019223A"/>
    <w:rsid w:val="001926EA"/>
    <w:rsid w:val="00193024"/>
    <w:rsid w:val="001936B6"/>
    <w:rsid w:val="00197FF6"/>
    <w:rsid w:val="001A2F71"/>
    <w:rsid w:val="001A3E78"/>
    <w:rsid w:val="001A4EE6"/>
    <w:rsid w:val="001A5441"/>
    <w:rsid w:val="001A7BEE"/>
    <w:rsid w:val="001B063B"/>
    <w:rsid w:val="001B0CA0"/>
    <w:rsid w:val="001B1382"/>
    <w:rsid w:val="001B407B"/>
    <w:rsid w:val="001B40C3"/>
    <w:rsid w:val="001B44C0"/>
    <w:rsid w:val="001B453E"/>
    <w:rsid w:val="001B75DF"/>
    <w:rsid w:val="001C0D15"/>
    <w:rsid w:val="001C1146"/>
    <w:rsid w:val="001C2C84"/>
    <w:rsid w:val="001C36DB"/>
    <w:rsid w:val="001C3AD4"/>
    <w:rsid w:val="001C6693"/>
    <w:rsid w:val="001C6EDA"/>
    <w:rsid w:val="001C7761"/>
    <w:rsid w:val="001C7E16"/>
    <w:rsid w:val="001D0798"/>
    <w:rsid w:val="001D10D1"/>
    <w:rsid w:val="001D281C"/>
    <w:rsid w:val="001D5BB7"/>
    <w:rsid w:val="001D683B"/>
    <w:rsid w:val="001D763F"/>
    <w:rsid w:val="001E0235"/>
    <w:rsid w:val="001E0F48"/>
    <w:rsid w:val="001E1722"/>
    <w:rsid w:val="001E2EC5"/>
    <w:rsid w:val="001E347F"/>
    <w:rsid w:val="001E54E0"/>
    <w:rsid w:val="001E5B60"/>
    <w:rsid w:val="001E6971"/>
    <w:rsid w:val="001E7CCC"/>
    <w:rsid w:val="001F0158"/>
    <w:rsid w:val="001F0FA8"/>
    <w:rsid w:val="001F17ED"/>
    <w:rsid w:val="001F3547"/>
    <w:rsid w:val="001F4EE5"/>
    <w:rsid w:val="001F5712"/>
    <w:rsid w:val="001F5B93"/>
    <w:rsid w:val="001F73D7"/>
    <w:rsid w:val="001F7609"/>
    <w:rsid w:val="0020270F"/>
    <w:rsid w:val="0020277F"/>
    <w:rsid w:val="00202C9C"/>
    <w:rsid w:val="002036B6"/>
    <w:rsid w:val="00204821"/>
    <w:rsid w:val="002075E2"/>
    <w:rsid w:val="00207D7F"/>
    <w:rsid w:val="00210404"/>
    <w:rsid w:val="00211934"/>
    <w:rsid w:val="00212535"/>
    <w:rsid w:val="00213168"/>
    <w:rsid w:val="002133F1"/>
    <w:rsid w:val="00215559"/>
    <w:rsid w:val="0021651B"/>
    <w:rsid w:val="00220A3F"/>
    <w:rsid w:val="002215F2"/>
    <w:rsid w:val="00221864"/>
    <w:rsid w:val="00221BCD"/>
    <w:rsid w:val="00222540"/>
    <w:rsid w:val="00222A0E"/>
    <w:rsid w:val="00222CAF"/>
    <w:rsid w:val="00223005"/>
    <w:rsid w:val="00225740"/>
    <w:rsid w:val="00227009"/>
    <w:rsid w:val="0022709B"/>
    <w:rsid w:val="0022746F"/>
    <w:rsid w:val="002305A1"/>
    <w:rsid w:val="002307E5"/>
    <w:rsid w:val="002312A3"/>
    <w:rsid w:val="00234A4B"/>
    <w:rsid w:val="00237C57"/>
    <w:rsid w:val="00243325"/>
    <w:rsid w:val="00243855"/>
    <w:rsid w:val="00244D72"/>
    <w:rsid w:val="00245AD0"/>
    <w:rsid w:val="00247DC3"/>
    <w:rsid w:val="00250586"/>
    <w:rsid w:val="002524BF"/>
    <w:rsid w:val="002524F7"/>
    <w:rsid w:val="00252A80"/>
    <w:rsid w:val="00254FA4"/>
    <w:rsid w:val="002625BD"/>
    <w:rsid w:val="0026418E"/>
    <w:rsid w:val="00265B0C"/>
    <w:rsid w:val="00270033"/>
    <w:rsid w:val="0027132A"/>
    <w:rsid w:val="0027364C"/>
    <w:rsid w:val="002746A6"/>
    <w:rsid w:val="002753DA"/>
    <w:rsid w:val="00281167"/>
    <w:rsid w:val="002850A4"/>
    <w:rsid w:val="00286139"/>
    <w:rsid w:val="002874DA"/>
    <w:rsid w:val="002875CF"/>
    <w:rsid w:val="00292B67"/>
    <w:rsid w:val="00292E88"/>
    <w:rsid w:val="00292F63"/>
    <w:rsid w:val="00293B4E"/>
    <w:rsid w:val="00295547"/>
    <w:rsid w:val="00295BF7"/>
    <w:rsid w:val="002960A1"/>
    <w:rsid w:val="00297870"/>
    <w:rsid w:val="002A077B"/>
    <w:rsid w:val="002A0D8E"/>
    <w:rsid w:val="002A2E60"/>
    <w:rsid w:val="002A2E73"/>
    <w:rsid w:val="002A35E9"/>
    <w:rsid w:val="002A39F4"/>
    <w:rsid w:val="002A44CE"/>
    <w:rsid w:val="002A5911"/>
    <w:rsid w:val="002A639A"/>
    <w:rsid w:val="002A7A5F"/>
    <w:rsid w:val="002B04BE"/>
    <w:rsid w:val="002B359D"/>
    <w:rsid w:val="002B37B5"/>
    <w:rsid w:val="002B5154"/>
    <w:rsid w:val="002B69D2"/>
    <w:rsid w:val="002C3242"/>
    <w:rsid w:val="002C464E"/>
    <w:rsid w:val="002C4888"/>
    <w:rsid w:val="002C4F6E"/>
    <w:rsid w:val="002C579A"/>
    <w:rsid w:val="002C593B"/>
    <w:rsid w:val="002D12D6"/>
    <w:rsid w:val="002D2CB2"/>
    <w:rsid w:val="002D32FE"/>
    <w:rsid w:val="002D409B"/>
    <w:rsid w:val="002D4526"/>
    <w:rsid w:val="002D5A6A"/>
    <w:rsid w:val="002D70EA"/>
    <w:rsid w:val="002E48AA"/>
    <w:rsid w:val="002E5182"/>
    <w:rsid w:val="002E7CA4"/>
    <w:rsid w:val="002F13A6"/>
    <w:rsid w:val="002F1847"/>
    <w:rsid w:val="002F26B1"/>
    <w:rsid w:val="002F43E4"/>
    <w:rsid w:val="00300EF2"/>
    <w:rsid w:val="00303188"/>
    <w:rsid w:val="00303CDE"/>
    <w:rsid w:val="0030589D"/>
    <w:rsid w:val="00312CF2"/>
    <w:rsid w:val="003130A1"/>
    <w:rsid w:val="00314DEF"/>
    <w:rsid w:val="00317B4D"/>
    <w:rsid w:val="00324214"/>
    <w:rsid w:val="00325D69"/>
    <w:rsid w:val="00325D76"/>
    <w:rsid w:val="00326BA5"/>
    <w:rsid w:val="00331C52"/>
    <w:rsid w:val="00332469"/>
    <w:rsid w:val="0034080B"/>
    <w:rsid w:val="00341C1F"/>
    <w:rsid w:val="00341E8D"/>
    <w:rsid w:val="00342537"/>
    <w:rsid w:val="00344F3A"/>
    <w:rsid w:val="00347931"/>
    <w:rsid w:val="00347A91"/>
    <w:rsid w:val="00347EB6"/>
    <w:rsid w:val="00350F66"/>
    <w:rsid w:val="00351E19"/>
    <w:rsid w:val="00351FC9"/>
    <w:rsid w:val="00352311"/>
    <w:rsid w:val="00352B9E"/>
    <w:rsid w:val="0035464B"/>
    <w:rsid w:val="00354783"/>
    <w:rsid w:val="0035552C"/>
    <w:rsid w:val="00357F9B"/>
    <w:rsid w:val="00361C3E"/>
    <w:rsid w:val="0036383B"/>
    <w:rsid w:val="003641AA"/>
    <w:rsid w:val="003643EB"/>
    <w:rsid w:val="00364778"/>
    <w:rsid w:val="00364AE5"/>
    <w:rsid w:val="00365A34"/>
    <w:rsid w:val="00370959"/>
    <w:rsid w:val="00370C4B"/>
    <w:rsid w:val="00372E26"/>
    <w:rsid w:val="00374BD5"/>
    <w:rsid w:val="00374DDC"/>
    <w:rsid w:val="00381EAC"/>
    <w:rsid w:val="003828E7"/>
    <w:rsid w:val="00384738"/>
    <w:rsid w:val="00385D39"/>
    <w:rsid w:val="00390CBD"/>
    <w:rsid w:val="0039140C"/>
    <w:rsid w:val="00391A42"/>
    <w:rsid w:val="00392878"/>
    <w:rsid w:val="00393F90"/>
    <w:rsid w:val="00395FAA"/>
    <w:rsid w:val="003960D1"/>
    <w:rsid w:val="00396696"/>
    <w:rsid w:val="0039683A"/>
    <w:rsid w:val="00396DC3"/>
    <w:rsid w:val="003A0C31"/>
    <w:rsid w:val="003A2346"/>
    <w:rsid w:val="003A2FE5"/>
    <w:rsid w:val="003A66B2"/>
    <w:rsid w:val="003A71A3"/>
    <w:rsid w:val="003A72F9"/>
    <w:rsid w:val="003B0233"/>
    <w:rsid w:val="003B05B3"/>
    <w:rsid w:val="003B1651"/>
    <w:rsid w:val="003B2171"/>
    <w:rsid w:val="003B4B21"/>
    <w:rsid w:val="003B4EEF"/>
    <w:rsid w:val="003B7D85"/>
    <w:rsid w:val="003C07C6"/>
    <w:rsid w:val="003C13AC"/>
    <w:rsid w:val="003C1D57"/>
    <w:rsid w:val="003C2296"/>
    <w:rsid w:val="003C2AD4"/>
    <w:rsid w:val="003C2ADC"/>
    <w:rsid w:val="003C3841"/>
    <w:rsid w:val="003C6153"/>
    <w:rsid w:val="003C6273"/>
    <w:rsid w:val="003C73F2"/>
    <w:rsid w:val="003D00EF"/>
    <w:rsid w:val="003D0B94"/>
    <w:rsid w:val="003D1F3E"/>
    <w:rsid w:val="003D315D"/>
    <w:rsid w:val="003D4387"/>
    <w:rsid w:val="003D4F4C"/>
    <w:rsid w:val="003D65D5"/>
    <w:rsid w:val="003D6C7D"/>
    <w:rsid w:val="003D71BD"/>
    <w:rsid w:val="003E2B3D"/>
    <w:rsid w:val="003E3F57"/>
    <w:rsid w:val="003E4B0A"/>
    <w:rsid w:val="003E5272"/>
    <w:rsid w:val="003E7449"/>
    <w:rsid w:val="003E761D"/>
    <w:rsid w:val="003F208C"/>
    <w:rsid w:val="003F40F6"/>
    <w:rsid w:val="003F4283"/>
    <w:rsid w:val="003F463E"/>
    <w:rsid w:val="003F5387"/>
    <w:rsid w:val="003F738A"/>
    <w:rsid w:val="004009FE"/>
    <w:rsid w:val="00405065"/>
    <w:rsid w:val="0040587C"/>
    <w:rsid w:val="004070A6"/>
    <w:rsid w:val="004075B9"/>
    <w:rsid w:val="004128D1"/>
    <w:rsid w:val="00413452"/>
    <w:rsid w:val="00416A26"/>
    <w:rsid w:val="004219BD"/>
    <w:rsid w:val="004223BC"/>
    <w:rsid w:val="00424814"/>
    <w:rsid w:val="0042576B"/>
    <w:rsid w:val="00425BD5"/>
    <w:rsid w:val="0042688E"/>
    <w:rsid w:val="00427A38"/>
    <w:rsid w:val="00435577"/>
    <w:rsid w:val="004437A6"/>
    <w:rsid w:val="0044488D"/>
    <w:rsid w:val="0044499E"/>
    <w:rsid w:val="004452A8"/>
    <w:rsid w:val="0044587D"/>
    <w:rsid w:val="00447413"/>
    <w:rsid w:val="00450E86"/>
    <w:rsid w:val="004560C3"/>
    <w:rsid w:val="00456378"/>
    <w:rsid w:val="00456BA8"/>
    <w:rsid w:val="004627E9"/>
    <w:rsid w:val="0046381B"/>
    <w:rsid w:val="00463EC9"/>
    <w:rsid w:val="004643A6"/>
    <w:rsid w:val="00465693"/>
    <w:rsid w:val="004661E0"/>
    <w:rsid w:val="00466663"/>
    <w:rsid w:val="0046706C"/>
    <w:rsid w:val="00467A06"/>
    <w:rsid w:val="00472C87"/>
    <w:rsid w:val="00474737"/>
    <w:rsid w:val="00475A87"/>
    <w:rsid w:val="00476D50"/>
    <w:rsid w:val="00477013"/>
    <w:rsid w:val="004834C3"/>
    <w:rsid w:val="004839FE"/>
    <w:rsid w:val="00484783"/>
    <w:rsid w:val="004853B6"/>
    <w:rsid w:val="00486054"/>
    <w:rsid w:val="00486AA6"/>
    <w:rsid w:val="00486DE7"/>
    <w:rsid w:val="00490155"/>
    <w:rsid w:val="004922CC"/>
    <w:rsid w:val="00492C6E"/>
    <w:rsid w:val="00492CAA"/>
    <w:rsid w:val="00496621"/>
    <w:rsid w:val="004A0B3C"/>
    <w:rsid w:val="004A20BB"/>
    <w:rsid w:val="004A4493"/>
    <w:rsid w:val="004A5331"/>
    <w:rsid w:val="004A5DF5"/>
    <w:rsid w:val="004A672D"/>
    <w:rsid w:val="004B053F"/>
    <w:rsid w:val="004B12A9"/>
    <w:rsid w:val="004B2548"/>
    <w:rsid w:val="004B3872"/>
    <w:rsid w:val="004B3AE9"/>
    <w:rsid w:val="004B5BFD"/>
    <w:rsid w:val="004B71D9"/>
    <w:rsid w:val="004C22A5"/>
    <w:rsid w:val="004C31BC"/>
    <w:rsid w:val="004C4134"/>
    <w:rsid w:val="004C42EA"/>
    <w:rsid w:val="004C4459"/>
    <w:rsid w:val="004C63C9"/>
    <w:rsid w:val="004C6C43"/>
    <w:rsid w:val="004C70CA"/>
    <w:rsid w:val="004D2B42"/>
    <w:rsid w:val="004D4055"/>
    <w:rsid w:val="004D5E7D"/>
    <w:rsid w:val="004D7214"/>
    <w:rsid w:val="004E1CFC"/>
    <w:rsid w:val="004E2C0E"/>
    <w:rsid w:val="004E3791"/>
    <w:rsid w:val="004E6D02"/>
    <w:rsid w:val="004F08F0"/>
    <w:rsid w:val="004F3105"/>
    <w:rsid w:val="004F40FC"/>
    <w:rsid w:val="004F536B"/>
    <w:rsid w:val="004F7105"/>
    <w:rsid w:val="005002F9"/>
    <w:rsid w:val="00500509"/>
    <w:rsid w:val="00500643"/>
    <w:rsid w:val="00500E53"/>
    <w:rsid w:val="005024D6"/>
    <w:rsid w:val="00502C96"/>
    <w:rsid w:val="00503CE3"/>
    <w:rsid w:val="00504DE5"/>
    <w:rsid w:val="00506708"/>
    <w:rsid w:val="005076EC"/>
    <w:rsid w:val="005110F7"/>
    <w:rsid w:val="0051138B"/>
    <w:rsid w:val="0051556E"/>
    <w:rsid w:val="005158FB"/>
    <w:rsid w:val="00515F7C"/>
    <w:rsid w:val="00515FB1"/>
    <w:rsid w:val="005220C9"/>
    <w:rsid w:val="00523657"/>
    <w:rsid w:val="00524054"/>
    <w:rsid w:val="00525120"/>
    <w:rsid w:val="00526D4D"/>
    <w:rsid w:val="005329A6"/>
    <w:rsid w:val="00533520"/>
    <w:rsid w:val="00533606"/>
    <w:rsid w:val="00534072"/>
    <w:rsid w:val="00535C08"/>
    <w:rsid w:val="00536094"/>
    <w:rsid w:val="0053689B"/>
    <w:rsid w:val="005400D2"/>
    <w:rsid w:val="00540239"/>
    <w:rsid w:val="00541A63"/>
    <w:rsid w:val="00543E16"/>
    <w:rsid w:val="00544A7F"/>
    <w:rsid w:val="00545896"/>
    <w:rsid w:val="00545EF6"/>
    <w:rsid w:val="005468BC"/>
    <w:rsid w:val="00546E1A"/>
    <w:rsid w:val="00553F49"/>
    <w:rsid w:val="00554C0F"/>
    <w:rsid w:val="0055700E"/>
    <w:rsid w:val="005612F3"/>
    <w:rsid w:val="00561BFE"/>
    <w:rsid w:val="00562887"/>
    <w:rsid w:val="00562B27"/>
    <w:rsid w:val="00564821"/>
    <w:rsid w:val="00566CD7"/>
    <w:rsid w:val="00567002"/>
    <w:rsid w:val="00570E51"/>
    <w:rsid w:val="005727A2"/>
    <w:rsid w:val="005736F6"/>
    <w:rsid w:val="0057417F"/>
    <w:rsid w:val="00574B00"/>
    <w:rsid w:val="00575AF1"/>
    <w:rsid w:val="005772EF"/>
    <w:rsid w:val="00577402"/>
    <w:rsid w:val="00577450"/>
    <w:rsid w:val="00581FC7"/>
    <w:rsid w:val="00582C3B"/>
    <w:rsid w:val="0058358C"/>
    <w:rsid w:val="00586BC1"/>
    <w:rsid w:val="00586F1E"/>
    <w:rsid w:val="00587EFB"/>
    <w:rsid w:val="00590470"/>
    <w:rsid w:val="00591C06"/>
    <w:rsid w:val="005923D6"/>
    <w:rsid w:val="005926D2"/>
    <w:rsid w:val="00592CD6"/>
    <w:rsid w:val="00595828"/>
    <w:rsid w:val="00595C69"/>
    <w:rsid w:val="00595E79"/>
    <w:rsid w:val="005962E7"/>
    <w:rsid w:val="00596D56"/>
    <w:rsid w:val="00597A6C"/>
    <w:rsid w:val="005A2926"/>
    <w:rsid w:val="005A3C65"/>
    <w:rsid w:val="005A462C"/>
    <w:rsid w:val="005A4C01"/>
    <w:rsid w:val="005A7674"/>
    <w:rsid w:val="005B5B7F"/>
    <w:rsid w:val="005C072D"/>
    <w:rsid w:val="005C3716"/>
    <w:rsid w:val="005C4077"/>
    <w:rsid w:val="005C59D5"/>
    <w:rsid w:val="005C6731"/>
    <w:rsid w:val="005C690C"/>
    <w:rsid w:val="005D03A0"/>
    <w:rsid w:val="005D221B"/>
    <w:rsid w:val="005D76BA"/>
    <w:rsid w:val="005D7C53"/>
    <w:rsid w:val="005E5586"/>
    <w:rsid w:val="005E5654"/>
    <w:rsid w:val="005E74F9"/>
    <w:rsid w:val="005F0F6D"/>
    <w:rsid w:val="005F0FFF"/>
    <w:rsid w:val="005F18BB"/>
    <w:rsid w:val="005F273E"/>
    <w:rsid w:val="005F32F3"/>
    <w:rsid w:val="005F3F70"/>
    <w:rsid w:val="005F414D"/>
    <w:rsid w:val="005F439E"/>
    <w:rsid w:val="00601C7B"/>
    <w:rsid w:val="00602537"/>
    <w:rsid w:val="0060314B"/>
    <w:rsid w:val="00603F3D"/>
    <w:rsid w:val="00604B23"/>
    <w:rsid w:val="00605DB8"/>
    <w:rsid w:val="00606F2F"/>
    <w:rsid w:val="00610A1B"/>
    <w:rsid w:val="00610AB4"/>
    <w:rsid w:val="0061322D"/>
    <w:rsid w:val="00613761"/>
    <w:rsid w:val="00614046"/>
    <w:rsid w:val="00616304"/>
    <w:rsid w:val="00616831"/>
    <w:rsid w:val="00616D6C"/>
    <w:rsid w:val="00620B1A"/>
    <w:rsid w:val="006241DC"/>
    <w:rsid w:val="00624F16"/>
    <w:rsid w:val="006269F4"/>
    <w:rsid w:val="00626FDE"/>
    <w:rsid w:val="00632C4D"/>
    <w:rsid w:val="00635041"/>
    <w:rsid w:val="00636736"/>
    <w:rsid w:val="006418E5"/>
    <w:rsid w:val="00643D7B"/>
    <w:rsid w:val="0064438E"/>
    <w:rsid w:val="00644F3A"/>
    <w:rsid w:val="00645FB8"/>
    <w:rsid w:val="00651AF5"/>
    <w:rsid w:val="00651BF0"/>
    <w:rsid w:val="0065241B"/>
    <w:rsid w:val="00652CDA"/>
    <w:rsid w:val="00652DDE"/>
    <w:rsid w:val="00653192"/>
    <w:rsid w:val="006538AA"/>
    <w:rsid w:val="00655A7B"/>
    <w:rsid w:val="0065657A"/>
    <w:rsid w:val="006620E4"/>
    <w:rsid w:val="00662239"/>
    <w:rsid w:val="00664943"/>
    <w:rsid w:val="0066558B"/>
    <w:rsid w:val="0066676C"/>
    <w:rsid w:val="00667F49"/>
    <w:rsid w:val="00673927"/>
    <w:rsid w:val="00675491"/>
    <w:rsid w:val="006758AA"/>
    <w:rsid w:val="006759DF"/>
    <w:rsid w:val="00675B09"/>
    <w:rsid w:val="00676777"/>
    <w:rsid w:val="0068125D"/>
    <w:rsid w:val="00682187"/>
    <w:rsid w:val="00682AAD"/>
    <w:rsid w:val="0068338F"/>
    <w:rsid w:val="00684E2A"/>
    <w:rsid w:val="00686C93"/>
    <w:rsid w:val="00687EBF"/>
    <w:rsid w:val="006901B6"/>
    <w:rsid w:val="00694250"/>
    <w:rsid w:val="006955EE"/>
    <w:rsid w:val="006958F1"/>
    <w:rsid w:val="0069711B"/>
    <w:rsid w:val="0069747E"/>
    <w:rsid w:val="00697889"/>
    <w:rsid w:val="00697BB7"/>
    <w:rsid w:val="006A22D2"/>
    <w:rsid w:val="006A2739"/>
    <w:rsid w:val="006A5166"/>
    <w:rsid w:val="006A5EAC"/>
    <w:rsid w:val="006B0F5B"/>
    <w:rsid w:val="006B1BC7"/>
    <w:rsid w:val="006B47A9"/>
    <w:rsid w:val="006B4834"/>
    <w:rsid w:val="006B768E"/>
    <w:rsid w:val="006B7F4B"/>
    <w:rsid w:val="006C1003"/>
    <w:rsid w:val="006C15E3"/>
    <w:rsid w:val="006C1A8C"/>
    <w:rsid w:val="006C2A99"/>
    <w:rsid w:val="006C2DAA"/>
    <w:rsid w:val="006C44CE"/>
    <w:rsid w:val="006C528C"/>
    <w:rsid w:val="006C5D53"/>
    <w:rsid w:val="006C5E8B"/>
    <w:rsid w:val="006C6808"/>
    <w:rsid w:val="006C6BCA"/>
    <w:rsid w:val="006D10F3"/>
    <w:rsid w:val="006D18F7"/>
    <w:rsid w:val="006D1F9D"/>
    <w:rsid w:val="006D2039"/>
    <w:rsid w:val="006D3C7F"/>
    <w:rsid w:val="006D4735"/>
    <w:rsid w:val="006D5912"/>
    <w:rsid w:val="006E0047"/>
    <w:rsid w:val="006E303A"/>
    <w:rsid w:val="006E3871"/>
    <w:rsid w:val="006E3C20"/>
    <w:rsid w:val="006E5CE6"/>
    <w:rsid w:val="006F14C7"/>
    <w:rsid w:val="006F202A"/>
    <w:rsid w:val="006F370D"/>
    <w:rsid w:val="006F4225"/>
    <w:rsid w:val="006F50F2"/>
    <w:rsid w:val="007023EF"/>
    <w:rsid w:val="00703937"/>
    <w:rsid w:val="00703ACD"/>
    <w:rsid w:val="0071158B"/>
    <w:rsid w:val="00713D8B"/>
    <w:rsid w:val="00714448"/>
    <w:rsid w:val="0071469E"/>
    <w:rsid w:val="0071523F"/>
    <w:rsid w:val="007171A7"/>
    <w:rsid w:val="00720009"/>
    <w:rsid w:val="0072010A"/>
    <w:rsid w:val="00722117"/>
    <w:rsid w:val="00723584"/>
    <w:rsid w:val="007247BC"/>
    <w:rsid w:val="00724FB9"/>
    <w:rsid w:val="0072642C"/>
    <w:rsid w:val="007278DB"/>
    <w:rsid w:val="00733938"/>
    <w:rsid w:val="00733EC0"/>
    <w:rsid w:val="00735FD8"/>
    <w:rsid w:val="00736C12"/>
    <w:rsid w:val="00736C81"/>
    <w:rsid w:val="00736CCB"/>
    <w:rsid w:val="007418EE"/>
    <w:rsid w:val="007436B9"/>
    <w:rsid w:val="007446B0"/>
    <w:rsid w:val="00745045"/>
    <w:rsid w:val="00745A5F"/>
    <w:rsid w:val="00745D45"/>
    <w:rsid w:val="0074680C"/>
    <w:rsid w:val="0075029C"/>
    <w:rsid w:val="00754EEB"/>
    <w:rsid w:val="007566C1"/>
    <w:rsid w:val="00756A0D"/>
    <w:rsid w:val="00757AF1"/>
    <w:rsid w:val="00764847"/>
    <w:rsid w:val="00766BBB"/>
    <w:rsid w:val="007673B6"/>
    <w:rsid w:val="00767F37"/>
    <w:rsid w:val="0077057E"/>
    <w:rsid w:val="00770B0C"/>
    <w:rsid w:val="00772B60"/>
    <w:rsid w:val="00774646"/>
    <w:rsid w:val="00774D79"/>
    <w:rsid w:val="00776573"/>
    <w:rsid w:val="007771EC"/>
    <w:rsid w:val="0077774D"/>
    <w:rsid w:val="007779AD"/>
    <w:rsid w:val="00777FB5"/>
    <w:rsid w:val="0078108F"/>
    <w:rsid w:val="0078275D"/>
    <w:rsid w:val="007827E9"/>
    <w:rsid w:val="00790735"/>
    <w:rsid w:val="00790871"/>
    <w:rsid w:val="00790F97"/>
    <w:rsid w:val="00792869"/>
    <w:rsid w:val="00792909"/>
    <w:rsid w:val="0079408F"/>
    <w:rsid w:val="0079752D"/>
    <w:rsid w:val="007A2744"/>
    <w:rsid w:val="007A2A72"/>
    <w:rsid w:val="007A5988"/>
    <w:rsid w:val="007A7AD4"/>
    <w:rsid w:val="007B0AEF"/>
    <w:rsid w:val="007B0E08"/>
    <w:rsid w:val="007B1C36"/>
    <w:rsid w:val="007B21E0"/>
    <w:rsid w:val="007B2431"/>
    <w:rsid w:val="007B2488"/>
    <w:rsid w:val="007B2884"/>
    <w:rsid w:val="007B3DFF"/>
    <w:rsid w:val="007B4831"/>
    <w:rsid w:val="007B49BC"/>
    <w:rsid w:val="007B56CE"/>
    <w:rsid w:val="007C0314"/>
    <w:rsid w:val="007C2036"/>
    <w:rsid w:val="007C2303"/>
    <w:rsid w:val="007C417A"/>
    <w:rsid w:val="007C5D3F"/>
    <w:rsid w:val="007C7F00"/>
    <w:rsid w:val="007D12A9"/>
    <w:rsid w:val="007D1974"/>
    <w:rsid w:val="007D2AE6"/>
    <w:rsid w:val="007D3E73"/>
    <w:rsid w:val="007D5E19"/>
    <w:rsid w:val="007E06FE"/>
    <w:rsid w:val="007E1259"/>
    <w:rsid w:val="007E1E15"/>
    <w:rsid w:val="007E2436"/>
    <w:rsid w:val="007E2FAF"/>
    <w:rsid w:val="007E4610"/>
    <w:rsid w:val="007E513A"/>
    <w:rsid w:val="007E6052"/>
    <w:rsid w:val="007E7FDA"/>
    <w:rsid w:val="007F116F"/>
    <w:rsid w:val="007F1390"/>
    <w:rsid w:val="007F1A89"/>
    <w:rsid w:val="007F1E18"/>
    <w:rsid w:val="007F2239"/>
    <w:rsid w:val="007F2DE7"/>
    <w:rsid w:val="007F2F76"/>
    <w:rsid w:val="007F3734"/>
    <w:rsid w:val="007F6337"/>
    <w:rsid w:val="00801AC5"/>
    <w:rsid w:val="00802181"/>
    <w:rsid w:val="008036FB"/>
    <w:rsid w:val="00805BC9"/>
    <w:rsid w:val="008109C8"/>
    <w:rsid w:val="0081121D"/>
    <w:rsid w:val="008127CD"/>
    <w:rsid w:val="00812CCE"/>
    <w:rsid w:val="00813759"/>
    <w:rsid w:val="00815BCA"/>
    <w:rsid w:val="00817473"/>
    <w:rsid w:val="0082002D"/>
    <w:rsid w:val="008256F6"/>
    <w:rsid w:val="0083096A"/>
    <w:rsid w:val="008331FE"/>
    <w:rsid w:val="00833B6C"/>
    <w:rsid w:val="00834074"/>
    <w:rsid w:val="00834375"/>
    <w:rsid w:val="0083554B"/>
    <w:rsid w:val="00836336"/>
    <w:rsid w:val="008376F7"/>
    <w:rsid w:val="00841089"/>
    <w:rsid w:val="00842FE6"/>
    <w:rsid w:val="0084397B"/>
    <w:rsid w:val="00846DC0"/>
    <w:rsid w:val="008478A7"/>
    <w:rsid w:val="008518E6"/>
    <w:rsid w:val="008536FB"/>
    <w:rsid w:val="00854F3D"/>
    <w:rsid w:val="00856C23"/>
    <w:rsid w:val="00862889"/>
    <w:rsid w:val="00862E6D"/>
    <w:rsid w:val="00863054"/>
    <w:rsid w:val="00863745"/>
    <w:rsid w:val="00863B74"/>
    <w:rsid w:val="008668F7"/>
    <w:rsid w:val="00866A85"/>
    <w:rsid w:val="00871985"/>
    <w:rsid w:val="008733C5"/>
    <w:rsid w:val="00874EB5"/>
    <w:rsid w:val="00875516"/>
    <w:rsid w:val="00881943"/>
    <w:rsid w:val="00883403"/>
    <w:rsid w:val="00883CFA"/>
    <w:rsid w:val="00884731"/>
    <w:rsid w:val="008876FF"/>
    <w:rsid w:val="00887866"/>
    <w:rsid w:val="008878F8"/>
    <w:rsid w:val="0089382F"/>
    <w:rsid w:val="00894FE1"/>
    <w:rsid w:val="00895789"/>
    <w:rsid w:val="00897718"/>
    <w:rsid w:val="00897D2C"/>
    <w:rsid w:val="008A4F14"/>
    <w:rsid w:val="008A71EC"/>
    <w:rsid w:val="008A7385"/>
    <w:rsid w:val="008B2479"/>
    <w:rsid w:val="008B3978"/>
    <w:rsid w:val="008C0A09"/>
    <w:rsid w:val="008C452B"/>
    <w:rsid w:val="008C57A9"/>
    <w:rsid w:val="008C7EDA"/>
    <w:rsid w:val="008D258B"/>
    <w:rsid w:val="008D26FB"/>
    <w:rsid w:val="008D3FA0"/>
    <w:rsid w:val="008D4B92"/>
    <w:rsid w:val="008D5F8C"/>
    <w:rsid w:val="008D6763"/>
    <w:rsid w:val="008E5BBE"/>
    <w:rsid w:val="008F02BB"/>
    <w:rsid w:val="008F1F9B"/>
    <w:rsid w:val="008F37FD"/>
    <w:rsid w:val="008F3A86"/>
    <w:rsid w:val="008F63E5"/>
    <w:rsid w:val="008F682D"/>
    <w:rsid w:val="0090077B"/>
    <w:rsid w:val="0090310C"/>
    <w:rsid w:val="00905ADF"/>
    <w:rsid w:val="00906A84"/>
    <w:rsid w:val="00907197"/>
    <w:rsid w:val="00910E8B"/>
    <w:rsid w:val="00913E11"/>
    <w:rsid w:val="0091493F"/>
    <w:rsid w:val="00916336"/>
    <w:rsid w:val="009168D7"/>
    <w:rsid w:val="00917ED4"/>
    <w:rsid w:val="00920DFF"/>
    <w:rsid w:val="00927FDF"/>
    <w:rsid w:val="00930B65"/>
    <w:rsid w:val="00931F38"/>
    <w:rsid w:val="00932C47"/>
    <w:rsid w:val="009338F8"/>
    <w:rsid w:val="00933BD8"/>
    <w:rsid w:val="00934273"/>
    <w:rsid w:val="009351D0"/>
    <w:rsid w:val="009357EC"/>
    <w:rsid w:val="00935F04"/>
    <w:rsid w:val="009412F2"/>
    <w:rsid w:val="00942C2E"/>
    <w:rsid w:val="00944695"/>
    <w:rsid w:val="0094504A"/>
    <w:rsid w:val="00945E64"/>
    <w:rsid w:val="0094699B"/>
    <w:rsid w:val="00950CA6"/>
    <w:rsid w:val="00955414"/>
    <w:rsid w:val="009559D9"/>
    <w:rsid w:val="00955CED"/>
    <w:rsid w:val="00955F7B"/>
    <w:rsid w:val="00956AA4"/>
    <w:rsid w:val="00962C11"/>
    <w:rsid w:val="00962EA3"/>
    <w:rsid w:val="00963AD9"/>
    <w:rsid w:val="00965EE2"/>
    <w:rsid w:val="009668D7"/>
    <w:rsid w:val="0096705E"/>
    <w:rsid w:val="00967BB2"/>
    <w:rsid w:val="00970291"/>
    <w:rsid w:val="00970384"/>
    <w:rsid w:val="00970C78"/>
    <w:rsid w:val="00970EEA"/>
    <w:rsid w:val="00972193"/>
    <w:rsid w:val="00973289"/>
    <w:rsid w:val="00973554"/>
    <w:rsid w:val="00973879"/>
    <w:rsid w:val="00975A32"/>
    <w:rsid w:val="0098035E"/>
    <w:rsid w:val="00980B19"/>
    <w:rsid w:val="00980EE9"/>
    <w:rsid w:val="00981251"/>
    <w:rsid w:val="0098153E"/>
    <w:rsid w:val="0098535C"/>
    <w:rsid w:val="009862E3"/>
    <w:rsid w:val="00986EFB"/>
    <w:rsid w:val="00987D9D"/>
    <w:rsid w:val="0099244A"/>
    <w:rsid w:val="009939A4"/>
    <w:rsid w:val="00993C49"/>
    <w:rsid w:val="00996D3B"/>
    <w:rsid w:val="009A05C1"/>
    <w:rsid w:val="009A2392"/>
    <w:rsid w:val="009A28EE"/>
    <w:rsid w:val="009A594A"/>
    <w:rsid w:val="009A606A"/>
    <w:rsid w:val="009A65EB"/>
    <w:rsid w:val="009A71BE"/>
    <w:rsid w:val="009A7E41"/>
    <w:rsid w:val="009B63F0"/>
    <w:rsid w:val="009B7AFA"/>
    <w:rsid w:val="009B7E6B"/>
    <w:rsid w:val="009C1169"/>
    <w:rsid w:val="009C1A90"/>
    <w:rsid w:val="009C253D"/>
    <w:rsid w:val="009C76D9"/>
    <w:rsid w:val="009C7D70"/>
    <w:rsid w:val="009D106C"/>
    <w:rsid w:val="009D29CC"/>
    <w:rsid w:val="009D47D9"/>
    <w:rsid w:val="009D48B7"/>
    <w:rsid w:val="009D586B"/>
    <w:rsid w:val="009D64DC"/>
    <w:rsid w:val="009D6D1A"/>
    <w:rsid w:val="009D7B38"/>
    <w:rsid w:val="009D7D6E"/>
    <w:rsid w:val="009E197E"/>
    <w:rsid w:val="009E2312"/>
    <w:rsid w:val="009E549E"/>
    <w:rsid w:val="009E700C"/>
    <w:rsid w:val="009F0030"/>
    <w:rsid w:val="009F0B83"/>
    <w:rsid w:val="009F130B"/>
    <w:rsid w:val="009F414D"/>
    <w:rsid w:val="009F496B"/>
    <w:rsid w:val="009F7C99"/>
    <w:rsid w:val="00A01FE4"/>
    <w:rsid w:val="00A0211C"/>
    <w:rsid w:val="00A0295E"/>
    <w:rsid w:val="00A0324F"/>
    <w:rsid w:val="00A04E62"/>
    <w:rsid w:val="00A07F65"/>
    <w:rsid w:val="00A102D1"/>
    <w:rsid w:val="00A114DF"/>
    <w:rsid w:val="00A1150C"/>
    <w:rsid w:val="00A15BBD"/>
    <w:rsid w:val="00A1664E"/>
    <w:rsid w:val="00A2137B"/>
    <w:rsid w:val="00A226F8"/>
    <w:rsid w:val="00A22A65"/>
    <w:rsid w:val="00A262A6"/>
    <w:rsid w:val="00A26CC4"/>
    <w:rsid w:val="00A302A2"/>
    <w:rsid w:val="00A31CC1"/>
    <w:rsid w:val="00A32B89"/>
    <w:rsid w:val="00A355CF"/>
    <w:rsid w:val="00A36543"/>
    <w:rsid w:val="00A374BB"/>
    <w:rsid w:val="00A40724"/>
    <w:rsid w:val="00A41265"/>
    <w:rsid w:val="00A414D3"/>
    <w:rsid w:val="00A415B1"/>
    <w:rsid w:val="00A4375E"/>
    <w:rsid w:val="00A4401A"/>
    <w:rsid w:val="00A44273"/>
    <w:rsid w:val="00A4660C"/>
    <w:rsid w:val="00A4745B"/>
    <w:rsid w:val="00A50BA7"/>
    <w:rsid w:val="00A51CA8"/>
    <w:rsid w:val="00A5200D"/>
    <w:rsid w:val="00A5666F"/>
    <w:rsid w:val="00A56A78"/>
    <w:rsid w:val="00A56C2A"/>
    <w:rsid w:val="00A60175"/>
    <w:rsid w:val="00A601F8"/>
    <w:rsid w:val="00A607F5"/>
    <w:rsid w:val="00A614A6"/>
    <w:rsid w:val="00A6219F"/>
    <w:rsid w:val="00A6467F"/>
    <w:rsid w:val="00A64843"/>
    <w:rsid w:val="00A65366"/>
    <w:rsid w:val="00A65788"/>
    <w:rsid w:val="00A6629A"/>
    <w:rsid w:val="00A7063B"/>
    <w:rsid w:val="00A718BC"/>
    <w:rsid w:val="00A72790"/>
    <w:rsid w:val="00A746B3"/>
    <w:rsid w:val="00A74888"/>
    <w:rsid w:val="00A757BB"/>
    <w:rsid w:val="00A75876"/>
    <w:rsid w:val="00A7789B"/>
    <w:rsid w:val="00A814C9"/>
    <w:rsid w:val="00A8270E"/>
    <w:rsid w:val="00A829E1"/>
    <w:rsid w:val="00A831C2"/>
    <w:rsid w:val="00A834CB"/>
    <w:rsid w:val="00A877C5"/>
    <w:rsid w:val="00A9103E"/>
    <w:rsid w:val="00A910FD"/>
    <w:rsid w:val="00A92E54"/>
    <w:rsid w:val="00A93CE1"/>
    <w:rsid w:val="00A93FFE"/>
    <w:rsid w:val="00A94764"/>
    <w:rsid w:val="00A94FFE"/>
    <w:rsid w:val="00A9549A"/>
    <w:rsid w:val="00A965CA"/>
    <w:rsid w:val="00AA1C99"/>
    <w:rsid w:val="00AA1EE3"/>
    <w:rsid w:val="00AA2B16"/>
    <w:rsid w:val="00AA49E8"/>
    <w:rsid w:val="00AA78E3"/>
    <w:rsid w:val="00AB36D2"/>
    <w:rsid w:val="00AB5EEB"/>
    <w:rsid w:val="00AB7093"/>
    <w:rsid w:val="00AB717F"/>
    <w:rsid w:val="00AC0A6E"/>
    <w:rsid w:val="00AC111B"/>
    <w:rsid w:val="00AC27FB"/>
    <w:rsid w:val="00AC3739"/>
    <w:rsid w:val="00AC6FFE"/>
    <w:rsid w:val="00AC7A06"/>
    <w:rsid w:val="00AD2D61"/>
    <w:rsid w:val="00AD30FE"/>
    <w:rsid w:val="00AD3B81"/>
    <w:rsid w:val="00AD4E7D"/>
    <w:rsid w:val="00AE09A2"/>
    <w:rsid w:val="00AE0A55"/>
    <w:rsid w:val="00AE11FB"/>
    <w:rsid w:val="00AE3027"/>
    <w:rsid w:val="00AE3BD2"/>
    <w:rsid w:val="00AE4F73"/>
    <w:rsid w:val="00AF001B"/>
    <w:rsid w:val="00AF2255"/>
    <w:rsid w:val="00AF295D"/>
    <w:rsid w:val="00AF2B56"/>
    <w:rsid w:val="00AF31CB"/>
    <w:rsid w:val="00AF39E2"/>
    <w:rsid w:val="00AF3CB5"/>
    <w:rsid w:val="00AF4BB7"/>
    <w:rsid w:val="00AF6DF3"/>
    <w:rsid w:val="00AF6ED5"/>
    <w:rsid w:val="00B01123"/>
    <w:rsid w:val="00B0179A"/>
    <w:rsid w:val="00B01E51"/>
    <w:rsid w:val="00B02626"/>
    <w:rsid w:val="00B02F2D"/>
    <w:rsid w:val="00B06376"/>
    <w:rsid w:val="00B07CC5"/>
    <w:rsid w:val="00B11CE1"/>
    <w:rsid w:val="00B1265F"/>
    <w:rsid w:val="00B1312E"/>
    <w:rsid w:val="00B136E1"/>
    <w:rsid w:val="00B14252"/>
    <w:rsid w:val="00B1554D"/>
    <w:rsid w:val="00B177B5"/>
    <w:rsid w:val="00B21E67"/>
    <w:rsid w:val="00B233FC"/>
    <w:rsid w:val="00B23F0E"/>
    <w:rsid w:val="00B23F65"/>
    <w:rsid w:val="00B23FBF"/>
    <w:rsid w:val="00B30849"/>
    <w:rsid w:val="00B3350E"/>
    <w:rsid w:val="00B33AF1"/>
    <w:rsid w:val="00B3427D"/>
    <w:rsid w:val="00B3579C"/>
    <w:rsid w:val="00B358AF"/>
    <w:rsid w:val="00B35F2B"/>
    <w:rsid w:val="00B36297"/>
    <w:rsid w:val="00B365A7"/>
    <w:rsid w:val="00B37CA7"/>
    <w:rsid w:val="00B40094"/>
    <w:rsid w:val="00B40189"/>
    <w:rsid w:val="00B41BFA"/>
    <w:rsid w:val="00B42737"/>
    <w:rsid w:val="00B44E50"/>
    <w:rsid w:val="00B45402"/>
    <w:rsid w:val="00B4557B"/>
    <w:rsid w:val="00B50F94"/>
    <w:rsid w:val="00B51FFA"/>
    <w:rsid w:val="00B53289"/>
    <w:rsid w:val="00B53643"/>
    <w:rsid w:val="00B54068"/>
    <w:rsid w:val="00B546C2"/>
    <w:rsid w:val="00B54A2B"/>
    <w:rsid w:val="00B55645"/>
    <w:rsid w:val="00B55B8D"/>
    <w:rsid w:val="00B56AF9"/>
    <w:rsid w:val="00B57469"/>
    <w:rsid w:val="00B57A7A"/>
    <w:rsid w:val="00B6039F"/>
    <w:rsid w:val="00B60993"/>
    <w:rsid w:val="00B63A12"/>
    <w:rsid w:val="00B64DED"/>
    <w:rsid w:val="00B6581E"/>
    <w:rsid w:val="00B6694B"/>
    <w:rsid w:val="00B669BB"/>
    <w:rsid w:val="00B670F9"/>
    <w:rsid w:val="00B7014A"/>
    <w:rsid w:val="00B716E4"/>
    <w:rsid w:val="00B71B36"/>
    <w:rsid w:val="00B72915"/>
    <w:rsid w:val="00B7484B"/>
    <w:rsid w:val="00B758BC"/>
    <w:rsid w:val="00B75A39"/>
    <w:rsid w:val="00B771A4"/>
    <w:rsid w:val="00B816EA"/>
    <w:rsid w:val="00B81C62"/>
    <w:rsid w:val="00B81CB5"/>
    <w:rsid w:val="00B81E94"/>
    <w:rsid w:val="00B83595"/>
    <w:rsid w:val="00B837D7"/>
    <w:rsid w:val="00B83BAC"/>
    <w:rsid w:val="00B842E8"/>
    <w:rsid w:val="00B844C6"/>
    <w:rsid w:val="00B85D11"/>
    <w:rsid w:val="00B87CB6"/>
    <w:rsid w:val="00B913A2"/>
    <w:rsid w:val="00B92EE2"/>
    <w:rsid w:val="00B934A9"/>
    <w:rsid w:val="00B93534"/>
    <w:rsid w:val="00B96759"/>
    <w:rsid w:val="00B96ACC"/>
    <w:rsid w:val="00BA125A"/>
    <w:rsid w:val="00BA1274"/>
    <w:rsid w:val="00BA4B61"/>
    <w:rsid w:val="00BA563C"/>
    <w:rsid w:val="00BA567A"/>
    <w:rsid w:val="00BA633F"/>
    <w:rsid w:val="00BA7403"/>
    <w:rsid w:val="00BA767D"/>
    <w:rsid w:val="00BB1296"/>
    <w:rsid w:val="00BB2367"/>
    <w:rsid w:val="00BB278D"/>
    <w:rsid w:val="00BB3991"/>
    <w:rsid w:val="00BB3A3E"/>
    <w:rsid w:val="00BB43B7"/>
    <w:rsid w:val="00BB4E00"/>
    <w:rsid w:val="00BB53C3"/>
    <w:rsid w:val="00BB59D4"/>
    <w:rsid w:val="00BC0205"/>
    <w:rsid w:val="00BC09C8"/>
    <w:rsid w:val="00BC1175"/>
    <w:rsid w:val="00BC21EB"/>
    <w:rsid w:val="00BC3347"/>
    <w:rsid w:val="00BC37DF"/>
    <w:rsid w:val="00BC41B0"/>
    <w:rsid w:val="00BC4CEC"/>
    <w:rsid w:val="00BC538A"/>
    <w:rsid w:val="00BD0B94"/>
    <w:rsid w:val="00BD1C15"/>
    <w:rsid w:val="00BD2314"/>
    <w:rsid w:val="00BD656E"/>
    <w:rsid w:val="00BD66FE"/>
    <w:rsid w:val="00BD6AC4"/>
    <w:rsid w:val="00BD7F69"/>
    <w:rsid w:val="00BE05D1"/>
    <w:rsid w:val="00BE11F8"/>
    <w:rsid w:val="00BE53AE"/>
    <w:rsid w:val="00BF09EE"/>
    <w:rsid w:val="00BF21E3"/>
    <w:rsid w:val="00BF2AD7"/>
    <w:rsid w:val="00BF3BB2"/>
    <w:rsid w:val="00BF3F6A"/>
    <w:rsid w:val="00BF4A1A"/>
    <w:rsid w:val="00BF5F36"/>
    <w:rsid w:val="00C06315"/>
    <w:rsid w:val="00C12279"/>
    <w:rsid w:val="00C1263D"/>
    <w:rsid w:val="00C148BD"/>
    <w:rsid w:val="00C15366"/>
    <w:rsid w:val="00C15B05"/>
    <w:rsid w:val="00C165EB"/>
    <w:rsid w:val="00C17444"/>
    <w:rsid w:val="00C17A50"/>
    <w:rsid w:val="00C20A96"/>
    <w:rsid w:val="00C2711C"/>
    <w:rsid w:val="00C304BE"/>
    <w:rsid w:val="00C32B5A"/>
    <w:rsid w:val="00C33AA2"/>
    <w:rsid w:val="00C33D3B"/>
    <w:rsid w:val="00C342FA"/>
    <w:rsid w:val="00C3757C"/>
    <w:rsid w:val="00C41041"/>
    <w:rsid w:val="00C42AFD"/>
    <w:rsid w:val="00C43A73"/>
    <w:rsid w:val="00C4774B"/>
    <w:rsid w:val="00C47E69"/>
    <w:rsid w:val="00C50CAC"/>
    <w:rsid w:val="00C51C6B"/>
    <w:rsid w:val="00C51D2F"/>
    <w:rsid w:val="00C5200D"/>
    <w:rsid w:val="00C52A17"/>
    <w:rsid w:val="00C52C28"/>
    <w:rsid w:val="00C52D79"/>
    <w:rsid w:val="00C53A10"/>
    <w:rsid w:val="00C55E65"/>
    <w:rsid w:val="00C613F5"/>
    <w:rsid w:val="00C61642"/>
    <w:rsid w:val="00C61ABB"/>
    <w:rsid w:val="00C623A8"/>
    <w:rsid w:val="00C62D85"/>
    <w:rsid w:val="00C63EAC"/>
    <w:rsid w:val="00C6430A"/>
    <w:rsid w:val="00C64ACD"/>
    <w:rsid w:val="00C65439"/>
    <w:rsid w:val="00C719BC"/>
    <w:rsid w:val="00C82E36"/>
    <w:rsid w:val="00C83026"/>
    <w:rsid w:val="00C908A4"/>
    <w:rsid w:val="00C92731"/>
    <w:rsid w:val="00C92AA1"/>
    <w:rsid w:val="00C92ED7"/>
    <w:rsid w:val="00C97285"/>
    <w:rsid w:val="00C97EBC"/>
    <w:rsid w:val="00CA072C"/>
    <w:rsid w:val="00CA0788"/>
    <w:rsid w:val="00CA07C8"/>
    <w:rsid w:val="00CA0BDF"/>
    <w:rsid w:val="00CA42FA"/>
    <w:rsid w:val="00CA441C"/>
    <w:rsid w:val="00CA7C32"/>
    <w:rsid w:val="00CB2123"/>
    <w:rsid w:val="00CB28AE"/>
    <w:rsid w:val="00CB515C"/>
    <w:rsid w:val="00CB5525"/>
    <w:rsid w:val="00CB5603"/>
    <w:rsid w:val="00CB7E69"/>
    <w:rsid w:val="00CC4254"/>
    <w:rsid w:val="00CC4579"/>
    <w:rsid w:val="00CC58BD"/>
    <w:rsid w:val="00CC7192"/>
    <w:rsid w:val="00CD1A35"/>
    <w:rsid w:val="00CD1EC6"/>
    <w:rsid w:val="00CD26E5"/>
    <w:rsid w:val="00CD2F7B"/>
    <w:rsid w:val="00CD3166"/>
    <w:rsid w:val="00CD3948"/>
    <w:rsid w:val="00CD4429"/>
    <w:rsid w:val="00CD6B4A"/>
    <w:rsid w:val="00CD737E"/>
    <w:rsid w:val="00CE1878"/>
    <w:rsid w:val="00CE1B6A"/>
    <w:rsid w:val="00CE20E7"/>
    <w:rsid w:val="00CE25CB"/>
    <w:rsid w:val="00CE30AE"/>
    <w:rsid w:val="00CE38DA"/>
    <w:rsid w:val="00CE3B9D"/>
    <w:rsid w:val="00CE79AA"/>
    <w:rsid w:val="00CF2E23"/>
    <w:rsid w:val="00CF3568"/>
    <w:rsid w:val="00CF450A"/>
    <w:rsid w:val="00CF4A14"/>
    <w:rsid w:val="00CF5213"/>
    <w:rsid w:val="00CF7AEA"/>
    <w:rsid w:val="00D00038"/>
    <w:rsid w:val="00D019AD"/>
    <w:rsid w:val="00D041AD"/>
    <w:rsid w:val="00D0621A"/>
    <w:rsid w:val="00D07500"/>
    <w:rsid w:val="00D1319B"/>
    <w:rsid w:val="00D13855"/>
    <w:rsid w:val="00D13D42"/>
    <w:rsid w:val="00D13D76"/>
    <w:rsid w:val="00D13FCA"/>
    <w:rsid w:val="00D1515B"/>
    <w:rsid w:val="00D1533B"/>
    <w:rsid w:val="00D1591F"/>
    <w:rsid w:val="00D176B6"/>
    <w:rsid w:val="00D21D4D"/>
    <w:rsid w:val="00D22962"/>
    <w:rsid w:val="00D23023"/>
    <w:rsid w:val="00D23C5C"/>
    <w:rsid w:val="00D26326"/>
    <w:rsid w:val="00D270FC"/>
    <w:rsid w:val="00D27828"/>
    <w:rsid w:val="00D304F3"/>
    <w:rsid w:val="00D32C53"/>
    <w:rsid w:val="00D353E4"/>
    <w:rsid w:val="00D4038A"/>
    <w:rsid w:val="00D415E5"/>
    <w:rsid w:val="00D42D63"/>
    <w:rsid w:val="00D42FDA"/>
    <w:rsid w:val="00D45AA5"/>
    <w:rsid w:val="00D45EB3"/>
    <w:rsid w:val="00D45F4E"/>
    <w:rsid w:val="00D46A31"/>
    <w:rsid w:val="00D46ECD"/>
    <w:rsid w:val="00D52760"/>
    <w:rsid w:val="00D53C8F"/>
    <w:rsid w:val="00D54159"/>
    <w:rsid w:val="00D544DD"/>
    <w:rsid w:val="00D579EF"/>
    <w:rsid w:val="00D60972"/>
    <w:rsid w:val="00D617C2"/>
    <w:rsid w:val="00D61EF9"/>
    <w:rsid w:val="00D62E7A"/>
    <w:rsid w:val="00D63F43"/>
    <w:rsid w:val="00D6492C"/>
    <w:rsid w:val="00D67E3E"/>
    <w:rsid w:val="00D71E28"/>
    <w:rsid w:val="00D74F5F"/>
    <w:rsid w:val="00D7622F"/>
    <w:rsid w:val="00D82013"/>
    <w:rsid w:val="00D83970"/>
    <w:rsid w:val="00D860CE"/>
    <w:rsid w:val="00D86245"/>
    <w:rsid w:val="00D8686F"/>
    <w:rsid w:val="00D86BF7"/>
    <w:rsid w:val="00D878DD"/>
    <w:rsid w:val="00D9222F"/>
    <w:rsid w:val="00D92441"/>
    <w:rsid w:val="00D928D4"/>
    <w:rsid w:val="00D92E07"/>
    <w:rsid w:val="00D97449"/>
    <w:rsid w:val="00D978F2"/>
    <w:rsid w:val="00D97ED4"/>
    <w:rsid w:val="00DA0406"/>
    <w:rsid w:val="00DA0E25"/>
    <w:rsid w:val="00DA1138"/>
    <w:rsid w:val="00DA4FBA"/>
    <w:rsid w:val="00DA7E14"/>
    <w:rsid w:val="00DB0010"/>
    <w:rsid w:val="00DB08CB"/>
    <w:rsid w:val="00DB0A4A"/>
    <w:rsid w:val="00DB1C27"/>
    <w:rsid w:val="00DB29DB"/>
    <w:rsid w:val="00DB4F8E"/>
    <w:rsid w:val="00DB5207"/>
    <w:rsid w:val="00DB678A"/>
    <w:rsid w:val="00DB7306"/>
    <w:rsid w:val="00DB77ED"/>
    <w:rsid w:val="00DC25D2"/>
    <w:rsid w:val="00DC3231"/>
    <w:rsid w:val="00DC35D8"/>
    <w:rsid w:val="00DC4C7B"/>
    <w:rsid w:val="00DC51C2"/>
    <w:rsid w:val="00DC525D"/>
    <w:rsid w:val="00DD0A49"/>
    <w:rsid w:val="00DD0BDA"/>
    <w:rsid w:val="00DD1435"/>
    <w:rsid w:val="00DD2FB1"/>
    <w:rsid w:val="00DD6C74"/>
    <w:rsid w:val="00DD6FB3"/>
    <w:rsid w:val="00DF089E"/>
    <w:rsid w:val="00DF479A"/>
    <w:rsid w:val="00DF49A4"/>
    <w:rsid w:val="00E01182"/>
    <w:rsid w:val="00E01B78"/>
    <w:rsid w:val="00E0203C"/>
    <w:rsid w:val="00E02250"/>
    <w:rsid w:val="00E049E4"/>
    <w:rsid w:val="00E05033"/>
    <w:rsid w:val="00E05051"/>
    <w:rsid w:val="00E07420"/>
    <w:rsid w:val="00E11561"/>
    <w:rsid w:val="00E1237A"/>
    <w:rsid w:val="00E15061"/>
    <w:rsid w:val="00E156D9"/>
    <w:rsid w:val="00E23138"/>
    <w:rsid w:val="00E2399F"/>
    <w:rsid w:val="00E25C91"/>
    <w:rsid w:val="00E26EBB"/>
    <w:rsid w:val="00E32B32"/>
    <w:rsid w:val="00E334EE"/>
    <w:rsid w:val="00E33949"/>
    <w:rsid w:val="00E34A3F"/>
    <w:rsid w:val="00E34C84"/>
    <w:rsid w:val="00E403EF"/>
    <w:rsid w:val="00E415B1"/>
    <w:rsid w:val="00E424A5"/>
    <w:rsid w:val="00E43AEF"/>
    <w:rsid w:val="00E45594"/>
    <w:rsid w:val="00E46FDC"/>
    <w:rsid w:val="00E475FC"/>
    <w:rsid w:val="00E47D51"/>
    <w:rsid w:val="00E539A7"/>
    <w:rsid w:val="00E5564A"/>
    <w:rsid w:val="00E556D8"/>
    <w:rsid w:val="00E558D6"/>
    <w:rsid w:val="00E576B7"/>
    <w:rsid w:val="00E579B5"/>
    <w:rsid w:val="00E6048C"/>
    <w:rsid w:val="00E604D1"/>
    <w:rsid w:val="00E62E16"/>
    <w:rsid w:val="00E63018"/>
    <w:rsid w:val="00E631C7"/>
    <w:rsid w:val="00E63703"/>
    <w:rsid w:val="00E64E00"/>
    <w:rsid w:val="00E66E72"/>
    <w:rsid w:val="00E7069A"/>
    <w:rsid w:val="00E712F8"/>
    <w:rsid w:val="00E73D7D"/>
    <w:rsid w:val="00E74185"/>
    <w:rsid w:val="00E74C45"/>
    <w:rsid w:val="00E760C1"/>
    <w:rsid w:val="00E76D4D"/>
    <w:rsid w:val="00E8242F"/>
    <w:rsid w:val="00E83357"/>
    <w:rsid w:val="00E863F1"/>
    <w:rsid w:val="00E87778"/>
    <w:rsid w:val="00E919B6"/>
    <w:rsid w:val="00E929C2"/>
    <w:rsid w:val="00E9403F"/>
    <w:rsid w:val="00E9561A"/>
    <w:rsid w:val="00E95B48"/>
    <w:rsid w:val="00E96280"/>
    <w:rsid w:val="00E971C5"/>
    <w:rsid w:val="00E97514"/>
    <w:rsid w:val="00EA0268"/>
    <w:rsid w:val="00EA19BC"/>
    <w:rsid w:val="00EA4519"/>
    <w:rsid w:val="00EA534E"/>
    <w:rsid w:val="00EA6DED"/>
    <w:rsid w:val="00EA761D"/>
    <w:rsid w:val="00EB03EE"/>
    <w:rsid w:val="00EB0441"/>
    <w:rsid w:val="00EB129A"/>
    <w:rsid w:val="00EB1ACA"/>
    <w:rsid w:val="00EB231D"/>
    <w:rsid w:val="00EB3472"/>
    <w:rsid w:val="00EB3FDC"/>
    <w:rsid w:val="00EB60F4"/>
    <w:rsid w:val="00EC1A1B"/>
    <w:rsid w:val="00EC1C6C"/>
    <w:rsid w:val="00EC3550"/>
    <w:rsid w:val="00EC3ACD"/>
    <w:rsid w:val="00EC3CD2"/>
    <w:rsid w:val="00EC468E"/>
    <w:rsid w:val="00EC50A6"/>
    <w:rsid w:val="00EC5DC9"/>
    <w:rsid w:val="00ED05C5"/>
    <w:rsid w:val="00ED1688"/>
    <w:rsid w:val="00ED1C9F"/>
    <w:rsid w:val="00ED2791"/>
    <w:rsid w:val="00ED2D7D"/>
    <w:rsid w:val="00ED33C4"/>
    <w:rsid w:val="00ED4DE7"/>
    <w:rsid w:val="00ED6376"/>
    <w:rsid w:val="00EE014C"/>
    <w:rsid w:val="00EE089F"/>
    <w:rsid w:val="00EE1551"/>
    <w:rsid w:val="00EE19F3"/>
    <w:rsid w:val="00EE3200"/>
    <w:rsid w:val="00EE3313"/>
    <w:rsid w:val="00EE3EE9"/>
    <w:rsid w:val="00EE4C13"/>
    <w:rsid w:val="00EF0092"/>
    <w:rsid w:val="00EF23A3"/>
    <w:rsid w:val="00EF2672"/>
    <w:rsid w:val="00EF2F7F"/>
    <w:rsid w:val="00EF4A96"/>
    <w:rsid w:val="00EF5348"/>
    <w:rsid w:val="00F00C3B"/>
    <w:rsid w:val="00F01F59"/>
    <w:rsid w:val="00F04E50"/>
    <w:rsid w:val="00F05B12"/>
    <w:rsid w:val="00F07232"/>
    <w:rsid w:val="00F07C96"/>
    <w:rsid w:val="00F1471E"/>
    <w:rsid w:val="00F1739D"/>
    <w:rsid w:val="00F202E5"/>
    <w:rsid w:val="00F20D72"/>
    <w:rsid w:val="00F20E57"/>
    <w:rsid w:val="00F21C33"/>
    <w:rsid w:val="00F22D3B"/>
    <w:rsid w:val="00F23E74"/>
    <w:rsid w:val="00F24465"/>
    <w:rsid w:val="00F2494A"/>
    <w:rsid w:val="00F25300"/>
    <w:rsid w:val="00F25697"/>
    <w:rsid w:val="00F261BB"/>
    <w:rsid w:val="00F2638F"/>
    <w:rsid w:val="00F30478"/>
    <w:rsid w:val="00F31D76"/>
    <w:rsid w:val="00F31E5D"/>
    <w:rsid w:val="00F3301C"/>
    <w:rsid w:val="00F349B2"/>
    <w:rsid w:val="00F378B6"/>
    <w:rsid w:val="00F40625"/>
    <w:rsid w:val="00F4180A"/>
    <w:rsid w:val="00F4452D"/>
    <w:rsid w:val="00F46828"/>
    <w:rsid w:val="00F53BE4"/>
    <w:rsid w:val="00F55618"/>
    <w:rsid w:val="00F572F0"/>
    <w:rsid w:val="00F60890"/>
    <w:rsid w:val="00F61CD4"/>
    <w:rsid w:val="00F633A9"/>
    <w:rsid w:val="00F63914"/>
    <w:rsid w:val="00F6485D"/>
    <w:rsid w:val="00F651B1"/>
    <w:rsid w:val="00F66226"/>
    <w:rsid w:val="00F66B0F"/>
    <w:rsid w:val="00F70185"/>
    <w:rsid w:val="00F714F9"/>
    <w:rsid w:val="00F72C91"/>
    <w:rsid w:val="00F73147"/>
    <w:rsid w:val="00F7328E"/>
    <w:rsid w:val="00F7480A"/>
    <w:rsid w:val="00F750C2"/>
    <w:rsid w:val="00F7538A"/>
    <w:rsid w:val="00F75A67"/>
    <w:rsid w:val="00F77786"/>
    <w:rsid w:val="00F81771"/>
    <w:rsid w:val="00F82BD1"/>
    <w:rsid w:val="00F82E9E"/>
    <w:rsid w:val="00F84F99"/>
    <w:rsid w:val="00F85943"/>
    <w:rsid w:val="00F86BEB"/>
    <w:rsid w:val="00F90BFB"/>
    <w:rsid w:val="00F913F8"/>
    <w:rsid w:val="00F92FE6"/>
    <w:rsid w:val="00F939F3"/>
    <w:rsid w:val="00F93EEF"/>
    <w:rsid w:val="00F9402C"/>
    <w:rsid w:val="00F965FF"/>
    <w:rsid w:val="00F96A30"/>
    <w:rsid w:val="00FA128C"/>
    <w:rsid w:val="00FA3A02"/>
    <w:rsid w:val="00FA3A04"/>
    <w:rsid w:val="00FA42F2"/>
    <w:rsid w:val="00FA7C40"/>
    <w:rsid w:val="00FB20A8"/>
    <w:rsid w:val="00FB2B09"/>
    <w:rsid w:val="00FB5A6F"/>
    <w:rsid w:val="00FB76D2"/>
    <w:rsid w:val="00FB790A"/>
    <w:rsid w:val="00FB7DED"/>
    <w:rsid w:val="00FC22C0"/>
    <w:rsid w:val="00FC2FA9"/>
    <w:rsid w:val="00FC5218"/>
    <w:rsid w:val="00FC61B0"/>
    <w:rsid w:val="00FD08B1"/>
    <w:rsid w:val="00FD1551"/>
    <w:rsid w:val="00FD4695"/>
    <w:rsid w:val="00FE08D6"/>
    <w:rsid w:val="00FE1183"/>
    <w:rsid w:val="00FE12FB"/>
    <w:rsid w:val="00FE254C"/>
    <w:rsid w:val="00FE3DE0"/>
    <w:rsid w:val="00FF20D2"/>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30" Type="http://schemas.microsoft.com/office/2011/relationships/commentsExtended" Target="commentsExtended.xm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childer@gwmail.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27627</Words>
  <Characters>157480</Characters>
  <Application>Microsoft Macintosh Word</Application>
  <DocSecurity>0</DocSecurity>
  <Lines>1312</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4</cp:revision>
  <dcterms:created xsi:type="dcterms:W3CDTF">2016-01-24T02:02:00Z</dcterms:created>
  <dcterms:modified xsi:type="dcterms:W3CDTF">2016-01-24T02:13:00Z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citations="58" publications="65"/&gt;&lt;/info&gt;PAPERS2_INFO_END</vt:lpwstr>
  </property>
</Properties>
</file>