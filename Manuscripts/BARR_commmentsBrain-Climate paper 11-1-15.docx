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922C853" w14:textId="3752E0D9" w:rsidR="009C253D" w:rsidRPr="00980EE9" w:rsidRDefault="00474737" w:rsidP="00A414D3">
      <w:pPr>
        <w:rPr>
          <w:rFonts w:ascii="Times New Roman" w:hAnsi="Times New Roman" w:cs="Times New Roman"/>
        </w:rPr>
      </w:pPr>
      <w:r>
        <w:rPr>
          <w:rFonts w:ascii="Times New Roman" w:hAnsi="Times New Roman" w:cs="Times New Roman"/>
          <w:b/>
          <w:sz w:val="28"/>
          <w:szCs w:val="28"/>
        </w:rPr>
        <w:t>Global climate influence</w:t>
      </w:r>
      <w:r w:rsidR="003D6C7D">
        <w:rPr>
          <w:rFonts w:ascii="Times New Roman" w:hAnsi="Times New Roman" w:cs="Times New Roman"/>
          <w:b/>
          <w:sz w:val="28"/>
          <w:szCs w:val="28"/>
        </w:rPr>
        <w:t>d</w:t>
      </w:r>
      <w:r>
        <w:rPr>
          <w:rFonts w:ascii="Times New Roman" w:hAnsi="Times New Roman" w:cs="Times New Roman"/>
          <w:b/>
          <w:sz w:val="28"/>
          <w:szCs w:val="28"/>
        </w:rPr>
        <w:t xml:space="preserve"> some mammali</w:t>
      </w:r>
      <w:r w:rsidR="00801AC5">
        <w:rPr>
          <w:rFonts w:ascii="Times New Roman" w:hAnsi="Times New Roman" w:cs="Times New Roman"/>
          <w:b/>
          <w:sz w:val="28"/>
          <w:szCs w:val="28"/>
        </w:rPr>
        <w:t>an brain size increases: but not</w:t>
      </w:r>
      <w:r>
        <w:rPr>
          <w:rFonts w:ascii="Times New Roman" w:hAnsi="Times New Roman" w:cs="Times New Roman"/>
          <w:b/>
          <w:sz w:val="28"/>
          <w:szCs w:val="28"/>
        </w:rPr>
        <w:t xml:space="preserve"> </w:t>
      </w:r>
      <w:r w:rsidR="00A9103E">
        <w:rPr>
          <w:rFonts w:ascii="Times New Roman" w:hAnsi="Times New Roman" w:cs="Times New Roman"/>
          <w:b/>
          <w:sz w:val="28"/>
          <w:szCs w:val="28"/>
        </w:rPr>
        <w:t xml:space="preserve">in </w:t>
      </w:r>
      <w:r>
        <w:rPr>
          <w:rFonts w:ascii="Times New Roman" w:hAnsi="Times New Roman" w:cs="Times New Roman"/>
          <w:b/>
          <w:sz w:val="28"/>
          <w:szCs w:val="28"/>
        </w:rPr>
        <w:t>hominins</w:t>
      </w:r>
    </w:p>
    <w:p w14:paraId="256DCD85" w14:textId="77777777" w:rsidR="0075029C" w:rsidRPr="00862889" w:rsidRDefault="0075029C" w:rsidP="009338F8">
      <w:pPr>
        <w:jc w:val="center"/>
        <w:rPr>
          <w:rFonts w:ascii="Times New Roman" w:hAnsi="Times New Roman" w:cs="Times New Roman"/>
        </w:rPr>
      </w:pPr>
    </w:p>
    <w:p w14:paraId="4CDBFD74" w14:textId="6FADD3C2" w:rsidR="00980EE9" w:rsidRPr="00106D5E" w:rsidRDefault="005024D6" w:rsidP="00980EE9">
      <w:pPr>
        <w:rPr>
          <w:rFonts w:ascii="Times New Roman" w:eastAsia="Times New Roman" w:hAnsi="Times New Roman" w:cs="Times New Roman"/>
          <w:sz w:val="20"/>
          <w:szCs w:val="20"/>
        </w:rPr>
      </w:pPr>
      <w:r w:rsidRPr="009C253D">
        <w:rPr>
          <w:rFonts w:ascii="Times New Roman" w:hAnsi="Times New Roman" w:cs="Times New Roman"/>
        </w:rPr>
        <w:t>Brian M. Schilder</w:t>
      </w:r>
      <w:r w:rsidR="00980EE9" w:rsidRPr="009C253D">
        <w:rPr>
          <w:rFonts w:ascii="Times New Roman" w:hAnsi="Times New Roman" w:cs="Times New Roman"/>
          <w:vertAlign w:val="superscript"/>
        </w:rPr>
        <w:t>1</w:t>
      </w:r>
      <w:r w:rsidR="00980EE9" w:rsidRPr="009C253D">
        <w:rPr>
          <w:rFonts w:ascii="Times New Roman" w:hAnsi="Times New Roman" w:cs="Times New Roman"/>
        </w:rPr>
        <w:t xml:space="preserve">, </w:t>
      </w:r>
      <w:r w:rsidR="007023EF">
        <w:rPr>
          <w:rFonts w:ascii="Times New Roman" w:hAnsi="Times New Roman" w:cs="Times New Roman"/>
        </w:rPr>
        <w:t xml:space="preserve">W. </w:t>
      </w:r>
      <w:r w:rsidR="00980EE9" w:rsidRPr="009C253D">
        <w:rPr>
          <w:rFonts w:ascii="Times New Roman" w:hAnsi="Times New Roman" w:cs="Times New Roman"/>
        </w:rPr>
        <w:t xml:space="preserve">Andrew </w:t>
      </w:r>
      <w:r w:rsidR="00980EE9" w:rsidRPr="00106D5E">
        <w:rPr>
          <w:rFonts w:ascii="Times New Roman" w:hAnsi="Times New Roman" w:cs="Times New Roman"/>
        </w:rPr>
        <w:t>Barr</w:t>
      </w:r>
      <w:r w:rsidR="009C253D" w:rsidRPr="00106D5E">
        <w:rPr>
          <w:rFonts w:ascii="Times New Roman" w:hAnsi="Times New Roman" w:cs="Times New Roman"/>
          <w:vertAlign w:val="superscript"/>
        </w:rPr>
        <w:t>1</w:t>
      </w:r>
      <w:r w:rsidR="00980EE9" w:rsidRPr="00106D5E">
        <w:rPr>
          <w:rFonts w:ascii="Times New Roman" w:hAnsi="Times New Roman" w:cs="Times New Roman"/>
        </w:rPr>
        <w:t>, Ren</w:t>
      </w:r>
      <w:r w:rsidR="00106D5E" w:rsidRPr="00106D5E">
        <w:rPr>
          <w:rFonts w:ascii="Times New Roman" w:eastAsia="Times New Roman" w:hAnsi="Times New Roman" w:cs="Times New Roman"/>
          <w:bCs/>
          <w:shd w:val="clear" w:color="auto" w:fill="FFFFFF"/>
        </w:rPr>
        <w:t>é</w:t>
      </w:r>
      <w:r w:rsidR="00980EE9" w:rsidRPr="00106D5E">
        <w:rPr>
          <w:rFonts w:ascii="Times New Roman" w:hAnsi="Times New Roman" w:cs="Times New Roman"/>
        </w:rPr>
        <w:t xml:space="preserve"> Bobe</w:t>
      </w:r>
      <w:r w:rsidR="00673927">
        <w:rPr>
          <w:rFonts w:ascii="Times New Roman" w:hAnsi="Times New Roman" w:cs="Times New Roman"/>
          <w:vertAlign w:val="superscript"/>
        </w:rPr>
        <w:t>2</w:t>
      </w:r>
      <w:r w:rsidR="00980EE9" w:rsidRPr="00106D5E">
        <w:rPr>
          <w:rFonts w:ascii="Times New Roman" w:hAnsi="Times New Roman" w:cs="Times New Roman"/>
        </w:rPr>
        <w:t>, Chet</w:t>
      </w:r>
      <w:r w:rsidR="00270033" w:rsidRPr="00106D5E">
        <w:rPr>
          <w:rFonts w:ascii="Times New Roman" w:hAnsi="Times New Roman" w:cs="Times New Roman"/>
        </w:rPr>
        <w:t xml:space="preserve"> C.</w:t>
      </w:r>
      <w:r w:rsidR="00980EE9" w:rsidRPr="00106D5E">
        <w:rPr>
          <w:rFonts w:ascii="Times New Roman" w:hAnsi="Times New Roman" w:cs="Times New Roman"/>
        </w:rPr>
        <w:t xml:space="preserve"> Sherwood</w:t>
      </w:r>
      <w:r w:rsidR="00980EE9" w:rsidRPr="00106D5E">
        <w:rPr>
          <w:rFonts w:ascii="Times New Roman" w:hAnsi="Times New Roman" w:cs="Times New Roman"/>
          <w:vertAlign w:val="superscript"/>
        </w:rPr>
        <w:t>1</w:t>
      </w:r>
    </w:p>
    <w:p w14:paraId="0072383E" w14:textId="59BD43B9" w:rsidR="0075029C" w:rsidRPr="00106D5E" w:rsidRDefault="0075029C" w:rsidP="00A414D3">
      <w:pPr>
        <w:rPr>
          <w:rFonts w:ascii="Times New Roman" w:hAnsi="Times New Roman" w:cs="Times New Roman"/>
          <w:vertAlign w:val="superscript"/>
        </w:rPr>
      </w:pPr>
    </w:p>
    <w:p w14:paraId="51F610C0" w14:textId="77777777" w:rsidR="00A414D3" w:rsidRPr="009C253D" w:rsidRDefault="00A414D3" w:rsidP="00A414D3">
      <w:pPr>
        <w:rPr>
          <w:rFonts w:ascii="Times New Roman" w:hAnsi="Times New Roman" w:cs="Times New Roman"/>
        </w:rPr>
      </w:pPr>
    </w:p>
    <w:p w14:paraId="6F7520CF" w14:textId="22A5A299" w:rsidR="00A414D3" w:rsidRPr="009C253D" w:rsidRDefault="00C5200D" w:rsidP="00A414D3">
      <w:pPr>
        <w:rPr>
          <w:rFonts w:ascii="Times New Roman" w:hAnsi="Times New Roman" w:cs="Times New Roman"/>
          <w:i/>
        </w:rPr>
      </w:pPr>
      <w:r w:rsidRPr="009C253D">
        <w:rPr>
          <w:rFonts w:ascii="Times New Roman" w:hAnsi="Times New Roman" w:cs="Times New Roman"/>
          <w:i/>
          <w:vertAlign w:val="superscript"/>
        </w:rPr>
        <w:t>1</w:t>
      </w:r>
      <w:r w:rsidR="005024D6" w:rsidRPr="009C253D">
        <w:rPr>
          <w:rFonts w:ascii="Times New Roman" w:hAnsi="Times New Roman" w:cs="Times New Roman"/>
          <w:i/>
        </w:rPr>
        <w:t>Department of Anthropology</w:t>
      </w:r>
      <w:r w:rsidR="00A414D3" w:rsidRPr="009C253D">
        <w:rPr>
          <w:rFonts w:ascii="Times New Roman" w:hAnsi="Times New Roman" w:cs="Times New Roman"/>
          <w:i/>
        </w:rPr>
        <w:t xml:space="preserve">, Center for Advanced Study of </w:t>
      </w:r>
      <w:r w:rsidRPr="009C253D">
        <w:rPr>
          <w:rFonts w:ascii="Times New Roman" w:hAnsi="Times New Roman" w:cs="Times New Roman"/>
          <w:i/>
        </w:rPr>
        <w:t>Human</w:t>
      </w:r>
      <w:r w:rsidR="00A414D3" w:rsidRPr="009C253D">
        <w:rPr>
          <w:rFonts w:ascii="Times New Roman" w:hAnsi="Times New Roman" w:cs="Times New Roman"/>
          <w:i/>
        </w:rPr>
        <w:t xml:space="preserve"> Paleobiology, </w:t>
      </w:r>
    </w:p>
    <w:p w14:paraId="60B7D670" w14:textId="58A246D7" w:rsidR="0075029C" w:rsidRDefault="0075029C" w:rsidP="00243325">
      <w:pPr>
        <w:rPr>
          <w:rFonts w:ascii="Times New Roman" w:hAnsi="Times New Roman" w:cs="Times New Roman"/>
          <w:i/>
        </w:rPr>
      </w:pPr>
      <w:r w:rsidRPr="009C253D">
        <w:rPr>
          <w:rFonts w:ascii="Times New Roman" w:hAnsi="Times New Roman" w:cs="Times New Roman"/>
          <w:i/>
        </w:rPr>
        <w:t>The George Washington University</w:t>
      </w:r>
      <w:r w:rsidR="00A414D3" w:rsidRPr="009C253D">
        <w:rPr>
          <w:rFonts w:ascii="Times New Roman" w:hAnsi="Times New Roman" w:cs="Times New Roman"/>
          <w:i/>
        </w:rPr>
        <w:t>, USA</w:t>
      </w:r>
    </w:p>
    <w:p w14:paraId="37F066B8" w14:textId="137F6422" w:rsidR="00673927" w:rsidRPr="009C253D" w:rsidRDefault="00673927" w:rsidP="00243325">
      <w:pPr>
        <w:rPr>
          <w:rFonts w:ascii="Times New Roman" w:hAnsi="Times New Roman" w:cs="Times New Roman"/>
          <w:i/>
        </w:rPr>
      </w:pPr>
      <w:r>
        <w:rPr>
          <w:rFonts w:ascii="Times New Roman" w:hAnsi="Times New Roman" w:cs="Times New Roman"/>
          <w:i/>
          <w:vertAlign w:val="superscript"/>
        </w:rPr>
        <w:t>2</w:t>
      </w:r>
      <w:r>
        <w:rPr>
          <w:rFonts w:ascii="Times New Roman" w:hAnsi="Times New Roman" w:cs="Times New Roman"/>
          <w:i/>
        </w:rPr>
        <w:t>Institute of Cognitive &amp; Evolutionary Anthropology, Oxford University</w:t>
      </w:r>
      <w:r w:rsidR="00AB7093">
        <w:rPr>
          <w:rFonts w:ascii="Times New Roman" w:hAnsi="Times New Roman" w:cs="Times New Roman"/>
          <w:i/>
        </w:rPr>
        <w:t>, Oxford, UK</w:t>
      </w:r>
      <w:r>
        <w:rPr>
          <w:rFonts w:ascii="Times New Roman" w:hAnsi="Times New Roman" w:cs="Times New Roman"/>
          <w:i/>
        </w:rPr>
        <w:t xml:space="preserve"> </w:t>
      </w:r>
    </w:p>
    <w:p w14:paraId="07AA81CC" w14:textId="77777777" w:rsidR="0075029C" w:rsidRPr="009C253D" w:rsidRDefault="0075029C" w:rsidP="009338F8">
      <w:pPr>
        <w:jc w:val="center"/>
        <w:rPr>
          <w:rFonts w:ascii="Times New Roman" w:hAnsi="Times New Roman" w:cs="Times New Roman"/>
        </w:rPr>
      </w:pPr>
    </w:p>
    <w:p w14:paraId="7BA34751" w14:textId="77777777" w:rsidR="00FF519C" w:rsidRPr="00862889" w:rsidRDefault="00FF519C" w:rsidP="009338F8">
      <w:pPr>
        <w:jc w:val="center"/>
        <w:rPr>
          <w:rFonts w:ascii="Times New Roman" w:hAnsi="Times New Roman" w:cs="Times New Roman"/>
        </w:rPr>
      </w:pPr>
    </w:p>
    <w:p w14:paraId="0C046A03" w14:textId="15A1A7CD" w:rsidR="00E62E16" w:rsidRPr="00862889" w:rsidRDefault="005024D6" w:rsidP="0075029C">
      <w:pPr>
        <w:rPr>
          <w:rFonts w:ascii="Times New Roman" w:hAnsi="Times New Roman" w:cs="Times New Roman"/>
        </w:rPr>
      </w:pPr>
      <w:r w:rsidRPr="00862889">
        <w:rPr>
          <w:rFonts w:ascii="Times New Roman" w:hAnsi="Times New Roman" w:cs="Times New Roman"/>
          <w:i/>
        </w:rPr>
        <w:t>E-mail address</w:t>
      </w:r>
      <w:r w:rsidRPr="00862889">
        <w:rPr>
          <w:rFonts w:ascii="Times New Roman" w:hAnsi="Times New Roman" w:cs="Times New Roman"/>
        </w:rPr>
        <w:t xml:space="preserve">: </w:t>
      </w:r>
      <w:hyperlink r:id="rId8" w:history="1">
        <w:r w:rsidRPr="00862889">
          <w:rPr>
            <w:rStyle w:val="Hyperlink"/>
            <w:rFonts w:ascii="Times New Roman" w:hAnsi="Times New Roman" w:cs="Times New Roman"/>
          </w:rPr>
          <w:t>schilder@</w:t>
        </w:r>
        <w:r w:rsidR="00BE53AE">
          <w:rPr>
            <w:rStyle w:val="Hyperlink"/>
            <w:rFonts w:ascii="Times New Roman" w:hAnsi="Times New Roman" w:cs="Times New Roman"/>
          </w:rPr>
          <w:t>gwu.edu</w:t>
        </w:r>
      </w:hyperlink>
    </w:p>
    <w:p w14:paraId="2B389C9D" w14:textId="05307CD6" w:rsidR="0046381B" w:rsidRPr="00862889" w:rsidRDefault="00357F9B" w:rsidP="0075029C">
      <w:pPr>
        <w:rPr>
          <w:rFonts w:ascii="Times New Roman" w:hAnsi="Times New Roman" w:cs="Times New Roman"/>
        </w:rPr>
      </w:pPr>
      <w:r w:rsidRPr="00862889">
        <w:rPr>
          <w:rFonts w:ascii="Times New Roman" w:hAnsi="Times New Roman" w:cs="Times New Roman"/>
          <w:i/>
        </w:rPr>
        <w:t>Mailing address</w:t>
      </w:r>
      <w:r w:rsidRPr="00862889">
        <w:rPr>
          <w:rFonts w:ascii="Times New Roman" w:hAnsi="Times New Roman" w:cs="Times New Roman"/>
        </w:rPr>
        <w:t xml:space="preserve">: </w:t>
      </w:r>
      <w:r w:rsidR="00BE53AE">
        <w:rPr>
          <w:rFonts w:ascii="Times New Roman" w:hAnsi="Times New Roman" w:cs="Times New Roman"/>
        </w:rPr>
        <w:t>Science and Engineering Hall,</w:t>
      </w:r>
      <w:r w:rsidRPr="00862889">
        <w:rPr>
          <w:rFonts w:ascii="Times New Roman" w:hAnsi="Times New Roman" w:cs="Times New Roman"/>
        </w:rPr>
        <w:t xml:space="preserve"> </w:t>
      </w:r>
      <w:r w:rsidR="00C5200D">
        <w:rPr>
          <w:rFonts w:ascii="Times New Roman" w:hAnsi="Times New Roman" w:cs="Times New Roman"/>
        </w:rPr>
        <w:t>800</w:t>
      </w:r>
      <w:r w:rsidR="0075029C" w:rsidRPr="00862889">
        <w:rPr>
          <w:rFonts w:ascii="Times New Roman" w:hAnsi="Times New Roman" w:cs="Times New Roman"/>
        </w:rPr>
        <w:t xml:space="preserve"> </w:t>
      </w:r>
      <w:r w:rsidR="00BE53AE">
        <w:rPr>
          <w:rFonts w:ascii="Times New Roman" w:hAnsi="Times New Roman" w:cs="Times New Roman"/>
        </w:rPr>
        <w:t xml:space="preserve">22nd St </w:t>
      </w:r>
      <w:r w:rsidR="0075029C" w:rsidRPr="00862889">
        <w:rPr>
          <w:rFonts w:ascii="Times New Roman" w:hAnsi="Times New Roman" w:cs="Times New Roman"/>
        </w:rPr>
        <w:t>NW</w:t>
      </w:r>
      <w:r w:rsidRPr="00862889">
        <w:rPr>
          <w:rFonts w:ascii="Times New Roman" w:hAnsi="Times New Roman" w:cs="Times New Roman"/>
        </w:rPr>
        <w:t xml:space="preserve">, </w:t>
      </w:r>
      <w:r w:rsidR="0046381B" w:rsidRPr="00862889">
        <w:rPr>
          <w:rFonts w:ascii="Times New Roman" w:hAnsi="Times New Roman" w:cs="Times New Roman"/>
        </w:rPr>
        <w:t>Washington, DC 20052</w:t>
      </w:r>
      <w:r w:rsidRPr="00862889">
        <w:rPr>
          <w:rFonts w:ascii="Times New Roman" w:hAnsi="Times New Roman" w:cs="Times New Roman"/>
        </w:rPr>
        <w:t>, USA</w:t>
      </w:r>
    </w:p>
    <w:p w14:paraId="11C85623" w14:textId="4EFB32A5" w:rsidR="00E62E16" w:rsidRPr="00862889" w:rsidRDefault="00357F9B" w:rsidP="0075029C">
      <w:pPr>
        <w:rPr>
          <w:rFonts w:ascii="Times New Roman" w:hAnsi="Times New Roman" w:cs="Times New Roman"/>
        </w:rPr>
      </w:pPr>
      <w:r w:rsidRPr="00862889">
        <w:rPr>
          <w:rFonts w:ascii="Times New Roman" w:hAnsi="Times New Roman" w:cs="Times New Roman"/>
          <w:i/>
        </w:rPr>
        <w:t>Telephone</w:t>
      </w:r>
      <w:r w:rsidRPr="00862889">
        <w:rPr>
          <w:rFonts w:ascii="Times New Roman" w:hAnsi="Times New Roman" w:cs="Times New Roman"/>
        </w:rPr>
        <w:t>:  1-</w:t>
      </w:r>
      <w:r w:rsidR="0075029C" w:rsidRPr="00862889">
        <w:rPr>
          <w:rFonts w:ascii="Times New Roman" w:hAnsi="Times New Roman" w:cs="Times New Roman"/>
        </w:rPr>
        <w:t>20</w:t>
      </w:r>
      <w:r w:rsidR="009F414D" w:rsidRPr="00862889">
        <w:rPr>
          <w:rFonts w:ascii="Times New Roman" w:hAnsi="Times New Roman" w:cs="Times New Roman"/>
        </w:rPr>
        <w:t>2</w:t>
      </w:r>
      <w:r w:rsidR="00E62E16" w:rsidRPr="00862889">
        <w:rPr>
          <w:rFonts w:ascii="Times New Roman" w:hAnsi="Times New Roman" w:cs="Times New Roman"/>
        </w:rPr>
        <w:t>-994-5923 (Lab)</w:t>
      </w:r>
    </w:p>
    <w:p w14:paraId="2608EE8A" w14:textId="77777777" w:rsidR="00E62E16" w:rsidRDefault="00E62E16" w:rsidP="0075029C">
      <w:pPr>
        <w:rPr>
          <w:rFonts w:ascii="Times New Roman" w:hAnsi="Times New Roman" w:cs="Times New Roman"/>
        </w:rPr>
      </w:pPr>
    </w:p>
    <w:p w14:paraId="10E350E6" w14:textId="77777777" w:rsidR="00FF519C" w:rsidRPr="00862889" w:rsidRDefault="00FF519C" w:rsidP="0075029C">
      <w:pPr>
        <w:rPr>
          <w:rFonts w:ascii="Times New Roman" w:hAnsi="Times New Roman" w:cs="Times New Roman"/>
        </w:rPr>
      </w:pPr>
    </w:p>
    <w:p w14:paraId="0B43AC36" w14:textId="43FCB040" w:rsidR="00E62E16" w:rsidRPr="00862889" w:rsidRDefault="00E62E16" w:rsidP="0075029C">
      <w:pPr>
        <w:rPr>
          <w:rFonts w:ascii="Times New Roman" w:hAnsi="Times New Roman" w:cs="Times New Roman"/>
        </w:rPr>
      </w:pPr>
      <w:r w:rsidRPr="00862889">
        <w:rPr>
          <w:rFonts w:ascii="Times New Roman" w:hAnsi="Times New Roman" w:cs="Times New Roman"/>
          <w:i/>
        </w:rPr>
        <w:t>Keywords</w:t>
      </w:r>
      <w:r w:rsidRPr="00862889">
        <w:rPr>
          <w:rFonts w:ascii="Times New Roman" w:hAnsi="Times New Roman" w:cs="Times New Roman"/>
        </w:rPr>
        <w:t>:</w:t>
      </w:r>
      <w:r w:rsidR="00357F9B" w:rsidRPr="00862889">
        <w:rPr>
          <w:rFonts w:ascii="Times New Roman" w:hAnsi="Times New Roman" w:cs="Times New Roman"/>
        </w:rPr>
        <w:t xml:space="preserve">  </w:t>
      </w:r>
      <w:r w:rsidRPr="00862889">
        <w:rPr>
          <w:rFonts w:ascii="Times New Roman" w:hAnsi="Times New Roman" w:cs="Times New Roman"/>
        </w:rPr>
        <w:t>Variability selection, brain evolut</w:t>
      </w:r>
      <w:r w:rsidR="007B3DFF">
        <w:rPr>
          <w:rFonts w:ascii="Times New Roman" w:hAnsi="Times New Roman" w:cs="Times New Roman"/>
        </w:rPr>
        <w:t>ion</w:t>
      </w:r>
      <w:r w:rsidRPr="00862889">
        <w:rPr>
          <w:rFonts w:ascii="Times New Roman" w:hAnsi="Times New Roman" w:cs="Times New Roman"/>
        </w:rPr>
        <w:t>,</w:t>
      </w:r>
      <w:r w:rsidR="00C5200D">
        <w:rPr>
          <w:rFonts w:ascii="Times New Roman" w:hAnsi="Times New Roman" w:cs="Times New Roman"/>
        </w:rPr>
        <w:t xml:space="preserve"> paleoclimate</w:t>
      </w:r>
      <w:r w:rsidR="00F31D76" w:rsidRPr="00862889">
        <w:rPr>
          <w:rFonts w:ascii="Times New Roman" w:hAnsi="Times New Roman" w:cs="Times New Roman"/>
        </w:rPr>
        <w:t>, isotopes</w:t>
      </w:r>
      <w:r w:rsidR="007B3DFF">
        <w:rPr>
          <w:rFonts w:ascii="Times New Roman" w:hAnsi="Times New Roman" w:cs="Times New Roman"/>
        </w:rPr>
        <w:t>, temporal autocorrelation</w:t>
      </w:r>
    </w:p>
    <w:p w14:paraId="74E5044F" w14:textId="2048CB1A" w:rsidR="00EF4A96" w:rsidRDefault="00EF4A96" w:rsidP="00CA7C32">
      <w:pPr>
        <w:rPr>
          <w:rFonts w:ascii="Times New Roman" w:hAnsi="Times New Roman" w:cs="Times New Roman"/>
        </w:rPr>
      </w:pPr>
    </w:p>
    <w:p w14:paraId="3019CB55" w14:textId="1C2C3630" w:rsidR="00500E53" w:rsidRPr="00862889" w:rsidRDefault="005C6731" w:rsidP="00BA125A">
      <w:pPr>
        <w:rPr>
          <w:rFonts w:ascii="Times New Roman" w:hAnsi="Times New Roman" w:cs="Times New Roman"/>
          <w:b/>
        </w:rPr>
      </w:pPr>
      <w:r>
        <w:rPr>
          <w:rFonts w:ascii="Times New Roman" w:hAnsi="Times New Roman" w:cs="Times New Roman"/>
          <w:b/>
        </w:rPr>
        <w:br w:type="page"/>
      </w:r>
      <w:r w:rsidR="00697BB7">
        <w:rPr>
          <w:rFonts w:ascii="Times New Roman" w:hAnsi="Times New Roman" w:cs="Times New Roman"/>
          <w:b/>
        </w:rPr>
        <w:lastRenderedPageBreak/>
        <w:t>ABSTRACT</w:t>
      </w:r>
    </w:p>
    <w:p w14:paraId="15920795" w14:textId="77777777" w:rsidR="00E43AEF" w:rsidRDefault="00E43AEF" w:rsidP="00BA125A">
      <w:pPr>
        <w:rPr>
          <w:rFonts w:ascii="Times New Roman" w:hAnsi="Times New Roman" w:cs="Times New Roman"/>
        </w:rPr>
      </w:pPr>
    </w:p>
    <w:p w14:paraId="6D204005" w14:textId="1FE66DC0" w:rsidR="00C53A10" w:rsidRDefault="00E43AEF" w:rsidP="001C6EDA">
      <w:pPr>
        <w:rPr>
          <w:rFonts w:ascii="Times New Roman" w:hAnsi="Times New Roman" w:cs="Times New Roman"/>
        </w:rPr>
      </w:pPr>
      <w:r>
        <w:rPr>
          <w:rFonts w:ascii="Times New Roman" w:hAnsi="Times New Roman" w:cs="Times New Roman"/>
        </w:rPr>
        <w:t xml:space="preserve">Increases in brain size over the course of evolutionary time have been observed in multiple mammalian </w:t>
      </w:r>
      <w:r w:rsidR="001C6EDA">
        <w:rPr>
          <w:rFonts w:ascii="Times New Roman" w:hAnsi="Times New Roman" w:cs="Times New Roman"/>
        </w:rPr>
        <w:t>lineages</w:t>
      </w:r>
      <w:r>
        <w:rPr>
          <w:rFonts w:ascii="Times New Roman" w:hAnsi="Times New Roman" w:cs="Times New Roman"/>
        </w:rPr>
        <w:t>,</w:t>
      </w:r>
      <w:r w:rsidR="0044488D">
        <w:rPr>
          <w:rFonts w:ascii="Times New Roman" w:hAnsi="Times New Roman" w:cs="Times New Roman"/>
        </w:rPr>
        <w:t xml:space="preserve"> including H</w:t>
      </w:r>
      <w:r w:rsidR="00C3757C">
        <w:rPr>
          <w:rFonts w:ascii="Times New Roman" w:hAnsi="Times New Roman" w:cs="Times New Roman"/>
        </w:rPr>
        <w:t>ominins. This has inspired</w:t>
      </w:r>
      <w:r>
        <w:rPr>
          <w:rFonts w:ascii="Times New Roman" w:hAnsi="Times New Roman" w:cs="Times New Roman"/>
        </w:rPr>
        <w:t xml:space="preserve"> a variety of competing </w:t>
      </w:r>
      <w:r w:rsidR="00575AF1">
        <w:rPr>
          <w:rFonts w:ascii="Times New Roman" w:hAnsi="Times New Roman" w:cs="Times New Roman"/>
        </w:rPr>
        <w:t>proposals for</w:t>
      </w:r>
      <w:r w:rsidR="00C3757C">
        <w:rPr>
          <w:rFonts w:ascii="Times New Roman" w:hAnsi="Times New Roman" w:cs="Times New Roman"/>
        </w:rPr>
        <w:t xml:space="preserve"> underlying forces driving brain size increase</w:t>
      </w:r>
      <w:r>
        <w:rPr>
          <w:rFonts w:ascii="Times New Roman" w:hAnsi="Times New Roman" w:cs="Times New Roman"/>
        </w:rPr>
        <w:t xml:space="preserve">. </w:t>
      </w:r>
      <w:r w:rsidR="00C3757C">
        <w:rPr>
          <w:rFonts w:ascii="Times New Roman" w:hAnsi="Times New Roman" w:cs="Times New Roman"/>
        </w:rPr>
        <w:t>Large-scale changes in</w:t>
      </w:r>
      <w:r w:rsidR="003A2FE5">
        <w:rPr>
          <w:rFonts w:ascii="Times New Roman" w:hAnsi="Times New Roman" w:cs="Times New Roman"/>
        </w:rPr>
        <w:t xml:space="preserve"> climate </w:t>
      </w:r>
      <w:r w:rsidR="00C3757C">
        <w:rPr>
          <w:rFonts w:ascii="Times New Roman" w:hAnsi="Times New Roman" w:cs="Times New Roman"/>
        </w:rPr>
        <w:t>are one such proposed explanation</w:t>
      </w:r>
      <w:r w:rsidR="003A2FE5">
        <w:rPr>
          <w:rFonts w:ascii="Times New Roman" w:hAnsi="Times New Roman" w:cs="Times New Roman"/>
        </w:rPr>
        <w:t>.</w:t>
      </w:r>
      <w:r w:rsidR="00F714F9">
        <w:rPr>
          <w:rFonts w:ascii="Times New Roman" w:hAnsi="Times New Roman" w:cs="Times New Roman"/>
        </w:rPr>
        <w:t xml:space="preserve"> However </w:t>
      </w:r>
      <w:r w:rsidR="008331FE">
        <w:rPr>
          <w:rFonts w:ascii="Times New Roman" w:hAnsi="Times New Roman" w:cs="Times New Roman"/>
        </w:rPr>
        <w:t xml:space="preserve">different </w:t>
      </w:r>
      <w:r w:rsidR="00F714F9">
        <w:rPr>
          <w:rFonts w:ascii="Times New Roman" w:hAnsi="Times New Roman" w:cs="Times New Roman"/>
        </w:rPr>
        <w:t>aspect</w:t>
      </w:r>
      <w:r w:rsidR="008331FE">
        <w:rPr>
          <w:rFonts w:ascii="Times New Roman" w:hAnsi="Times New Roman" w:cs="Times New Roman"/>
        </w:rPr>
        <w:t>s</w:t>
      </w:r>
      <w:r w:rsidR="00F714F9">
        <w:rPr>
          <w:rFonts w:ascii="Times New Roman" w:hAnsi="Times New Roman" w:cs="Times New Roman"/>
        </w:rPr>
        <w:t xml:space="preserve"> of the </w:t>
      </w:r>
      <w:commentRangeStart w:id="0"/>
      <w:r w:rsidR="00F714F9">
        <w:rPr>
          <w:rFonts w:ascii="Times New Roman" w:hAnsi="Times New Roman" w:cs="Times New Roman"/>
        </w:rPr>
        <w:t>climate</w:t>
      </w:r>
      <w:r w:rsidR="009412F2">
        <w:rPr>
          <w:rFonts w:ascii="Times New Roman" w:hAnsi="Times New Roman" w:cs="Times New Roman"/>
        </w:rPr>
        <w:t xml:space="preserve"> </w:t>
      </w:r>
      <w:commentRangeEnd w:id="0"/>
      <w:r w:rsidR="00222A0E">
        <w:rPr>
          <w:rStyle w:val="CommentReference"/>
        </w:rPr>
        <w:commentReference w:id="0"/>
      </w:r>
      <w:r w:rsidR="009412F2">
        <w:rPr>
          <w:rFonts w:ascii="Times New Roman" w:hAnsi="Times New Roman" w:cs="Times New Roman"/>
        </w:rPr>
        <w:t xml:space="preserve">(e.g. </w:t>
      </w:r>
      <w:r w:rsidR="00A6219F">
        <w:rPr>
          <w:rFonts w:ascii="Times New Roman" w:hAnsi="Times New Roman" w:cs="Times New Roman"/>
        </w:rPr>
        <w:t>Trend, Variability, Rate</w:t>
      </w:r>
      <w:r w:rsidR="009412F2">
        <w:rPr>
          <w:rFonts w:ascii="Times New Roman" w:hAnsi="Times New Roman" w:cs="Times New Roman"/>
        </w:rPr>
        <w:t xml:space="preserve">) </w:t>
      </w:r>
      <w:r w:rsidR="008331FE">
        <w:rPr>
          <w:rFonts w:ascii="Times New Roman" w:hAnsi="Times New Roman" w:cs="Times New Roman"/>
        </w:rPr>
        <w:t xml:space="preserve">have </w:t>
      </w:r>
      <w:del w:id="1" w:author="Andrew Barr" w:date="2015-12-11T16:30:00Z">
        <w:r w:rsidR="00F714F9" w:rsidDel="00222A0E">
          <w:rPr>
            <w:rFonts w:ascii="Times New Roman" w:hAnsi="Times New Roman" w:cs="Times New Roman"/>
          </w:rPr>
          <w:delText>traditional</w:delText>
        </w:r>
        <w:r w:rsidR="00C3757C" w:rsidDel="00222A0E">
          <w:rPr>
            <w:rFonts w:ascii="Times New Roman" w:hAnsi="Times New Roman" w:cs="Times New Roman"/>
          </w:rPr>
          <w:delText>ly</w:delText>
        </w:r>
        <w:r w:rsidR="00F714F9" w:rsidDel="00222A0E">
          <w:rPr>
            <w:rFonts w:ascii="Times New Roman" w:hAnsi="Times New Roman" w:cs="Times New Roman"/>
          </w:rPr>
          <w:delText xml:space="preserve"> </w:delText>
        </w:r>
      </w:del>
      <w:r w:rsidR="00F714F9">
        <w:rPr>
          <w:rFonts w:ascii="Times New Roman" w:hAnsi="Times New Roman" w:cs="Times New Roman"/>
        </w:rPr>
        <w:t xml:space="preserve">been </w:t>
      </w:r>
      <w:r w:rsidR="0044488D">
        <w:rPr>
          <w:rFonts w:ascii="Times New Roman" w:hAnsi="Times New Roman" w:cs="Times New Roman"/>
        </w:rPr>
        <w:t xml:space="preserve">promoted as </w:t>
      </w:r>
      <w:r w:rsidR="00B81E94">
        <w:rPr>
          <w:rFonts w:ascii="Times New Roman" w:hAnsi="Times New Roman" w:cs="Times New Roman"/>
        </w:rPr>
        <w:t>alternate</w:t>
      </w:r>
      <w:r w:rsidR="0044488D">
        <w:rPr>
          <w:rFonts w:ascii="Times New Roman" w:hAnsi="Times New Roman" w:cs="Times New Roman"/>
        </w:rPr>
        <w:t xml:space="preserve"> scenarios behind global cli</w:t>
      </w:r>
      <w:r w:rsidR="008D3FA0">
        <w:rPr>
          <w:rFonts w:ascii="Times New Roman" w:hAnsi="Times New Roman" w:cs="Times New Roman"/>
        </w:rPr>
        <w:t xml:space="preserve">matic forcing of </w:t>
      </w:r>
      <w:r w:rsidR="00B81E94">
        <w:rPr>
          <w:rFonts w:ascii="Times New Roman" w:hAnsi="Times New Roman" w:cs="Times New Roman"/>
        </w:rPr>
        <w:t>Hominin</w:t>
      </w:r>
      <w:r w:rsidR="008D3FA0">
        <w:rPr>
          <w:rFonts w:ascii="Times New Roman" w:hAnsi="Times New Roman" w:cs="Times New Roman"/>
        </w:rPr>
        <w:t xml:space="preserve"> evolution, without addressing the possibility that </w:t>
      </w:r>
      <w:del w:id="2" w:author="Andrew Barr" w:date="2015-12-11T16:30:00Z">
        <w:r w:rsidR="00B81E94" w:rsidDel="00222A0E">
          <w:rPr>
            <w:rFonts w:ascii="Times New Roman" w:hAnsi="Times New Roman" w:cs="Times New Roman"/>
          </w:rPr>
          <w:delText xml:space="preserve">both </w:delText>
        </w:r>
        <w:r w:rsidR="003D71BD" w:rsidDel="00222A0E">
          <w:rPr>
            <w:rFonts w:ascii="Times New Roman" w:hAnsi="Times New Roman" w:cs="Times New Roman"/>
          </w:rPr>
          <w:delText xml:space="preserve">of </w:delText>
        </w:r>
      </w:del>
      <w:r w:rsidR="00723584">
        <w:rPr>
          <w:rFonts w:ascii="Times New Roman" w:hAnsi="Times New Roman" w:cs="Times New Roman"/>
        </w:rPr>
        <w:t xml:space="preserve">these </w:t>
      </w:r>
      <w:r w:rsidR="00C3757C">
        <w:rPr>
          <w:rFonts w:ascii="Times New Roman" w:hAnsi="Times New Roman" w:cs="Times New Roman"/>
        </w:rPr>
        <w:t xml:space="preserve">highly interrelated </w:t>
      </w:r>
      <w:r w:rsidR="001C6EDA">
        <w:rPr>
          <w:rFonts w:ascii="Times New Roman" w:hAnsi="Times New Roman" w:cs="Times New Roman"/>
        </w:rPr>
        <w:t>climatic variables</w:t>
      </w:r>
      <w:r w:rsidR="008D3FA0">
        <w:rPr>
          <w:rFonts w:ascii="Times New Roman" w:hAnsi="Times New Roman" w:cs="Times New Roman"/>
        </w:rPr>
        <w:t xml:space="preserve"> could </w:t>
      </w:r>
      <w:r w:rsidR="00E5564A">
        <w:rPr>
          <w:rFonts w:ascii="Times New Roman" w:hAnsi="Times New Roman" w:cs="Times New Roman"/>
        </w:rPr>
        <w:t>simultaneously</w:t>
      </w:r>
      <w:r w:rsidR="008D3FA0">
        <w:rPr>
          <w:rFonts w:ascii="Times New Roman" w:hAnsi="Times New Roman" w:cs="Times New Roman"/>
        </w:rPr>
        <w:t xml:space="preserve"> be contributing factors</w:t>
      </w:r>
      <w:r w:rsidR="001C6EDA">
        <w:rPr>
          <w:rFonts w:ascii="Times New Roman" w:hAnsi="Times New Roman" w:cs="Times New Roman"/>
        </w:rPr>
        <w:t xml:space="preserve">. </w:t>
      </w:r>
      <w:r w:rsidR="00C3757C">
        <w:rPr>
          <w:rFonts w:ascii="Times New Roman" w:hAnsi="Times New Roman" w:cs="Times New Roman"/>
        </w:rPr>
        <w:t>Furthermore, previous investigations of</w:t>
      </w:r>
      <w:r w:rsidR="001C6EDA">
        <w:rPr>
          <w:rFonts w:ascii="Times New Roman" w:hAnsi="Times New Roman" w:cs="Times New Roman"/>
        </w:rPr>
        <w:t xml:space="preserve"> this topic have not </w:t>
      </w:r>
      <w:r w:rsidR="00842FE6">
        <w:rPr>
          <w:rFonts w:ascii="Times New Roman" w:hAnsi="Times New Roman" w:cs="Times New Roman"/>
        </w:rPr>
        <w:t xml:space="preserve">appropriately </w:t>
      </w:r>
      <w:r w:rsidR="001C6EDA">
        <w:rPr>
          <w:rFonts w:ascii="Times New Roman" w:hAnsi="Times New Roman" w:cs="Times New Roman"/>
        </w:rPr>
        <w:t xml:space="preserve">accounted for temporal autocorrelation by detrending </w:t>
      </w:r>
      <w:r w:rsidR="001B407B">
        <w:rPr>
          <w:rFonts w:ascii="Times New Roman" w:hAnsi="Times New Roman" w:cs="Times New Roman"/>
        </w:rPr>
        <w:t>time series</w:t>
      </w:r>
      <w:r w:rsidR="001C6EDA">
        <w:rPr>
          <w:rFonts w:ascii="Times New Roman" w:hAnsi="Times New Roman" w:cs="Times New Roman"/>
        </w:rPr>
        <w:t xml:space="preserve"> data</w:t>
      </w:r>
      <w:r w:rsidR="00160234">
        <w:rPr>
          <w:rFonts w:ascii="Times New Roman" w:hAnsi="Times New Roman" w:cs="Times New Roman"/>
        </w:rPr>
        <w:t xml:space="preserve">, leading to a </w:t>
      </w:r>
      <w:commentRangeStart w:id="3"/>
      <w:r w:rsidR="00160234">
        <w:rPr>
          <w:rFonts w:ascii="Times New Roman" w:hAnsi="Times New Roman" w:cs="Times New Roman"/>
        </w:rPr>
        <w:t xml:space="preserve">prevalence </w:t>
      </w:r>
      <w:commentRangeEnd w:id="3"/>
      <w:r w:rsidR="00222A0E">
        <w:rPr>
          <w:rStyle w:val="CommentReference"/>
        </w:rPr>
        <w:commentReference w:id="3"/>
      </w:r>
      <w:r w:rsidR="00160234">
        <w:rPr>
          <w:rFonts w:ascii="Times New Roman" w:hAnsi="Times New Roman" w:cs="Times New Roman"/>
        </w:rPr>
        <w:t xml:space="preserve">of false positive relationships between </w:t>
      </w:r>
      <w:r w:rsidR="00204821">
        <w:rPr>
          <w:rFonts w:ascii="Times New Roman" w:hAnsi="Times New Roman" w:cs="Times New Roman"/>
        </w:rPr>
        <w:t>brain size and climate</w:t>
      </w:r>
      <w:r w:rsidR="001C6EDA">
        <w:rPr>
          <w:rFonts w:ascii="Times New Roman" w:hAnsi="Times New Roman" w:cs="Times New Roman"/>
        </w:rPr>
        <w:t xml:space="preserve">. </w:t>
      </w:r>
    </w:p>
    <w:p w14:paraId="695608EE" w14:textId="4B42385B" w:rsidR="00500E53" w:rsidRDefault="001C6EDA" w:rsidP="0035464B">
      <w:pPr>
        <w:ind w:firstLine="720"/>
        <w:rPr>
          <w:rFonts w:ascii="Times New Roman" w:hAnsi="Times New Roman" w:cs="Times New Roman"/>
        </w:rPr>
      </w:pPr>
      <w:r>
        <w:rPr>
          <w:rFonts w:ascii="Times New Roman" w:hAnsi="Times New Roman" w:cs="Times New Roman"/>
        </w:rPr>
        <w:t xml:space="preserve">Here we </w:t>
      </w:r>
      <w:r w:rsidR="00D1319B">
        <w:rPr>
          <w:rFonts w:ascii="Times New Roman" w:hAnsi="Times New Roman" w:cs="Times New Roman"/>
        </w:rPr>
        <w:t>investigated</w:t>
      </w:r>
      <w:r>
        <w:rPr>
          <w:rFonts w:ascii="Times New Roman" w:hAnsi="Times New Roman" w:cs="Times New Roman"/>
        </w:rPr>
        <w:t xml:space="preserve"> </w:t>
      </w:r>
      <w:r w:rsidR="003828E7">
        <w:rPr>
          <w:rFonts w:ascii="Times New Roman" w:hAnsi="Times New Roman" w:cs="Times New Roman"/>
        </w:rPr>
        <w:t xml:space="preserve">the relationship between </w:t>
      </w:r>
      <w:r w:rsidR="00A374BB">
        <w:rPr>
          <w:rFonts w:ascii="Times New Roman" w:hAnsi="Times New Roman" w:cs="Times New Roman"/>
        </w:rPr>
        <w:t xml:space="preserve">different measures of </w:t>
      </w:r>
      <w:r w:rsidR="003828E7">
        <w:rPr>
          <w:rFonts w:ascii="Times New Roman" w:hAnsi="Times New Roman" w:cs="Times New Roman"/>
        </w:rPr>
        <w:t xml:space="preserve">the global oxygen isotope record </w:t>
      </w:r>
      <w:r w:rsidR="00A374BB">
        <w:rPr>
          <w:rFonts w:ascii="Times New Roman" w:hAnsi="Times New Roman" w:cs="Times New Roman"/>
        </w:rPr>
        <w:t>(</w:t>
      </w:r>
      <w:r w:rsidR="00A814C9">
        <w:rPr>
          <w:rFonts w:ascii="Times New Roman" w:hAnsi="Times New Roman" w:cs="Times New Roman"/>
        </w:rPr>
        <w:t>T</w:t>
      </w:r>
      <w:r w:rsidR="00A374BB">
        <w:rPr>
          <w:rFonts w:ascii="Times New Roman" w:hAnsi="Times New Roman" w:cs="Times New Roman"/>
        </w:rPr>
        <w:t xml:space="preserve">rend, </w:t>
      </w:r>
      <w:r w:rsidR="00A814C9">
        <w:rPr>
          <w:rFonts w:ascii="Times New Roman" w:hAnsi="Times New Roman" w:cs="Times New Roman"/>
        </w:rPr>
        <w:t>V</w:t>
      </w:r>
      <w:r w:rsidR="00A374BB">
        <w:rPr>
          <w:rFonts w:ascii="Times New Roman" w:hAnsi="Times New Roman" w:cs="Times New Roman"/>
        </w:rPr>
        <w:t xml:space="preserve">ariability, and </w:t>
      </w:r>
      <w:r w:rsidR="00A814C9">
        <w:rPr>
          <w:rFonts w:ascii="Times New Roman" w:hAnsi="Times New Roman" w:cs="Times New Roman"/>
        </w:rPr>
        <w:t>R</w:t>
      </w:r>
      <w:r w:rsidR="00A374BB">
        <w:rPr>
          <w:rFonts w:ascii="Times New Roman" w:hAnsi="Times New Roman" w:cs="Times New Roman"/>
        </w:rPr>
        <w:t xml:space="preserve">ate of change) </w:t>
      </w:r>
      <w:r w:rsidR="003828E7">
        <w:rPr>
          <w:rFonts w:ascii="Times New Roman" w:hAnsi="Times New Roman" w:cs="Times New Roman"/>
        </w:rPr>
        <w:t>and cranial capacity</w:t>
      </w:r>
      <w:r w:rsidR="005D76BA">
        <w:rPr>
          <w:rFonts w:ascii="Times New Roman" w:hAnsi="Times New Roman" w:cs="Times New Roman"/>
        </w:rPr>
        <w:t xml:space="preserve"> (CC)</w:t>
      </w:r>
      <w:r w:rsidR="003828E7">
        <w:rPr>
          <w:rFonts w:ascii="Times New Roman" w:hAnsi="Times New Roman" w:cs="Times New Roman"/>
        </w:rPr>
        <w:t xml:space="preserve">, first using a dataset </w:t>
      </w:r>
      <w:r w:rsidR="00D1319B">
        <w:rPr>
          <w:rFonts w:ascii="Times New Roman" w:hAnsi="Times New Roman" w:cs="Times New Roman"/>
        </w:rPr>
        <w:t xml:space="preserve">of </w:t>
      </w:r>
      <w:r w:rsidR="0084397B">
        <w:rPr>
          <w:rFonts w:ascii="Times New Roman" w:hAnsi="Times New Roman" w:cs="Times New Roman"/>
        </w:rPr>
        <w:t>222</w:t>
      </w:r>
      <w:r>
        <w:rPr>
          <w:rFonts w:ascii="Times New Roman" w:hAnsi="Times New Roman" w:cs="Times New Roman"/>
        </w:rPr>
        <w:t xml:space="preserve"> </w:t>
      </w:r>
      <w:r w:rsidR="003828E7">
        <w:rPr>
          <w:rFonts w:ascii="Times New Roman" w:hAnsi="Times New Roman" w:cs="Times New Roman"/>
        </w:rPr>
        <w:t>fossil s</w:t>
      </w:r>
      <w:r w:rsidR="00D1319B">
        <w:rPr>
          <w:rFonts w:ascii="Times New Roman" w:hAnsi="Times New Roman" w:cs="Times New Roman"/>
        </w:rPr>
        <w:t>pecies</w:t>
      </w:r>
      <w:r w:rsidR="00C53A10">
        <w:rPr>
          <w:rFonts w:ascii="Times New Roman" w:hAnsi="Times New Roman" w:cs="Times New Roman"/>
        </w:rPr>
        <w:t xml:space="preserve"> representing five different mammalian orders. Analyses were then repeated using</w:t>
      </w:r>
      <w:r w:rsidR="00D1319B">
        <w:rPr>
          <w:rFonts w:ascii="Times New Roman" w:hAnsi="Times New Roman" w:cs="Times New Roman"/>
        </w:rPr>
        <w:t xml:space="preserve"> 298 ancestral </w:t>
      </w:r>
      <w:r w:rsidR="005D76BA">
        <w:rPr>
          <w:rFonts w:ascii="Times New Roman" w:hAnsi="Times New Roman" w:cs="Times New Roman"/>
        </w:rPr>
        <w:t>CCs</w:t>
      </w:r>
      <w:r w:rsidR="00D1319B">
        <w:rPr>
          <w:rFonts w:ascii="Times New Roman" w:hAnsi="Times New Roman" w:cs="Times New Roman"/>
        </w:rPr>
        <w:t xml:space="preserve"> statistically reconstructed from extant mammals.</w:t>
      </w:r>
      <w:r w:rsidR="007673B6">
        <w:rPr>
          <w:rFonts w:ascii="Times New Roman" w:hAnsi="Times New Roman" w:cs="Times New Roman"/>
        </w:rPr>
        <w:t xml:space="preserve"> </w:t>
      </w:r>
      <w:r w:rsidR="00DB678A">
        <w:rPr>
          <w:rFonts w:ascii="Times New Roman" w:hAnsi="Times New Roman" w:cs="Times New Roman"/>
        </w:rPr>
        <w:t xml:space="preserve">While </w:t>
      </w:r>
      <w:r w:rsidR="00106CD7">
        <w:rPr>
          <w:rFonts w:ascii="Times New Roman" w:hAnsi="Times New Roman" w:cs="Times New Roman"/>
        </w:rPr>
        <w:t xml:space="preserve">CC </w:t>
      </w:r>
      <w:r w:rsidR="0035464B">
        <w:rPr>
          <w:rFonts w:ascii="Times New Roman" w:hAnsi="Times New Roman" w:cs="Times New Roman"/>
        </w:rPr>
        <w:t xml:space="preserve">was </w:t>
      </w:r>
      <w:del w:id="4" w:author="Andrew Barr" w:date="2015-12-11T16:31:00Z">
        <w:r w:rsidR="0035464B" w:rsidDel="00047A5A">
          <w:rPr>
            <w:rFonts w:ascii="Times New Roman" w:hAnsi="Times New Roman" w:cs="Times New Roman"/>
          </w:rPr>
          <w:delText xml:space="preserve">predicted by </w:delText>
        </w:r>
      </w:del>
      <w:ins w:id="5" w:author="Andrew Barr" w:date="2015-12-11T16:31:00Z">
        <w:r w:rsidR="00047A5A">
          <w:rPr>
            <w:rFonts w:ascii="Times New Roman" w:hAnsi="Times New Roman" w:cs="Times New Roman"/>
          </w:rPr>
          <w:t xml:space="preserve">correlated with </w:t>
        </w:r>
      </w:ins>
      <w:r w:rsidR="001F73D7">
        <w:rPr>
          <w:rFonts w:ascii="Times New Roman" w:hAnsi="Times New Roman" w:cs="Times New Roman"/>
        </w:rPr>
        <w:t xml:space="preserve">some aspects of </w:t>
      </w:r>
      <w:r w:rsidR="00AA49E8">
        <w:rPr>
          <w:rFonts w:ascii="Times New Roman" w:hAnsi="Times New Roman" w:cs="Times New Roman"/>
        </w:rPr>
        <w:t xml:space="preserve">global climate in some </w:t>
      </w:r>
      <w:r w:rsidR="0035464B">
        <w:rPr>
          <w:rFonts w:ascii="Times New Roman" w:hAnsi="Times New Roman" w:cs="Times New Roman"/>
        </w:rPr>
        <w:t xml:space="preserve">taxa, </w:t>
      </w:r>
      <w:r w:rsidR="00A2137B">
        <w:rPr>
          <w:rFonts w:ascii="Times New Roman" w:hAnsi="Times New Roman" w:cs="Times New Roman"/>
        </w:rPr>
        <w:t>notably</w:t>
      </w:r>
      <w:r w:rsidR="00DB7306">
        <w:rPr>
          <w:rFonts w:ascii="Times New Roman" w:hAnsi="Times New Roman" w:cs="Times New Roman"/>
        </w:rPr>
        <w:t xml:space="preserve"> non-Hominin</w:t>
      </w:r>
      <w:r w:rsidR="0035464B">
        <w:rPr>
          <w:rFonts w:ascii="Times New Roman" w:hAnsi="Times New Roman" w:cs="Times New Roman"/>
        </w:rPr>
        <w:t xml:space="preserve"> </w:t>
      </w:r>
      <w:r w:rsidR="00EE3313">
        <w:rPr>
          <w:rFonts w:ascii="Times New Roman" w:hAnsi="Times New Roman" w:cs="Times New Roman"/>
        </w:rPr>
        <w:t>Primate</w:t>
      </w:r>
      <w:r w:rsidR="0035464B">
        <w:rPr>
          <w:rFonts w:ascii="Times New Roman" w:hAnsi="Times New Roman" w:cs="Times New Roman"/>
        </w:rPr>
        <w:t xml:space="preserve">s, </w:t>
      </w:r>
      <w:r w:rsidR="001F73D7">
        <w:rPr>
          <w:rFonts w:ascii="Times New Roman" w:hAnsi="Times New Roman" w:cs="Times New Roman"/>
        </w:rPr>
        <w:t xml:space="preserve">Hominin brain size </w:t>
      </w:r>
      <w:r w:rsidR="0071158B">
        <w:rPr>
          <w:rFonts w:ascii="Times New Roman" w:hAnsi="Times New Roman" w:cs="Times New Roman"/>
        </w:rPr>
        <w:t>was shown</w:t>
      </w:r>
      <w:r w:rsidR="001F73D7">
        <w:rPr>
          <w:rFonts w:ascii="Times New Roman" w:hAnsi="Times New Roman" w:cs="Times New Roman"/>
        </w:rPr>
        <w:t xml:space="preserve"> to be unrelated to climatic forces</w:t>
      </w:r>
      <w:r w:rsidR="0035464B">
        <w:rPr>
          <w:rFonts w:ascii="Times New Roman" w:hAnsi="Times New Roman" w:cs="Times New Roman"/>
        </w:rPr>
        <w:t xml:space="preserve">. This study </w:t>
      </w:r>
      <w:r w:rsidR="00BC37DF">
        <w:rPr>
          <w:rFonts w:ascii="Times New Roman" w:hAnsi="Times New Roman" w:cs="Times New Roman"/>
        </w:rPr>
        <w:t xml:space="preserve">does not support </w:t>
      </w:r>
      <w:r w:rsidR="008331FE">
        <w:rPr>
          <w:rFonts w:ascii="Times New Roman" w:hAnsi="Times New Roman" w:cs="Times New Roman"/>
        </w:rPr>
        <w:t xml:space="preserve">previous </w:t>
      </w:r>
      <w:r w:rsidR="00722117">
        <w:rPr>
          <w:rFonts w:ascii="Times New Roman" w:hAnsi="Times New Roman" w:cs="Times New Roman"/>
        </w:rPr>
        <w:t xml:space="preserve">assertions that climatic </w:t>
      </w:r>
      <w:r w:rsidR="00447413">
        <w:rPr>
          <w:rFonts w:ascii="Times New Roman" w:hAnsi="Times New Roman" w:cs="Times New Roman"/>
        </w:rPr>
        <w:t>shifts</w:t>
      </w:r>
      <w:r w:rsidR="00722117">
        <w:rPr>
          <w:rFonts w:ascii="Times New Roman" w:hAnsi="Times New Roman" w:cs="Times New Roman"/>
        </w:rPr>
        <w:t xml:space="preserve"> drove Hominin brain evolution</w:t>
      </w:r>
      <w:r w:rsidR="0035464B">
        <w:rPr>
          <w:rFonts w:ascii="Times New Roman" w:hAnsi="Times New Roman" w:cs="Times New Roman"/>
        </w:rPr>
        <w:t xml:space="preserve"> and describes statistical methods that </w:t>
      </w:r>
      <w:r w:rsidR="007E6052">
        <w:rPr>
          <w:rFonts w:ascii="Times New Roman" w:hAnsi="Times New Roman" w:cs="Times New Roman"/>
        </w:rPr>
        <w:t>can guard against false positive relationships</w:t>
      </w:r>
      <w:r w:rsidR="007C417A">
        <w:rPr>
          <w:rFonts w:ascii="Times New Roman" w:hAnsi="Times New Roman" w:cs="Times New Roman"/>
        </w:rPr>
        <w:t xml:space="preserve"> </w:t>
      </w:r>
      <w:r w:rsidR="00AC3739">
        <w:rPr>
          <w:rFonts w:ascii="Times New Roman" w:hAnsi="Times New Roman" w:cs="Times New Roman"/>
        </w:rPr>
        <w:t>that time ser</w:t>
      </w:r>
      <w:r w:rsidR="001F0FA8">
        <w:rPr>
          <w:rFonts w:ascii="Times New Roman" w:hAnsi="Times New Roman" w:cs="Times New Roman"/>
        </w:rPr>
        <w:t>ies data is highly susceptible to</w:t>
      </w:r>
      <w:r w:rsidR="0035464B">
        <w:rPr>
          <w:rFonts w:ascii="Times New Roman" w:hAnsi="Times New Roman" w:cs="Times New Roman"/>
        </w:rPr>
        <w:t>.</w:t>
      </w:r>
    </w:p>
    <w:p w14:paraId="4FAB4C85" w14:textId="77777777" w:rsidR="0035464B" w:rsidRPr="0035464B" w:rsidRDefault="0035464B" w:rsidP="0035464B">
      <w:pPr>
        <w:ind w:firstLine="720"/>
        <w:rPr>
          <w:rFonts w:ascii="Times New Roman" w:hAnsi="Times New Roman" w:cs="Times New Roman"/>
        </w:rPr>
      </w:pPr>
    </w:p>
    <w:p w14:paraId="790A1548" w14:textId="6BB05A86" w:rsidR="00500E53" w:rsidRPr="00862889" w:rsidRDefault="00697BB7" w:rsidP="00BA125A">
      <w:pPr>
        <w:rPr>
          <w:rFonts w:ascii="Times New Roman" w:hAnsi="Times New Roman" w:cs="Times New Roman"/>
          <w:b/>
        </w:rPr>
      </w:pPr>
      <w:r>
        <w:rPr>
          <w:rFonts w:ascii="Times New Roman" w:hAnsi="Times New Roman" w:cs="Times New Roman"/>
          <w:b/>
        </w:rPr>
        <w:t>INTRODUCTION</w:t>
      </w:r>
    </w:p>
    <w:p w14:paraId="1099CF08" w14:textId="77777777" w:rsidR="005C6731" w:rsidRDefault="005C6731" w:rsidP="005C6731">
      <w:pPr>
        <w:rPr>
          <w:rFonts w:ascii="Times New Roman" w:hAnsi="Times New Roman" w:cs="Times New Roman"/>
          <w:b/>
        </w:rPr>
      </w:pPr>
    </w:p>
    <w:p w14:paraId="4571D5A4" w14:textId="00C9D8F4" w:rsidR="00281167" w:rsidRPr="00281167" w:rsidRDefault="00281167" w:rsidP="005C6731">
      <w:pPr>
        <w:rPr>
          <w:rFonts w:ascii="Times New Roman" w:hAnsi="Times New Roman" w:cs="Times New Roman"/>
          <w:b/>
          <w:i/>
        </w:rPr>
      </w:pPr>
      <w:r w:rsidRPr="00281167">
        <w:rPr>
          <w:rFonts w:ascii="Times New Roman" w:hAnsi="Times New Roman" w:cs="Times New Roman"/>
          <w:b/>
          <w:i/>
        </w:rPr>
        <w:t>Hypotheses of Brain Evolution</w:t>
      </w:r>
    </w:p>
    <w:p w14:paraId="3B1DC98C" w14:textId="77777777" w:rsidR="00281167" w:rsidRDefault="00281167" w:rsidP="005C6731">
      <w:pPr>
        <w:rPr>
          <w:rFonts w:ascii="Times New Roman" w:hAnsi="Times New Roman" w:cs="Times New Roman"/>
          <w:b/>
        </w:rPr>
      </w:pPr>
    </w:p>
    <w:p w14:paraId="09E3C0B3" w14:textId="5A401820" w:rsidR="0002233C" w:rsidRDefault="004437A6" w:rsidP="0002233C">
      <w:pPr>
        <w:rPr>
          <w:rFonts w:ascii="Times New Roman" w:hAnsi="Times New Roman" w:cs="Times New Roman"/>
        </w:rPr>
      </w:pPr>
      <w:r>
        <w:rPr>
          <w:rFonts w:ascii="Times New Roman" w:hAnsi="Times New Roman" w:cs="Times New Roman"/>
        </w:rPr>
        <w:t xml:space="preserve">Since the divergence of </w:t>
      </w:r>
      <w:r w:rsidR="00A41265">
        <w:rPr>
          <w:rFonts w:ascii="Times New Roman" w:hAnsi="Times New Roman" w:cs="Times New Roman"/>
        </w:rPr>
        <w:t>Hominin</w:t>
      </w:r>
      <w:r>
        <w:rPr>
          <w:rFonts w:ascii="Times New Roman" w:hAnsi="Times New Roman" w:cs="Times New Roman"/>
        </w:rPr>
        <w:t>s from other great apes</w:t>
      </w:r>
      <w:r w:rsidR="006C1A8C">
        <w:rPr>
          <w:rFonts w:ascii="Times New Roman" w:hAnsi="Times New Roman" w:cs="Times New Roman"/>
        </w:rPr>
        <w:t xml:space="preserve"> </w:t>
      </w:r>
      <w:r w:rsidR="00EB60F4">
        <w:rPr>
          <w:rFonts w:ascii="Times New Roman" w:hAnsi="Times New Roman" w:cs="Times New Roman"/>
        </w:rPr>
        <w:t>~</w:t>
      </w:r>
      <w:r w:rsidR="006C1A8C">
        <w:rPr>
          <w:rFonts w:ascii="Times New Roman" w:hAnsi="Times New Roman" w:cs="Times New Roman"/>
        </w:rPr>
        <w:t>5</w:t>
      </w:r>
      <w:r w:rsidR="00973554">
        <w:rPr>
          <w:rFonts w:ascii="Times New Roman" w:hAnsi="Times New Roman" w:cs="Times New Roman"/>
        </w:rPr>
        <w:t xml:space="preserve">-7 </w:t>
      </w:r>
      <w:r w:rsidR="00D07500">
        <w:rPr>
          <w:rFonts w:ascii="Times New Roman" w:hAnsi="Times New Roman" w:cs="Times New Roman"/>
        </w:rPr>
        <w:t>Ma</w:t>
      </w:r>
      <w:r>
        <w:rPr>
          <w:rFonts w:ascii="Times New Roman" w:hAnsi="Times New Roman" w:cs="Times New Roman"/>
        </w:rPr>
        <w:t>, our lineage has undergone a massive expansion in brain size, such that humans have brains that are over three times</w:t>
      </w:r>
      <w:r w:rsidR="00CE1B6A">
        <w:rPr>
          <w:rFonts w:ascii="Times New Roman" w:hAnsi="Times New Roman" w:cs="Times New Roman"/>
        </w:rPr>
        <w:t xml:space="preserve"> larger than </w:t>
      </w:r>
      <w:r>
        <w:rPr>
          <w:rFonts w:ascii="Times New Roman" w:hAnsi="Times New Roman" w:cs="Times New Roman"/>
        </w:rPr>
        <w:t xml:space="preserve">those of </w:t>
      </w:r>
      <w:r w:rsidR="00BC37DF">
        <w:rPr>
          <w:rFonts w:ascii="Times New Roman" w:hAnsi="Times New Roman" w:cs="Times New Roman"/>
        </w:rPr>
        <w:t xml:space="preserve">our closest extant relatives, non-human </w:t>
      </w:r>
      <w:r w:rsidR="00736C12">
        <w:rPr>
          <w:rFonts w:ascii="Times New Roman" w:hAnsi="Times New Roman" w:cs="Times New Roman"/>
        </w:rPr>
        <w:t xml:space="preserve">great </w:t>
      </w:r>
      <w:r w:rsidR="00BC37DF">
        <w:rPr>
          <w:rFonts w:ascii="Times New Roman" w:hAnsi="Times New Roman" w:cs="Times New Roman"/>
        </w:rPr>
        <w:t>apes</w:t>
      </w:r>
      <w:r w:rsidR="00BC37DF" w:rsidRPr="00862889">
        <w:rPr>
          <w:rFonts w:ascii="Times New Roman" w:hAnsi="Times New Roman" w:cs="Times New Roman"/>
          <w:i/>
        </w:rPr>
        <w:t xml:space="preserve"> </w:t>
      </w:r>
      <w:r w:rsidR="009D6D1A">
        <w:rPr>
          <w:rFonts w:ascii="Times New Roman" w:hAnsi="Times New Roman" w:cs="Times New Roman"/>
          <w:i/>
        </w:rPr>
        <w:fldChar w:fldCharType="begin"/>
      </w:r>
      <w:r w:rsidR="006E3C20">
        <w:rPr>
          <w:rFonts w:ascii="Times New Roman" w:hAnsi="Times New Roman" w:cs="Times New Roman"/>
          <w:i/>
        </w:rPr>
        <w:instrText xml:space="preserve"> ADDIN PAPERS2_CITATIONS &lt;citation&gt;&lt;uuid&gt;1A28E84C-557E-45E9-A7F3-7AAFAE2E315E&lt;/uuid&gt;&lt;priority&gt;0&lt;/priority&gt;&lt;publications&gt;&lt;publication&gt;&lt;volume&gt;37&lt;/volume&gt;&lt;publication_date&gt;99200810001200000000220000&lt;/publication_date&gt;&lt;number&gt;1&lt;/number&gt;&lt;doi&gt;10.1146/annurev.anthro.37.081407.085211&lt;/doi&gt;&lt;startpage&gt;1&lt;/startpage&gt;&lt;title&gt;The Human Brain Evolving: A Personal Retrospective&lt;/title&gt;&lt;uuid&gt;2C6ADCE4-19FB-4461-8174-5B5223C20429&lt;/uuid&gt;&lt;subtype&gt;400&lt;/subtype&gt;&lt;endpage&gt;19&lt;/endpage&gt;&lt;type&gt;400&lt;/type&gt;&lt;url&gt;http://www.annualreviews.org/doi/abs/10.1146/annurev.anthro.37.081407.085211&lt;/url&gt;&lt;bundle&gt;&lt;publication&gt;&lt;title&gt;Annual Review of Anthropology&lt;/title&gt;&lt;type&gt;-100&lt;/type&gt;&lt;subtype&gt;-100&lt;/subtype&gt;&lt;uuid&gt;3E86180F-373D-46BC-B5C7-A2956760467B&lt;/uuid&gt;&lt;/publication&gt;&lt;/bundle&gt;&lt;authors&gt;&lt;author&gt;&lt;firstName&gt;Ralph&lt;/firstName&gt;&lt;middleNames&gt;L&lt;/middleNames&gt;&lt;lastName&gt;Holloway&lt;/lastName&gt;&lt;/author&gt;&lt;/authors&gt;&lt;/publication&gt;&lt;publication&gt;&lt;publication_date&gt;99200904221200000000222000&lt;/publication_date&gt;&lt;startpage&gt;1024&lt;/startpage&gt;&lt;subtitle&gt;Human Biological and Cultural Origins, Third Edition&lt;/subtitle&gt;&lt;title&gt;The Human Career&lt;/title&gt;&lt;uuid&gt;B544F27A-06BF-4B68-92F7-E52ADB756188&lt;/uuid&gt;&lt;subtype&gt;0&lt;/subtype&gt;&lt;publisher&gt;University of Chicago Press&lt;/publisher&gt;&lt;type&gt;0&lt;/type&gt;&lt;url&gt;http://books.google.com/books?id=vSgCAAAAQBAJ&amp;amp;printsec=frontcover&amp;amp;dq=intitle:The+Human+Career+klein&amp;amp;hl=&amp;amp;cd=1&amp;amp;source=gbs_api&lt;/url&gt;&lt;authors&gt;&lt;author&gt;&lt;firstName&gt;Richard&lt;/firstName&gt;&lt;middleNames&gt;G&lt;/middleNames&gt;&lt;lastName&gt;Klein&lt;/lastName&gt;&lt;/author&gt;&lt;/authors&gt;&lt;/publication&gt;&lt;publication&gt;&lt;publication_date&gt;99200405201200000000222000&lt;/publication_date&gt;&lt;startpage&gt;315&lt;/startpage&gt;&lt;title&gt;The Human Fossil Record, Brain Endocasts--The Paleoneurological Evidence&lt;/title&gt;&lt;uuid&gt;CF5AB20C-FC8D-4E35-A46F-76E47E059561&lt;/uuid&gt;&lt;subtype&gt;0&lt;/subtype&gt;&lt;publisher&gt;John Wiley &amp;amp; Sons&lt;/publisher&gt;&lt;type&gt;0&lt;/type&gt;&lt;url&gt;http://books.google.com/books?hl=en&amp;amp;lr=&amp;amp;id=Y52wS5qvJOkC&amp;amp;oi=fnd&amp;amp;pg=PA17&amp;amp;dq=The+human+fossil+record+Brain+endocasts+the+paleoneurological+evidence+holloway&amp;amp;ots=kX_yaQGraf&amp;amp;sig=U9-D7wtaiKxhCKjikSDHyVJ3_3A&lt;/url&gt;&lt;authors&gt;&lt;author&gt;&lt;firstName&gt;Jeffrey&lt;/firstName&gt;&lt;middleNames&gt;H&lt;/middleNames&gt;&lt;lastName&gt;Schwartz&lt;/lastName&gt;&lt;/author&gt;&lt;author&gt;&lt;firstName&gt;Ian&lt;/firstName&gt;&lt;lastName&gt;Tattersall&lt;/lastName&gt;&lt;/author&gt;&lt;/authors&gt;&lt;/publication&gt;&lt;publication&gt;&lt;uuid&gt;76F89752-4CE2-4A81-AF14-15A415BA5AF0&lt;/uuid&gt;&lt;volume&gt;367&lt;/volume&gt;&lt;doi&gt;10.1098/rstb.2012.0115&lt;/doi&gt;&lt;startpage&gt;2130&lt;/startpage&gt;&lt;publication_date&gt;99201208051200000000222000&lt;/publication_date&gt;&lt;url&gt;http://eutils.ncbi.nlm.nih.gov/entrez/eutils/elink.fcgi?dbfrom=pubmed&amp;amp;id=22734056&amp;amp;retmode=ref&amp;amp;cmd=prlinks&lt;/url&gt;&lt;type&gt;400&lt;/type&gt;&lt;title&gt;Hominin cognitive evolution: identifying patterns and processes in the fossil and archaeological record.&lt;/title&gt;&lt;location&gt;&amp;lt;html&amp;gt;&amp;lt;head&amp;gt;&amp;lt;meta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Home&amp;lt;/a&amp;gt;&amp;lt;/div&amp;gt;&amp;lt;/body&amp;gt;&amp;lt;/html&amp;gt;&lt;/location&gt;&lt;institution&gt;Institute of Cognitive and Evolutionary Anthropology, University of Oxford, 64 Banbury Road, Oxford OX2 6PN, UK. susanne.shultz@manchester.ac.uk&lt;/institution&gt;&lt;number&gt;1599&lt;/number&gt;&lt;subtype&gt;400&lt;/subtype&gt;&lt;endpage&gt;2140&lt;/endpage&gt;&lt;bundle&gt;&lt;publication&gt;&lt;title&gt;Philosophical Transactions of the Royal Society B: Biological Sciences&lt;/title&gt;&lt;type&gt;-100&lt;/type&gt;&lt;subtype&gt;-100&lt;/subtype&gt;&lt;uuid&gt;93DA7FC9-7034-4E2C-A050-F7D12CBF826C&lt;/uuid&gt;&lt;/publication&gt;&lt;/bundle&gt;&lt;authors&gt;&lt;author&gt;&lt;firstName&gt;Susanne&lt;/firstName&gt;&lt;lastName&gt;Shultz&lt;/lastName&gt;&lt;/author&gt;&lt;author&gt;&lt;firstName&gt;Emma&lt;/firstName&gt;&lt;lastName&gt;Nelson&lt;/lastName&gt;&lt;/author&gt;&lt;author&gt;&lt;firstName&gt;Robin&lt;/firstName&gt;&lt;middleNames&gt;I M&lt;/middleNames&gt;&lt;lastName&gt;Dunbar&lt;/lastName&gt;&lt;/author&gt;&lt;/authors&gt;&lt;/publication&gt;&lt;publication&gt;&lt;volume&gt;212&lt;/volume&gt;&lt;publication_date&gt;99200804001200000000220000&lt;/publication_date&gt;&lt;number&gt;4&lt;/number&gt;&lt;doi&gt;10.1111/j.1469-7580.2008.00868.x&lt;/doi&gt;&lt;startpage&gt;426&lt;/startpage&gt;&lt;title&gt;A natural history of the human mind: tracing evolutionary changes in brain and cognition&lt;/title&gt;&lt;uuid&gt;D922CB39-EC9B-4BD4-9B2B-1786FD4A8350&lt;/uuid&gt;&lt;subtype&gt;400&lt;/subtype&gt;&lt;endpage&gt;454&lt;/endpage&gt;&lt;type&gt;400&lt;/type&gt;&lt;url&gt;http://doi.wiley.com/10.1111/j.1469-7580.2008.00868.x&lt;/url&gt;&lt;bundle&gt;&lt;publication&gt;&lt;title&gt;Journal of Anatomy&lt;/title&gt;&lt;type&gt;-100&lt;/type&gt;&lt;subtype&gt;-100&lt;/subtype&gt;&lt;uuid&gt;49D2166C-83AC-4BD7-BFAC-B9C35AF60B25&lt;/uuid&gt;&lt;/publication&gt;&lt;/bundle&gt;&lt;authors&gt;&lt;author&gt;&lt;firstName&gt;Chet&lt;/firstName&gt;&lt;middleNames&gt;C&lt;/middleNames&gt;&lt;lastName&gt;Sherwood&lt;/lastName&gt;&lt;/author&gt;&lt;author&gt;&lt;firstName&gt;Francys&lt;/firstName&gt;&lt;lastName&gt;Subiaul&lt;/lastName&gt;&lt;/author&gt;&lt;author&gt;&lt;firstName&gt;Tadeusz&lt;/firstName&gt;&lt;middleNames&gt;W&lt;/middleNames&gt;&lt;lastName&gt;Zawidzki&lt;/lastName&gt;&lt;/author&gt;&lt;/authors&gt;&lt;/publication&gt;&lt;/publications&gt;&lt;cites&gt;&lt;/cites&gt;&lt;/citation&gt;</w:instrText>
      </w:r>
      <w:r w:rsidR="009D6D1A">
        <w:rPr>
          <w:rFonts w:ascii="Times New Roman" w:hAnsi="Times New Roman" w:cs="Times New Roman"/>
          <w:i/>
        </w:rPr>
        <w:fldChar w:fldCharType="separate"/>
      </w:r>
      <w:r w:rsidR="00D45F4E">
        <w:rPr>
          <w:rFonts w:ascii="Times New Roman" w:hAnsi="Times New Roman" w:cs="Times New Roman"/>
        </w:rPr>
        <w:t>(Schwartz and Tattersall, 2004; Holloway, 2008; Sherwood et al., 2008; Klein, 2009; Shultz et al., 2012a)</w:t>
      </w:r>
      <w:r w:rsidR="009D6D1A">
        <w:rPr>
          <w:rFonts w:ascii="Times New Roman" w:hAnsi="Times New Roman" w:cs="Times New Roman"/>
          <w:i/>
        </w:rPr>
        <w:fldChar w:fldCharType="end"/>
      </w:r>
      <w:r w:rsidR="003A0C31" w:rsidRPr="00862889">
        <w:rPr>
          <w:rFonts w:ascii="Times New Roman" w:hAnsi="Times New Roman" w:cs="Times New Roman"/>
        </w:rPr>
        <w:t>.</w:t>
      </w:r>
      <w:r w:rsidR="002753DA" w:rsidRPr="00862889">
        <w:rPr>
          <w:rFonts w:ascii="Times New Roman" w:hAnsi="Times New Roman" w:cs="Times New Roman"/>
        </w:rPr>
        <w:t xml:space="preserve"> </w:t>
      </w:r>
      <w:r w:rsidR="00A7063B">
        <w:rPr>
          <w:rFonts w:ascii="Times New Roman" w:hAnsi="Times New Roman" w:cs="Times New Roman"/>
        </w:rPr>
        <w:t xml:space="preserve">However </w:t>
      </w:r>
      <w:r w:rsidR="00863B74">
        <w:rPr>
          <w:rFonts w:ascii="Times New Roman" w:hAnsi="Times New Roman" w:cs="Times New Roman"/>
        </w:rPr>
        <w:t xml:space="preserve">this phenomenon is not unique to our lineage, </w:t>
      </w:r>
      <w:r w:rsidR="00A7063B">
        <w:rPr>
          <w:rFonts w:ascii="Times New Roman" w:hAnsi="Times New Roman" w:cs="Times New Roman"/>
        </w:rPr>
        <w:t xml:space="preserve">as </w:t>
      </w:r>
      <w:r w:rsidR="00CE1B6A">
        <w:rPr>
          <w:rFonts w:ascii="Times New Roman" w:hAnsi="Times New Roman" w:cs="Times New Roman"/>
        </w:rPr>
        <w:t xml:space="preserve">evolutionary </w:t>
      </w:r>
      <w:r w:rsidR="00D86245">
        <w:rPr>
          <w:rFonts w:ascii="Times New Roman" w:hAnsi="Times New Roman" w:cs="Times New Roman"/>
        </w:rPr>
        <w:t>increases in brain size have</w:t>
      </w:r>
      <w:r w:rsidR="00A7063B">
        <w:rPr>
          <w:rFonts w:ascii="Times New Roman" w:hAnsi="Times New Roman" w:cs="Times New Roman"/>
        </w:rPr>
        <w:t xml:space="preserve"> also been demonstrated in </w:t>
      </w:r>
      <w:r w:rsidR="00B23F0E">
        <w:rPr>
          <w:rFonts w:ascii="Times New Roman" w:hAnsi="Times New Roman" w:cs="Times New Roman"/>
        </w:rPr>
        <w:t>non-</w:t>
      </w:r>
      <w:r w:rsidR="00A41265">
        <w:rPr>
          <w:rFonts w:ascii="Times New Roman" w:hAnsi="Times New Roman" w:cs="Times New Roman"/>
        </w:rPr>
        <w:t>Hominin</w:t>
      </w:r>
      <w:r w:rsidR="00AE11FB">
        <w:rPr>
          <w:rFonts w:ascii="Times New Roman" w:hAnsi="Times New Roman" w:cs="Times New Roman"/>
        </w:rPr>
        <w:t xml:space="preserve"> P</w:t>
      </w:r>
      <w:r w:rsidR="00B23F0E">
        <w:rPr>
          <w:rFonts w:ascii="Times New Roman" w:hAnsi="Times New Roman" w:cs="Times New Roman"/>
        </w:rPr>
        <w:t xml:space="preserve">rimates, </w:t>
      </w:r>
      <w:r w:rsidR="00AE11FB">
        <w:rPr>
          <w:rFonts w:ascii="Times New Roman" w:hAnsi="Times New Roman" w:cs="Times New Roman"/>
        </w:rPr>
        <w:t>Carnivora</w:t>
      </w:r>
      <w:r w:rsidR="00CB5525">
        <w:rPr>
          <w:rFonts w:ascii="Times New Roman" w:hAnsi="Times New Roman" w:cs="Times New Roman"/>
        </w:rPr>
        <w:t xml:space="preserve">, </w:t>
      </w:r>
      <w:r w:rsidR="00AE11FB">
        <w:rPr>
          <w:rFonts w:ascii="Times New Roman" w:hAnsi="Times New Roman" w:cs="Times New Roman"/>
        </w:rPr>
        <w:t>A</w:t>
      </w:r>
      <w:r w:rsidR="00CB5525">
        <w:rPr>
          <w:rFonts w:ascii="Times New Roman" w:hAnsi="Times New Roman" w:cs="Times New Roman"/>
        </w:rPr>
        <w:t>rtiodactyl</w:t>
      </w:r>
      <w:r w:rsidR="00AE11FB">
        <w:rPr>
          <w:rFonts w:ascii="Times New Roman" w:hAnsi="Times New Roman" w:cs="Times New Roman"/>
        </w:rPr>
        <w:t>a</w:t>
      </w:r>
      <w:r w:rsidR="00A7063B">
        <w:rPr>
          <w:rFonts w:ascii="Times New Roman" w:hAnsi="Times New Roman" w:cs="Times New Roman"/>
        </w:rPr>
        <w:t xml:space="preserve"> and </w:t>
      </w:r>
      <w:r w:rsidR="00C42AFD">
        <w:rPr>
          <w:rFonts w:ascii="Times New Roman" w:hAnsi="Times New Roman" w:cs="Times New Roman"/>
        </w:rPr>
        <w:t>birds</w:t>
      </w:r>
      <w:r w:rsidR="00A7063B">
        <w:rPr>
          <w:rFonts w:ascii="Times New Roman" w:hAnsi="Times New Roman" w:cs="Times New Roman"/>
        </w:rPr>
        <w:t xml:space="preserve"> </w:t>
      </w:r>
      <w:r w:rsidR="009D6D1A">
        <w:rPr>
          <w:rFonts w:ascii="Times New Roman" w:hAnsi="Times New Roman" w:cs="Times New Roman"/>
        </w:rPr>
        <w:fldChar w:fldCharType="begin"/>
      </w:r>
      <w:r w:rsidR="006E3C20">
        <w:rPr>
          <w:rFonts w:ascii="Times New Roman" w:hAnsi="Times New Roman" w:cs="Times New Roman"/>
        </w:rPr>
        <w:instrText xml:space="preserve"> ADDIN PAPERS2_CITATIONS &lt;citation&gt;&lt;uuid&gt;216F9088-D39E-42BE-A4E4-207B5767F45A&lt;/uuid&gt;&lt;priority&gt;1&lt;/priority&gt;&lt;publications&gt;&lt;publication&gt;&lt;uuid&gt;C367CDE0-FBF6-404E-84F3-F3BC1CA57D05&lt;/uuid&gt;&lt;volume&gt;107&lt;/volume&gt;&lt;doi&gt;10.1073/pnas.1005246107&lt;/doi&gt;&lt;startpage&gt;21582&lt;/startpage&gt;&lt;publication_date&gt;99201012141200000000222000&lt;/publication_date&gt;&lt;url&gt;http://eutils.ncbi.nlm.nih.gov/entrez/eutils/elink.fcgi?dbfrom=pubmed&amp;amp;id=21098277&amp;amp;retmode=ref&amp;amp;cmd=prlinks&lt;/url&gt;&lt;type&gt;400&lt;/type&gt;&lt;title&gt;Encephalization is not a universal macroevolutionary phenomenon in mammals but is associated with sociality.&lt;/title&gt;&lt;location&gt;&amp;lt;html&amp;gt;&amp;lt;head&amp;gt;&amp;lt;meta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Home&amp;lt;/a&amp;gt;&amp;lt;/div&amp;gt;&amp;lt;/body&amp;gt;&amp;lt;/html&amp;gt;&lt;/location&gt;&lt;institution&gt;Institute of Cognitive and Evolutionary Anthropology, University of Oxford, Oxford OX2 6PN, United Kingdom. susanne.shultz@anthro.ox.ac.uk&lt;/institution&gt;&lt;number&gt;50&lt;/number&gt;&lt;subtype&gt;400&lt;/subtype&gt;&lt;endpage&gt;21586&lt;/endpage&gt;&lt;bundle&gt;&lt;publication&gt;&lt;title&gt;PNAS&lt;/title&gt;&lt;type&gt;-100&lt;/type&gt;&lt;subtype&gt;-100&lt;/subtype&gt;&lt;uuid&gt;7CCFCC8B-3779-473B-9F23-2F8D465AF21A&lt;/uuid&gt;&lt;/publication&gt;&lt;/bundle&gt;&lt;authors&gt;&lt;author&gt;&lt;firstName&gt;Susanne&lt;/firstName&gt;&lt;lastName&gt;Shultz&lt;/lastName&gt;&lt;/author&gt;&lt;author&gt;&lt;firstName&gt;Robin&lt;/firstName&gt;&lt;middleNames&gt;I M&lt;/middleNames&gt;&lt;lastName&gt;Dunbar&lt;/lastName&gt;&lt;/author&gt;&lt;/authors&gt;&lt;/publication&gt;&lt;publication&gt;&lt;uuid&gt;CB318298-33DC-4DF2-B0BA-087B343AE5BA&lt;/uuid&gt;&lt;volume&gt;63&lt;/volume&gt;&lt;doi&gt;10.1159/000076784&lt;/doi&gt;&lt;startpage&gt;233&lt;/startpage&gt;&lt;publication_date&gt;99200400001200000000200000&lt;/publication_date&gt;&lt;url&gt;http://eutils.ncbi.nlm.nih.gov/entrez/eutils/elink.fcgi?dbfrom=pubmed&amp;amp;id=15084816&amp;amp;retmode=ref&amp;amp;cmd=prlinks&lt;/url&gt;&lt;type&gt;400&lt;/type&gt;&lt;title&gt;Brains, innovations and evolution in birds and primates.&lt;/title&gt;&lt;institution&gt;Department of Biology, McGill University, Montreal, Quec., Canada. louis.lefebvre@mcgill.ca&lt;/institution&gt;&lt;number&gt;4&lt;/number&gt;&lt;subtype&gt;400&lt;/subtype&gt;&lt;endpage&gt;246&lt;/endpage&gt;&lt;bundle&gt;&lt;publication&gt;&lt;title&gt;Brain, Behavior and Evolution&lt;/title&gt;&lt;type&gt;-100&lt;/type&gt;&lt;subtype&gt;-100&lt;/subtype&gt;&lt;uuid&gt;15C9B169-A388-479C-A6A2-75466F42E035&lt;/uuid&gt;&lt;/publication&gt;&lt;/bundle&gt;&lt;authors&gt;&lt;author&gt;&lt;firstName&gt;Louis&lt;/firstName&gt;&lt;lastName&gt;Lefebvre&lt;/lastName&gt;&lt;/author&gt;&lt;author&gt;&lt;firstName&gt;Simon&lt;/firstName&gt;&lt;middleNames&gt;M&lt;/middleNames&gt;&lt;lastName&gt;Reader&lt;/lastName&gt;&lt;/author&gt;&lt;author&gt;&lt;firstName&gt;Daniel&lt;/firstName&gt;&lt;lastName&gt;Sol&lt;/lastName&gt;&lt;/author&gt;&lt;/authors&gt;&lt;/publication&gt;&lt;/publications&gt;&lt;cites&gt;&lt;/cites&gt;&lt;/citation&gt;</w:instrText>
      </w:r>
      <w:r w:rsidR="009D6D1A">
        <w:rPr>
          <w:rFonts w:ascii="Times New Roman" w:hAnsi="Times New Roman" w:cs="Times New Roman"/>
        </w:rPr>
        <w:fldChar w:fldCharType="separate"/>
      </w:r>
      <w:r w:rsidR="00766BBB">
        <w:rPr>
          <w:rFonts w:ascii="Times New Roman" w:hAnsi="Times New Roman" w:cs="Times New Roman"/>
        </w:rPr>
        <w:t>(Lefebvre et al., 2004; Shultz and Dunbar, 2010)</w:t>
      </w:r>
      <w:r w:rsidR="009D6D1A">
        <w:rPr>
          <w:rFonts w:ascii="Times New Roman" w:hAnsi="Times New Roman" w:cs="Times New Roman"/>
        </w:rPr>
        <w:fldChar w:fldCharType="end"/>
      </w:r>
      <w:r w:rsidR="00A7063B">
        <w:rPr>
          <w:rFonts w:ascii="Times New Roman" w:hAnsi="Times New Roman" w:cs="Times New Roman"/>
        </w:rPr>
        <w:t xml:space="preserve">. </w:t>
      </w:r>
    </w:p>
    <w:p w14:paraId="22DEBF78" w14:textId="173D455E" w:rsidR="00582C3B" w:rsidRDefault="00A7063B" w:rsidP="009C1A90">
      <w:pPr>
        <w:ind w:firstLine="720"/>
        <w:rPr>
          <w:rFonts w:ascii="Times New Roman" w:hAnsi="Times New Roman" w:cs="Times New Roman"/>
        </w:rPr>
      </w:pPr>
      <w:r>
        <w:rPr>
          <w:rFonts w:ascii="Times New Roman" w:hAnsi="Times New Roman" w:cs="Times New Roman"/>
        </w:rPr>
        <w:t>While the precise reasons for evolving larger brain</w:t>
      </w:r>
      <w:r w:rsidR="00697889">
        <w:rPr>
          <w:rFonts w:ascii="Times New Roman" w:hAnsi="Times New Roman" w:cs="Times New Roman"/>
        </w:rPr>
        <w:t>s remain unclear, many hypothese</w:t>
      </w:r>
      <w:r>
        <w:rPr>
          <w:rFonts w:ascii="Times New Roman" w:hAnsi="Times New Roman" w:cs="Times New Roman"/>
        </w:rPr>
        <w:t xml:space="preserve">s revolve around </w:t>
      </w:r>
      <w:r w:rsidR="000E69C4">
        <w:rPr>
          <w:rFonts w:ascii="Times New Roman" w:hAnsi="Times New Roman" w:cs="Times New Roman"/>
        </w:rPr>
        <w:t>enhanced neural</w:t>
      </w:r>
      <w:r w:rsidR="00B6694B">
        <w:rPr>
          <w:rFonts w:ascii="Times New Roman" w:hAnsi="Times New Roman" w:cs="Times New Roman"/>
        </w:rPr>
        <w:t xml:space="preserve"> and </w:t>
      </w:r>
      <w:r w:rsidR="000E69C4">
        <w:rPr>
          <w:rFonts w:ascii="Times New Roman" w:hAnsi="Times New Roman" w:cs="Times New Roman"/>
        </w:rPr>
        <w:t>thus cognitive</w:t>
      </w:r>
      <w:r w:rsidR="00B6694B">
        <w:rPr>
          <w:rFonts w:ascii="Times New Roman" w:hAnsi="Times New Roman" w:cs="Times New Roman"/>
        </w:rPr>
        <w:t xml:space="preserve"> plasticity </w:t>
      </w:r>
      <w:r w:rsidR="007F2239">
        <w:rPr>
          <w:rFonts w:ascii="Times New Roman" w:hAnsi="Times New Roman" w:cs="Times New Roman"/>
        </w:rPr>
        <w:fldChar w:fldCharType="begin"/>
      </w:r>
      <w:r w:rsidR="006E3C20">
        <w:rPr>
          <w:rFonts w:ascii="Times New Roman" w:hAnsi="Times New Roman" w:cs="Times New Roman"/>
        </w:rPr>
        <w:instrText xml:space="preserve"> ADDIN PAPERS2_CITATIONS &lt;citation&gt;&lt;uuid&gt;12B057E9-CEB9-4F43-9A70-4B5BF47A29AC&lt;/uuid&gt;&lt;priority&gt;2&lt;/priority&gt;&lt;publications&gt;&lt;publication&gt;&lt;uuid&gt;96F095F4-CFA0-46CA-B3CF-2FFA8186D07E&lt;/uuid&gt;&lt;volume&gt;102&lt;/volume&gt;&lt;doi&gt;10.1073/pnas.0408145102&lt;/doi&gt;&lt;startpage&gt;5460&lt;/startpage&gt;&lt;publication_date&gt;99200504121200000000222000&lt;/publication_date&gt;&lt;url&gt;http://eutils.ncbi.nlm.nih.gov/entrez/eutils/elink.fcgi?dbfrom=pubmed&amp;amp;id=15784743&amp;amp;retmode=ref&amp;amp;cmd=prlinks&lt;/url&gt;&lt;type&gt;400&lt;/type&gt;&lt;title&gt;Big brains, enhanced cognition, and response of birds to novel environments.&lt;/title&gt;&lt;institution&gt;Centre de Recerca Ecològica i Aplicacions Forestals, Universitat Autònoma de Barcelona, E-08193 Bellaterra, Catalonia, Spain. d.sol@creaf.uab.es&lt;/institution&gt;&lt;number&gt;15&lt;/number&gt;&lt;subtype&gt;400&lt;/subtype&gt;&lt;endpage&gt;5465&lt;/endpage&gt;&lt;bundle&gt;&lt;publication&gt;&lt;publisher&gt;National Acad Sciences&lt;/publisher&gt;&lt;title&gt;Proceedings of the National Academy of Sciences&lt;/title&gt;&lt;type&gt;-100&lt;/type&gt;&lt;subtype&gt;-100&lt;/subtype&gt;&lt;uuid&gt;39EB5C34-AF87-4199-B030-005466F4F0AF&lt;/uuid&gt;&lt;/publication&gt;&lt;/bundle&gt;&lt;authors&gt;&lt;author&gt;&lt;firstName&gt;Daniel&lt;/firstName&gt;&lt;lastName&gt;Sol&lt;/lastName&gt;&lt;/author&gt;&lt;author&gt;&lt;firstName&gt;Richard&lt;/firstName&gt;&lt;middleNames&gt;P&lt;/middleNames&gt;&lt;lastName&gt;Duncan&lt;/lastName&gt;&lt;/author&gt;&lt;author&gt;&lt;firstName&gt;Tim&lt;/firstName&gt;&lt;middleNames&gt;M&lt;/middleNames&gt;&lt;lastName&gt;Blackburn&lt;/lastName&gt;&lt;/author&gt;&lt;author&gt;&lt;firstName&gt;Phillip&lt;/firstName&gt;&lt;lastName&gt;Cassey&lt;/lastName&gt;&lt;/author&gt;&lt;author&gt;&lt;firstName&gt;Louis&lt;/firstName&gt;&lt;lastName&gt;Lefebvre&lt;/lastName&gt;&lt;/author&gt;&lt;/authors&gt;&lt;/publication&gt;&lt;publication&gt;&lt;volume&gt;5&lt;/volume&gt;&lt;publication_date&gt;99200902231200000000222000&lt;/publication_date&gt;&lt;number&gt;1&lt;/number&gt;&lt;doi&gt;10.1098/rspb.2006.3765&lt;/doi&gt;&lt;startpage&gt;130&lt;/startpage&gt;&lt;title&gt;Revisiting the cognitive buffer hypothesis for the evolution of large brains&lt;/title&gt;&lt;uuid&gt;3495A43A-CB05-4D31-A1B3-83776C009AF7&lt;/uuid&gt;&lt;subtype&gt;400&lt;/subtype&gt;&lt;endpage&gt;133&lt;/endpage&gt;&lt;type&gt;400&lt;/type&gt;&lt;url&gt;http://rsbl.royalsocietypublishing.org/cgi/doi/10.1098/rsbl.2008.0621&lt;/url&gt;&lt;bundle&gt;&lt;publication&gt;&lt;title&gt;Biology Letters&lt;/title&gt;&lt;type&gt;-100&lt;/type&gt;&lt;subtype&gt;-100&lt;/subtype&gt;&lt;uuid&gt;CC0485E9-C230-491A-AE3D-E42CCFCA3818&lt;/uuid&gt;&lt;/publication&gt;&lt;/bundle&gt;&lt;authors&gt;&lt;author&gt;&lt;firstName&gt;D&lt;/firstName&gt;&lt;lastName&gt;Sol&lt;/lastName&gt;&lt;/author&gt;&lt;/authors&gt;&lt;/publication&gt;&lt;publication&gt;&lt;uuid&gt;CB318298-33DC-4DF2-B0BA-087B343AE5BA&lt;/uuid&gt;&lt;volume&gt;63&lt;/volume&gt;&lt;doi&gt;10.1159/000076784&lt;/doi&gt;&lt;startpage&gt;233&lt;/startpage&gt;&lt;publication_date&gt;99200400001200000000200000&lt;/publication_date&gt;&lt;url&gt;http://eutils.ncbi.nlm.nih.gov/entrez/eutils/elink.fcgi?dbfrom=pubmed&amp;amp;id=15084816&amp;amp;retmode=ref&amp;amp;cmd=prlinks&lt;/url&gt;&lt;type&gt;400&lt;/type&gt;&lt;title&gt;Brains, innovations and evolution in birds and primates.&lt;/title&gt;&lt;institution&gt;Department of Biology, McGill University, Montreal, Quec., Canada. louis.lefebvre@mcgill.ca&lt;/institution&gt;&lt;number&gt;4&lt;/number&gt;&lt;subtype&gt;400&lt;/subtype&gt;&lt;endpage&gt;246&lt;/endpage&gt;&lt;bundle&gt;&lt;publication&gt;&lt;title&gt;Brain, Behavior and Evolution&lt;/title&gt;&lt;type&gt;-100&lt;/type&gt;&lt;subtype&gt;-100&lt;/subtype&gt;&lt;uuid&gt;15C9B169-A388-479C-A6A2-75466F42E035&lt;/uuid&gt;&lt;/publication&gt;&lt;/bundle&gt;&lt;authors&gt;&lt;author&gt;&lt;firstName&gt;Louis&lt;/firstName&gt;&lt;lastName&gt;Lefebvre&lt;/lastName&gt;&lt;/author&gt;&lt;author&gt;&lt;firstName&gt;Simon&lt;/firstName&gt;&lt;middleNames&gt;M&lt;/middleNames&gt;&lt;lastName&gt;Reader&lt;/lastName&gt;&lt;/author&gt;&lt;author&gt;&lt;firstName&gt;Daniel&lt;/firstName&gt;&lt;lastName&gt;Sol&lt;/lastName&gt;&lt;/author&gt;&lt;/authors&gt;&lt;/publication&gt;&lt;publication&gt;&lt;volume&gt;1156&lt;/volume&gt;&lt;publication_date&gt;99200903001200000000220000&lt;/publication_date&gt;&lt;doi&gt;10.1111/j.1749-6632.2009.04421.x&lt;/doi&gt;&lt;institution&gt;Center for Neuroscience and Department of Psychology, University of California-Davis, Davis, California 95618, USA. lakrubitzer@ucdavis.edu&lt;/institution&gt;&lt;startpage&gt;44&lt;/startpage&gt;&lt;title&gt;In search of a unifying theory of complex brain evolution.&lt;/title&gt;&lt;uuid&gt;53B0B958-38AC-4D31-A5A7-EC49C16BD3F4&lt;/uuid&gt;&lt;subtype&gt;400&lt;/subtype&gt;&lt;endpage&gt;67&lt;/endpage&gt;&lt;type&gt;400&lt;/type&gt;&lt;url&gt;http://eutils.ncbi.nlm.nih.gov/entrez/eutils/elink.fcgi?dbfrom=pubmed&amp;amp;id=19338502&amp;amp;retmode=ref&amp;amp;cmd=prlinks&lt;/url&gt;&lt;bundle&gt;&lt;publication&gt;&lt;title&gt;Annals of the New York Academy of Sciences&lt;/title&gt;&lt;type&gt;-100&lt;/type&gt;&lt;subtype&gt;-100&lt;/subtype&gt;&lt;uuid&gt;28627ED6-5DC7-4512-8DCB-4D007F51196E&lt;/uuid&gt;&lt;/publication&gt;&lt;/bundle&gt;&lt;authors&gt;&lt;author&gt;&lt;firstName&gt;Leah&lt;/firstName&gt;&lt;lastName&gt;Krubitzer&lt;/lastName&gt;&lt;/author&gt;&lt;/authors&gt;&lt;/publication&gt;&lt;/publications&gt;&lt;cites&gt;&lt;/cites&gt;&lt;/citation&gt;</w:instrText>
      </w:r>
      <w:r w:rsidR="007F2239">
        <w:rPr>
          <w:rFonts w:ascii="Times New Roman" w:hAnsi="Times New Roman" w:cs="Times New Roman"/>
        </w:rPr>
        <w:fldChar w:fldCharType="separate"/>
      </w:r>
      <w:r w:rsidR="00D45F4E">
        <w:rPr>
          <w:rFonts w:ascii="Times New Roman" w:hAnsi="Times New Roman" w:cs="Times New Roman"/>
        </w:rPr>
        <w:t>(Lefebvre et al., 2004; Sol et al., 2005; Krubitzer, 2009; Sol, 2009)</w:t>
      </w:r>
      <w:r w:rsidR="007F2239">
        <w:rPr>
          <w:rFonts w:ascii="Times New Roman" w:hAnsi="Times New Roman" w:cs="Times New Roman"/>
        </w:rPr>
        <w:fldChar w:fldCharType="end"/>
      </w:r>
      <w:r w:rsidR="00B6694B">
        <w:rPr>
          <w:rFonts w:ascii="Times New Roman" w:hAnsi="Times New Roman" w:cs="Times New Roman"/>
        </w:rPr>
        <w:t xml:space="preserve">. </w:t>
      </w:r>
      <w:r w:rsidR="00BC37DF">
        <w:rPr>
          <w:rFonts w:ascii="Times New Roman" w:hAnsi="Times New Roman" w:cs="Times New Roman"/>
        </w:rPr>
        <w:t>Organisms may evolve larger brain size as an</w:t>
      </w:r>
      <w:r w:rsidR="000E69C4">
        <w:rPr>
          <w:rFonts w:ascii="Times New Roman" w:hAnsi="Times New Roman" w:cs="Times New Roman"/>
        </w:rPr>
        <w:t xml:space="preserve"> adaptation t</w:t>
      </w:r>
      <w:r>
        <w:rPr>
          <w:rFonts w:ascii="Times New Roman" w:hAnsi="Times New Roman" w:cs="Times New Roman"/>
        </w:rPr>
        <w:t>o</w:t>
      </w:r>
      <w:r w:rsidR="00B23F0E">
        <w:rPr>
          <w:rFonts w:ascii="Times New Roman" w:hAnsi="Times New Roman" w:cs="Times New Roman"/>
        </w:rPr>
        <w:t xml:space="preserve"> </w:t>
      </w:r>
      <w:r w:rsidR="000E69C4">
        <w:rPr>
          <w:rFonts w:ascii="Times New Roman" w:hAnsi="Times New Roman" w:cs="Times New Roman"/>
        </w:rPr>
        <w:t xml:space="preserve">more </w:t>
      </w:r>
      <w:r w:rsidR="00393F90">
        <w:rPr>
          <w:rFonts w:ascii="Times New Roman" w:hAnsi="Times New Roman" w:cs="Times New Roman"/>
        </w:rPr>
        <w:t xml:space="preserve">efficiently </w:t>
      </w:r>
      <w:r w:rsidR="00B23F0E">
        <w:rPr>
          <w:rFonts w:ascii="Times New Roman" w:hAnsi="Times New Roman" w:cs="Times New Roman"/>
        </w:rPr>
        <w:t>solve novel problems and</w:t>
      </w:r>
      <w:r>
        <w:rPr>
          <w:rFonts w:ascii="Times New Roman" w:hAnsi="Times New Roman" w:cs="Times New Roman"/>
        </w:rPr>
        <w:t xml:space="preserve"> </w:t>
      </w:r>
      <w:r w:rsidR="00393F90">
        <w:rPr>
          <w:rFonts w:ascii="Times New Roman" w:hAnsi="Times New Roman" w:cs="Times New Roman"/>
        </w:rPr>
        <w:t xml:space="preserve">thus </w:t>
      </w:r>
      <w:r w:rsidR="00B23F0E">
        <w:rPr>
          <w:rFonts w:ascii="Times New Roman" w:hAnsi="Times New Roman" w:cs="Times New Roman"/>
        </w:rPr>
        <w:t>flexibly</w:t>
      </w:r>
      <w:r>
        <w:rPr>
          <w:rFonts w:ascii="Times New Roman" w:hAnsi="Times New Roman" w:cs="Times New Roman"/>
        </w:rPr>
        <w:t xml:space="preserve"> respond to changes in their </w:t>
      </w:r>
      <w:r w:rsidR="00B6694B">
        <w:rPr>
          <w:rFonts w:ascii="Times New Roman" w:hAnsi="Times New Roman" w:cs="Times New Roman"/>
        </w:rPr>
        <w:t xml:space="preserve">dietary niche </w:t>
      </w:r>
      <w:r w:rsidR="007F2239">
        <w:rPr>
          <w:rFonts w:ascii="Times New Roman" w:hAnsi="Times New Roman" w:cs="Times New Roman"/>
        </w:rPr>
        <w:fldChar w:fldCharType="begin"/>
      </w:r>
      <w:r w:rsidR="006E3C20">
        <w:rPr>
          <w:rFonts w:ascii="Times New Roman" w:hAnsi="Times New Roman" w:cs="Times New Roman"/>
        </w:rPr>
        <w:instrText xml:space="preserve"> ADDIN PAPERS2_CITATIONS &lt;citation&gt;&lt;uuid&gt;1BC86CC6-33FA-4D17-8F87-A5B305D57381&lt;/uuid&gt;&lt;priority&gt;3&lt;/priority&gt;&lt;publications&gt;&lt;publication&gt;&lt;uuid&gt;28D92225-0339-4495-89DA-519738CC8A93&lt;/uuid&gt;&lt;volume&gt;79&lt;/volume&gt;&lt;startpage&gt;3&lt;/startpage&gt;&lt;publication_date&gt;99199801001200000000220000&lt;/publication_date&gt;&lt;url&gt;http://eutils.ncbi.nlm.nih.gov/entrez/eutils/elink.fcgi?dbfrom=pubmed&amp;amp;id=9505798&amp;amp;retmode=ref&amp;amp;cmd=prlinks&lt;/url&gt;&lt;type&gt;400&lt;/type&gt;&lt;title&gt;Rift Valley lake fish and shellfish provided brain-specific nutrition for early Homo.&lt;/title&gt;&lt;location&gt;&amp;lt;html&amp;gt;&amp;lt;head&amp;gt;&amp;lt;meta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Home&amp;lt;/a&amp;gt;&amp;lt;/div&amp;gt;&amp;lt;/body&amp;gt;&amp;lt;/html&amp;gt;&lt;/location&gt;&lt;institution&gt;22nd Century Nutrition Inc., Cloverly, MD 20905-4007, USA. cleigh@cais.com&lt;/institution&gt;&lt;number&gt;1&lt;/number&gt;&lt;subtype&gt;400&lt;/subtype&gt;&lt;endpage&gt;21&lt;/endpage&gt;&lt;bundle&gt;&lt;publication&gt;&lt;title&gt;The British journal of nutrition&lt;/title&gt;&lt;type&gt;-100&lt;/type&gt;&lt;subtype&gt;-100&lt;/subtype&gt;&lt;uuid&gt;5FD637A4-0544-4083-883A-BF25897FB0A9&lt;/uuid&gt;&lt;/publication&gt;&lt;/bundle&gt;&lt;authors&gt;&lt;author&gt;&lt;firstName&gt;C&lt;/firstName&gt;&lt;middleNames&gt;L&lt;/middleNames&gt;&lt;lastName&gt;Broadhurst&lt;/lastName&gt;&lt;/author&gt;&lt;author&gt;&lt;firstName&gt;S&lt;/firstName&gt;&lt;middleNames&gt;C&lt;/middleNames&gt;&lt;lastName&gt;Cunnane&lt;/lastName&gt;&lt;/author&gt;&lt;author&gt;&lt;firstName&gt;M&lt;/firstName&gt;&lt;middleNames&gt;A&lt;/middleNames&gt;&lt;lastName&gt;Crawford&lt;/lastName&gt;&lt;/author&gt;&lt;/authors&gt;&lt;/publication&gt;&lt;publication&gt;&lt;volume&gt;74&lt;/volume&gt;&lt;publication_date&gt;99201006211200000000222000&lt;/publication_date&gt;&lt;number&gt;0&lt;/number&gt;&lt;doi&gt;10.1101/sqb.2009.74.019&lt;/doi&gt;&lt;startpage&gt;427&lt;/startpage&gt;&lt;title&gt;Cooking and the Human Commitment to a High-quality Diet&lt;/title&gt;&lt;uuid&gt;9FF0C61C-0D61-4296-8F79-BFD7EEE39A82&lt;/uuid&gt;&lt;subtype&gt;400&lt;/subtype&gt;&lt;endpage&gt;434&lt;/endpage&gt;&lt;type&gt;400&lt;/type&gt;&lt;url&gt;http://pubget.com/site/paper/19843593?institution=&lt;/url&gt;&lt;bundle&gt;&lt;publication&gt;&lt;title&gt;Cold Spring Harbor Symposia on Quantitative Biology&lt;/title&gt;&lt;type&gt;-100&lt;/type&gt;&lt;subtype&gt;-100&lt;/subtype&gt;&lt;uuid&gt;A3A68EE2-2955-4623-AABC-6598EDAAC5FE&lt;/uuid&gt;&lt;/publication&gt;&lt;/bundle&gt;&lt;authors&gt;&lt;author&gt;&lt;firstName&gt;R&lt;/firstName&gt;&lt;middleNames&gt;N&lt;/middleNames&gt;&lt;lastName&gt;Carmody&lt;/lastName&gt;&lt;/author&gt;&lt;author&gt;&lt;firstName&gt;R&lt;/firstName&gt;&lt;middleNames&gt;W&lt;/middleNames&gt;&lt;lastName&gt;Wrangham&lt;/lastName&gt;&lt;/author&gt;&lt;/authors&gt;&lt;/publication&gt;&lt;/publications&gt;&lt;cites&gt;&lt;/cites&gt;&lt;/citation&gt;</w:instrText>
      </w:r>
      <w:r w:rsidR="007F2239">
        <w:rPr>
          <w:rFonts w:ascii="Times New Roman" w:hAnsi="Times New Roman" w:cs="Times New Roman"/>
        </w:rPr>
        <w:fldChar w:fldCharType="separate"/>
      </w:r>
      <w:r w:rsidR="00D45F4E">
        <w:rPr>
          <w:rFonts w:ascii="Times New Roman" w:hAnsi="Times New Roman" w:cs="Times New Roman"/>
        </w:rPr>
        <w:t>(Broadhurst et al., 1998; Carmody and Wrangham, 2010)</w:t>
      </w:r>
      <w:r w:rsidR="007F2239">
        <w:rPr>
          <w:rFonts w:ascii="Times New Roman" w:hAnsi="Times New Roman" w:cs="Times New Roman"/>
        </w:rPr>
        <w:fldChar w:fldCharType="end"/>
      </w:r>
      <w:r w:rsidR="00B6694B">
        <w:rPr>
          <w:rFonts w:ascii="Times New Roman" w:hAnsi="Times New Roman" w:cs="Times New Roman"/>
        </w:rPr>
        <w:t xml:space="preserve"> or the </w:t>
      </w:r>
      <w:r w:rsidR="0002233C">
        <w:rPr>
          <w:rFonts w:ascii="Times New Roman" w:hAnsi="Times New Roman" w:cs="Times New Roman"/>
        </w:rPr>
        <w:t>maintenance</w:t>
      </w:r>
      <w:r w:rsidR="00B6694B">
        <w:rPr>
          <w:rFonts w:ascii="Times New Roman" w:hAnsi="Times New Roman" w:cs="Times New Roman"/>
        </w:rPr>
        <w:t xml:space="preserve"> of a complex social </w:t>
      </w:r>
      <w:r w:rsidR="0002233C">
        <w:rPr>
          <w:rFonts w:ascii="Times New Roman" w:hAnsi="Times New Roman" w:cs="Times New Roman"/>
        </w:rPr>
        <w:t>networks</w:t>
      </w:r>
      <w:r w:rsidR="00B6694B">
        <w:rPr>
          <w:rFonts w:ascii="Times New Roman" w:hAnsi="Times New Roman" w:cs="Times New Roman"/>
        </w:rPr>
        <w:t xml:space="preserve"> </w:t>
      </w:r>
      <w:r w:rsidR="00B6694B" w:rsidRPr="00862889">
        <w:rPr>
          <w:rFonts w:ascii="Times New Roman" w:hAnsi="Times New Roman" w:cs="Times New Roman"/>
        </w:rPr>
        <w:fldChar w:fldCharType="begin"/>
      </w:r>
      <w:r w:rsidR="006E3C20">
        <w:rPr>
          <w:rFonts w:ascii="Times New Roman" w:hAnsi="Times New Roman" w:cs="Times New Roman"/>
        </w:rPr>
        <w:instrText xml:space="preserve"> ADDIN PAPERS2_CITATIONS &lt;citation&gt;&lt;uuid&gt;7601F75C-58A5-4269-B7D1-62F20567B5C3&lt;/uuid&gt;&lt;priority&gt;3&lt;/priority&gt;&lt;publications&gt;&lt;publication&gt;&lt;uuid&gt;CDEC6229-1E32-40D6-8706-3DF1A417E546&lt;/uuid&gt;&lt;volume&gt;274&lt;/volume&gt;&lt;doi&gt;10.1098/rspb.2007.0693&lt;/doi&gt;&lt;startpage&gt;2429&lt;/startpage&gt;&lt;publication_date&gt;99200710071200000000222000&lt;/publication_date&gt;&lt;url&gt;http://eutils.ncbi.nlm.nih.gov/entrez/eutils/elink.fcgi?dbfrom=pubmed&amp;amp;id=17652066&amp;amp;retmode=ref&amp;amp;cmd=prlinks&lt;/url&gt;&lt;type&gt;400&lt;/type&gt;&lt;title&gt;The evolution of the social brain: anthropoid primates contrast with other vertebrates.&lt;/title&gt;&lt;institution&gt;British Academy Centenary Research Project, School of Biological Sciences, University of Liverpool, Liverpool, UK.&lt;/institution&gt;&lt;number&gt;1624&lt;/number&gt;&lt;subtype&gt;400&lt;/subtype&gt;&lt;endpage&gt;2436&lt;/endpage&gt;&lt;bundle&gt;&lt;publication&gt;&lt;title&gt;Proceedings of the Royal Society B: Biological Sciences&lt;/title&gt;&lt;type&gt;-100&lt;/type&gt;&lt;subtype&gt;-100&lt;/subtype&gt;&lt;uuid&gt;1BB0688F-827E-4371-B151-BEB53C080DD4&lt;/uuid&gt;&lt;/publication&gt;&lt;/bundle&gt;&lt;authors&gt;&lt;author&gt;&lt;firstName&gt;Susanne&lt;/firstName&gt;&lt;lastName&gt;Shultz&lt;/lastName&gt;&lt;/author&gt;&lt;author&gt;&lt;firstName&gt;Robin&lt;/firstName&gt;&lt;middleNames&gt;I M&lt;/middleNames&gt;&lt;lastName&gt;Dunbar&lt;/lastName&gt;&lt;/author&gt;&lt;/authors&gt;&lt;/publication&gt;&lt;publication&gt;&lt;uuid&gt;C367CDE0-FBF6-404E-84F3-F3BC1CA57D05&lt;/uuid&gt;&lt;volume&gt;107&lt;/volume&gt;&lt;doi&gt;10.1073/pnas.1005246107&lt;/doi&gt;&lt;startpage&gt;21582&lt;/startpage&gt;&lt;publication_date&gt;99201012141200000000222000&lt;/publication_date&gt;&lt;url&gt;http://eutils.ncbi.nlm.nih.gov/entrez/eutils/elink.fcgi?dbfrom=pubmed&amp;amp;id=21098277&amp;amp;retmode=ref&amp;amp;cmd=prlinks&lt;/url&gt;&lt;type&gt;400&lt;/type&gt;&lt;title&gt;Encephalization is not a universal macroevolutionary phenomenon in mammals but is associated with sociality.&lt;/title&gt;&lt;location&gt;&amp;lt;html&amp;gt;&amp;lt;head&amp;gt;&amp;lt;meta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Home&amp;lt;/a&amp;gt;&amp;lt;/div&amp;gt;&amp;lt;/body&amp;gt;&amp;lt;/html&amp;gt;&lt;/location&gt;&lt;institution&gt;Institute of Cognitive and Evolutionary Anthropology, University of Oxford, Oxford OX2 6PN, United Kingdom. susanne.shultz@anthro.ox.ac.uk&lt;/institution&gt;&lt;number&gt;50&lt;/number&gt;&lt;subtype&gt;400&lt;/subtype&gt;&lt;endpage&gt;21586&lt;/endpage&gt;&lt;bundle&gt;&lt;publication&gt;&lt;title&gt;PNAS&lt;/title&gt;&lt;type&gt;-100&lt;/type&gt;&lt;subtype&gt;-100&lt;/subtype&gt;&lt;uuid&gt;7CCFCC8B-3779-473B-9F23-2F8D465AF21A&lt;/uuid&gt;&lt;/publication&gt;&lt;/bundle&gt;&lt;authors&gt;&lt;author&gt;&lt;firstName&gt;Susanne&lt;/firstName&gt;&lt;lastName&gt;Shultz&lt;/lastName&gt;&lt;/author&gt;&lt;author&gt;&lt;firstName&gt;Robin&lt;/firstName&gt;&lt;middleNames&gt;I M&lt;/middleNames&gt;&lt;lastName&gt;Dunbar&lt;/lastName&gt;&lt;/author&gt;&lt;/authors&gt;&lt;/publication&gt;&lt;publication&gt;&lt;volume&gt;6&lt;/volume&gt;&lt;publication_date&gt;99199800001200000000200000&lt;/publication_date&gt;&lt;number&gt;5&lt;/number&gt;&lt;doi&gt;10.1080/03014460902960289&lt;/doi&gt;&lt;startpage&gt;178&lt;/startpage&gt;&lt;title&gt;The Social Brain Hypothesis&lt;/title&gt;&lt;uuid&gt;DC59C1D8-2117-4302-A211-D81F28A3B1F8&lt;/uuid&gt;&lt;subtype&gt;400&lt;/subtype&gt;&lt;endpage&gt;190&lt;/endpage&gt;&lt;type&gt;400&lt;/type&gt;&lt;url&gt;http://eutils.ncbi.nlm.nih.gov/entrez/eutils/elink.fcgi?dbfrom=pubmed&amp;amp;id=19575315&amp;amp;retmode=ref&amp;amp;cmd=prlinks&lt;/url&gt;&lt;bundle&gt;&lt;publication&gt;&lt;title&gt;Evolutionary Anthropology&lt;/title&gt;&lt;type&gt;-100&lt;/type&gt;&lt;subtype&gt;-100&lt;/subtype&gt;&lt;uuid&gt;6737A10F-65BA-4D96-B5F2-FB5DDE07D609&lt;/uuid&gt;&lt;/publication&gt;&lt;/bundle&gt;&lt;authors&gt;&lt;author&gt;&lt;firstName&gt;Robin&lt;/firstName&gt;&lt;middleNames&gt;I M&lt;/middleNames&gt;&lt;lastName&gt;Dunbar&lt;/lastName&gt;&lt;/author&gt;&lt;/authors&gt;&lt;/publication&gt;&lt;/publications&gt;&lt;cites&gt;&lt;/cites&gt;&lt;/citation&gt;</w:instrText>
      </w:r>
      <w:r w:rsidR="00B6694B" w:rsidRPr="00862889">
        <w:rPr>
          <w:rFonts w:ascii="Times New Roman" w:hAnsi="Times New Roman" w:cs="Times New Roman"/>
        </w:rPr>
        <w:fldChar w:fldCharType="separate"/>
      </w:r>
      <w:r w:rsidR="00766BBB">
        <w:rPr>
          <w:rFonts w:ascii="Times New Roman" w:hAnsi="Times New Roman" w:cs="Times New Roman"/>
        </w:rPr>
        <w:t>(Dunbar, 1998; Shultz and Dunbar, 2007; 2010)</w:t>
      </w:r>
      <w:r w:rsidR="00B6694B" w:rsidRPr="00862889">
        <w:rPr>
          <w:rFonts w:ascii="Times New Roman" w:hAnsi="Times New Roman" w:cs="Times New Roman"/>
        </w:rPr>
        <w:fldChar w:fldCharType="end"/>
      </w:r>
      <w:r w:rsidR="00B6694B">
        <w:rPr>
          <w:rFonts w:ascii="Times New Roman" w:hAnsi="Times New Roman" w:cs="Times New Roman"/>
        </w:rPr>
        <w:t>.</w:t>
      </w:r>
      <w:r w:rsidR="00FC2FA9">
        <w:rPr>
          <w:rFonts w:ascii="Times New Roman" w:hAnsi="Times New Roman" w:cs="Times New Roman"/>
        </w:rPr>
        <w:t xml:space="preserve"> L</w:t>
      </w:r>
      <w:r w:rsidR="00FA7C40" w:rsidRPr="00862889">
        <w:rPr>
          <w:rFonts w:ascii="Times New Roman" w:hAnsi="Times New Roman" w:cs="Times New Roman"/>
        </w:rPr>
        <w:t xml:space="preserve">arge-scale </w:t>
      </w:r>
      <w:r w:rsidR="0002233C">
        <w:rPr>
          <w:rFonts w:ascii="Times New Roman" w:hAnsi="Times New Roman" w:cs="Times New Roman"/>
        </w:rPr>
        <w:t xml:space="preserve">changes </w:t>
      </w:r>
      <w:r w:rsidR="003C1D57" w:rsidRPr="00862889">
        <w:rPr>
          <w:rFonts w:ascii="Times New Roman" w:hAnsi="Times New Roman" w:cs="Times New Roman"/>
        </w:rPr>
        <w:t>in</w:t>
      </w:r>
      <w:r w:rsidR="0002233C">
        <w:rPr>
          <w:rFonts w:ascii="Times New Roman" w:hAnsi="Times New Roman" w:cs="Times New Roman"/>
        </w:rPr>
        <w:t xml:space="preserve"> climate have also</w:t>
      </w:r>
      <w:r w:rsidR="003C1D57" w:rsidRPr="00862889">
        <w:rPr>
          <w:rFonts w:ascii="Times New Roman" w:hAnsi="Times New Roman" w:cs="Times New Roman"/>
        </w:rPr>
        <w:t xml:space="preserve"> </w:t>
      </w:r>
      <w:r w:rsidR="0002233C">
        <w:rPr>
          <w:rFonts w:ascii="Times New Roman" w:hAnsi="Times New Roman" w:cs="Times New Roman"/>
        </w:rPr>
        <w:t xml:space="preserve">been proposed as the </w:t>
      </w:r>
      <w:r w:rsidR="008F682D">
        <w:rPr>
          <w:rFonts w:ascii="Times New Roman" w:hAnsi="Times New Roman" w:cs="Times New Roman"/>
        </w:rPr>
        <w:t>underlying driving force behind brain evolution</w:t>
      </w:r>
      <w:r w:rsidR="00350F66">
        <w:rPr>
          <w:rFonts w:ascii="Times New Roman" w:hAnsi="Times New Roman" w:cs="Times New Roman"/>
        </w:rPr>
        <w:t>,</w:t>
      </w:r>
      <w:r w:rsidR="00F378B6">
        <w:rPr>
          <w:rFonts w:ascii="Times New Roman" w:hAnsi="Times New Roman" w:cs="Times New Roman"/>
        </w:rPr>
        <w:t xml:space="preserve"> by indirectly influencing</w:t>
      </w:r>
      <w:r w:rsidR="00350F66">
        <w:rPr>
          <w:rFonts w:ascii="Times New Roman" w:hAnsi="Times New Roman" w:cs="Times New Roman"/>
        </w:rPr>
        <w:t xml:space="preserve"> the evolution of organisms by altering the environment at the regional and local levels</w:t>
      </w:r>
      <w:r w:rsidR="008F682D">
        <w:rPr>
          <w:rFonts w:ascii="Times New Roman" w:hAnsi="Times New Roman" w:cs="Times New Roman"/>
        </w:rPr>
        <w:t>. However</w:t>
      </w:r>
      <w:r w:rsidR="006C6808">
        <w:rPr>
          <w:rFonts w:ascii="Times New Roman" w:hAnsi="Times New Roman" w:cs="Times New Roman"/>
        </w:rPr>
        <w:t>,</w:t>
      </w:r>
      <w:r w:rsidR="008F682D">
        <w:rPr>
          <w:rFonts w:ascii="Times New Roman" w:hAnsi="Times New Roman" w:cs="Times New Roman"/>
        </w:rPr>
        <w:t xml:space="preserve"> </w:t>
      </w:r>
      <w:r w:rsidR="009C1A90">
        <w:rPr>
          <w:rFonts w:ascii="Times New Roman" w:hAnsi="Times New Roman" w:cs="Times New Roman"/>
        </w:rPr>
        <w:t>which aspects of climatic change</w:t>
      </w:r>
      <w:r w:rsidR="008F682D">
        <w:rPr>
          <w:rFonts w:ascii="Times New Roman" w:hAnsi="Times New Roman" w:cs="Times New Roman"/>
        </w:rPr>
        <w:t xml:space="preserve"> are </w:t>
      </w:r>
      <w:r w:rsidR="000E69C4">
        <w:rPr>
          <w:rFonts w:ascii="Times New Roman" w:hAnsi="Times New Roman" w:cs="Times New Roman"/>
        </w:rPr>
        <w:t>the actual driving forces</w:t>
      </w:r>
      <w:r w:rsidR="008F682D">
        <w:rPr>
          <w:rFonts w:ascii="Times New Roman" w:hAnsi="Times New Roman" w:cs="Times New Roman"/>
        </w:rPr>
        <w:t xml:space="preserve"> </w:t>
      </w:r>
      <w:r w:rsidR="000E69C4">
        <w:rPr>
          <w:rFonts w:ascii="Times New Roman" w:hAnsi="Times New Roman" w:cs="Times New Roman"/>
        </w:rPr>
        <w:t>is</w:t>
      </w:r>
      <w:r w:rsidR="008F682D">
        <w:rPr>
          <w:rFonts w:ascii="Times New Roman" w:hAnsi="Times New Roman" w:cs="Times New Roman"/>
        </w:rPr>
        <w:t xml:space="preserve"> a matter on ongoing debate</w:t>
      </w:r>
      <w:r w:rsidR="00B35F2B">
        <w:rPr>
          <w:rFonts w:ascii="Times New Roman" w:hAnsi="Times New Roman" w:cs="Times New Roman"/>
        </w:rPr>
        <w:t>, particularly in the field of human origins</w:t>
      </w:r>
      <w:r w:rsidR="00A114DF">
        <w:rPr>
          <w:rFonts w:ascii="Times New Roman" w:hAnsi="Times New Roman" w:cs="Times New Roman"/>
        </w:rPr>
        <w:t xml:space="preserve"> </w:t>
      </w:r>
      <w:r w:rsidR="00A114DF">
        <w:rPr>
          <w:rFonts w:ascii="Times New Roman" w:hAnsi="Times New Roman" w:cs="Times New Roman"/>
        </w:rPr>
        <w:fldChar w:fldCharType="begin"/>
      </w:r>
      <w:r w:rsidR="006E3C20">
        <w:rPr>
          <w:rFonts w:ascii="Times New Roman" w:hAnsi="Times New Roman" w:cs="Times New Roman"/>
        </w:rPr>
        <w:instrText xml:space="preserve"> ADDIN PAPERS2_CITATIONS &lt;citation&gt;&lt;uuid&gt;EBAA4E9E-6893-4E90-ABE6-C3ACB8ABDF9E&lt;/uuid&gt;&lt;priority&gt;0&lt;/priority&gt;&lt;publications&gt;&lt;publication&gt;&lt;volume&gt;73&lt;/volume&gt;&lt;publication_date&gt;99201308001200000000220000&lt;/publication_date&gt;&lt;doi&gt;10.1016/j.quascirev.2013.04.003&lt;/doi&gt;&lt;startpage&gt;1&lt;/startpage&gt;&lt;title&gt;Hominin evolution in settings of strong environmental variability&lt;/title&gt;&lt;uuid&gt;B1D64CE2-08B7-4503-A086-E0937ED8F5C8&lt;/uuid&gt;&lt;subtype&gt;400&lt;/subtype&gt;&lt;endpage&gt;13&lt;/endpage&gt;&lt;type&gt;400&lt;/type&gt;&lt;url&gt;http://linkinghub.elsevier.com/retrieve/pii/S0277379113001340&lt;/url&gt;&lt;bundle&gt;&lt;publication&gt;&lt;publisher&gt;Elsevier Ltd&lt;/publisher&gt;&lt;title&gt;Quaternary Science Reviews&lt;/title&gt;&lt;type&gt;-100&lt;/type&gt;&lt;subtype&gt;-100&lt;/subtype&gt;&lt;uuid&gt;FC56DF03-A8BA-4976-AA12-37A7ACE20A5E&lt;/uuid&gt;&lt;/publication&gt;&lt;/bundle&gt;&lt;authors&gt;&lt;author&gt;&lt;firstName&gt;Richard&lt;/firstName&gt;&lt;lastName&gt;Potts&lt;/lastName&gt;&lt;/author&gt;&lt;/authors&gt;&lt;/publication&gt;&lt;publication&gt;&lt;volume&gt;311&lt;/volume&gt;&lt;publication_date&gt;99200601271200000000222000&lt;/publication_date&gt;&lt;number&gt;5760&lt;/number&gt;&lt;doi&gt;10.1126/science.1116051&lt;/doi&gt;&lt;startpage&gt;476&lt;/startpage&gt;&lt;title&gt;ATMOSPHERE: Climate Change and Human Evolution&lt;/title&gt;&lt;uuid&gt;5E08C497-B8D7-4833-BFDF-D2AEE1DF79C0&lt;/uuid&gt;&lt;subtype&gt;400&lt;/subtype&gt;&lt;endpage&gt;478&lt;/endpage&gt;&lt;type&gt;400&lt;/type&gt;&lt;url&gt;http://www.sciencemag.org/cgi/doi/10.1126/science.1116051&lt;/url&gt;&lt;bundle&gt;&lt;publication&gt;&lt;title&gt;Science&lt;/title&gt;&lt;type&gt;-100&lt;/type&gt;&lt;subtype&gt;-100&lt;/subtype&gt;&lt;uuid&gt;8E97A13A-F8DE-467E-88CF-00434DA3F570&lt;/uuid&gt;&lt;/publication&gt;&lt;/bundle&gt;&lt;authors&gt;&lt;author&gt;&lt;firstName&gt;A&lt;/firstName&gt;&lt;middleNames&gt;K&lt;/middleNames&gt;&lt;lastName&gt;Behrensmeyer&lt;/lastName&gt;&lt;/author&gt;&lt;/authors&gt;&lt;/publication&gt;&lt;/publications&gt;&lt;cites&gt;&lt;/cites&gt;&lt;/citation&gt;</w:instrText>
      </w:r>
      <w:r w:rsidR="00A114DF">
        <w:rPr>
          <w:rFonts w:ascii="Times New Roman" w:hAnsi="Times New Roman" w:cs="Times New Roman"/>
        </w:rPr>
        <w:fldChar w:fldCharType="separate"/>
      </w:r>
      <w:r w:rsidR="00D45F4E">
        <w:rPr>
          <w:rFonts w:ascii="Times New Roman" w:hAnsi="Times New Roman" w:cs="Times New Roman"/>
        </w:rPr>
        <w:t>(Behrensmeyer, 2006; Potts, 2013)</w:t>
      </w:r>
      <w:r w:rsidR="00A114DF">
        <w:rPr>
          <w:rFonts w:ascii="Times New Roman" w:hAnsi="Times New Roman" w:cs="Times New Roman"/>
        </w:rPr>
        <w:fldChar w:fldCharType="end"/>
      </w:r>
      <w:r w:rsidR="00B35F2B">
        <w:rPr>
          <w:rFonts w:ascii="Times New Roman" w:hAnsi="Times New Roman" w:cs="Times New Roman"/>
        </w:rPr>
        <w:t>. Trend-based hypothese</w:t>
      </w:r>
      <w:r w:rsidR="00582C3B">
        <w:rPr>
          <w:rFonts w:ascii="Times New Roman" w:hAnsi="Times New Roman" w:cs="Times New Roman"/>
        </w:rPr>
        <w:t xml:space="preserve">s </w:t>
      </w:r>
      <w:r w:rsidR="00E929C2">
        <w:rPr>
          <w:rFonts w:ascii="Times New Roman" w:hAnsi="Times New Roman" w:cs="Times New Roman"/>
        </w:rPr>
        <w:t>implicate</w:t>
      </w:r>
      <w:r w:rsidR="00582C3B">
        <w:rPr>
          <w:rFonts w:ascii="Times New Roman" w:hAnsi="Times New Roman" w:cs="Times New Roman"/>
        </w:rPr>
        <w:t xml:space="preserve"> long-term directional changes in aspects of the climate, </w:t>
      </w:r>
      <w:r w:rsidR="00D9222F">
        <w:rPr>
          <w:rFonts w:ascii="Times New Roman" w:hAnsi="Times New Roman" w:cs="Times New Roman"/>
        </w:rPr>
        <w:t xml:space="preserve">such as temperature </w:t>
      </w:r>
      <w:r w:rsidR="0022746F">
        <w:rPr>
          <w:rFonts w:ascii="Times New Roman" w:hAnsi="Times New Roman" w:cs="Times New Roman"/>
        </w:rPr>
        <w:t>and/</w:t>
      </w:r>
      <w:r w:rsidR="00D9222F">
        <w:rPr>
          <w:rFonts w:ascii="Times New Roman" w:hAnsi="Times New Roman" w:cs="Times New Roman"/>
        </w:rPr>
        <w:t>or</w:t>
      </w:r>
      <w:r w:rsidR="00582C3B">
        <w:rPr>
          <w:rFonts w:ascii="Times New Roman" w:hAnsi="Times New Roman" w:cs="Times New Roman"/>
        </w:rPr>
        <w:t xml:space="preserve"> aridity</w:t>
      </w:r>
      <w:r w:rsidR="00AF6DF3">
        <w:rPr>
          <w:rFonts w:ascii="Times New Roman" w:hAnsi="Times New Roman" w:cs="Times New Roman"/>
        </w:rPr>
        <w:t xml:space="preserve"> </w:t>
      </w:r>
      <w:r w:rsidR="00E929C2">
        <w:rPr>
          <w:rFonts w:ascii="Times New Roman" w:hAnsi="Times New Roman" w:cs="Times New Roman"/>
        </w:rPr>
        <w:t>as the primary drivers of evolution</w:t>
      </w:r>
      <w:r w:rsidR="00C52C28">
        <w:rPr>
          <w:rFonts w:ascii="Times New Roman" w:hAnsi="Times New Roman" w:cs="Times New Roman"/>
        </w:rPr>
        <w:t xml:space="preserve"> (e.g. savannah hypothesis, aridity hypothesis</w:t>
      </w:r>
      <w:r w:rsidR="008A7385">
        <w:rPr>
          <w:rFonts w:ascii="Times New Roman" w:hAnsi="Times New Roman" w:cs="Times New Roman"/>
        </w:rPr>
        <w:t>, and aspects of turnover pulse hypothesis</w:t>
      </w:r>
      <w:r w:rsidR="00C52C28">
        <w:rPr>
          <w:rFonts w:ascii="Times New Roman" w:hAnsi="Times New Roman" w:cs="Times New Roman"/>
        </w:rPr>
        <w:t xml:space="preserve">) </w:t>
      </w:r>
      <w:r w:rsidR="001C7761">
        <w:rPr>
          <w:rFonts w:ascii="Times New Roman" w:hAnsi="Times New Roman" w:cs="Times New Roman"/>
        </w:rPr>
        <w:fldChar w:fldCharType="begin"/>
      </w:r>
      <w:r w:rsidR="006E3C20">
        <w:rPr>
          <w:rFonts w:ascii="Times New Roman" w:hAnsi="Times New Roman" w:cs="Times New Roman"/>
        </w:rPr>
        <w:instrText xml:space="preserve"> ADDIN PAPERS2_CITATIONS &lt;citation&gt;&lt;uuid&gt;2C16FEB0-B1EA-4711-BF04-D0B7828FDCE0&lt;/uuid&gt;&lt;priority&gt;6&lt;/priority&gt;&lt;publications&gt;&lt;publication&gt;&lt;volume&gt;220&lt;/volume&gt;&lt;publication_date&gt;99200403001200000000220000&lt;/publication_date&gt;&lt;number&gt;1-2&lt;/number&gt;&lt;doi&gt;10.1016/S0012-821X(04)00003-2&lt;/doi&gt;&lt;startpage&gt;3&lt;/startpage&gt;&lt;title&gt;African climate change and faunal evolution during the Pliocene–Pleistocene&lt;/title&gt;&lt;uuid&gt;32149A72-AE6B-4937-A56B-056260115C06&lt;/uuid&gt;&lt;subtype&gt;400&lt;/subtype&gt;&lt;endpage&gt;24&lt;/endpage&gt;&lt;type&gt;400&lt;/type&gt;&lt;url&gt;http://linkinghub.elsevier.com/retrieve/pii/S0012821X04000032&lt;/url&gt;&lt;bundle&gt;&lt;publication&gt;&lt;publisher&gt;Elsevier B.V.&lt;/publisher&gt;&lt;title&gt;Earth and Planetary Science Letters&lt;/title&gt;&lt;type&gt;-100&lt;/type&gt;&lt;subtype&gt;-100&lt;/subtype&gt;&lt;uuid&gt;CA05172C-887B-4F53-A37E-9279EC73185B&lt;/uuid&gt;&lt;/publication&gt;&lt;/bundle&gt;&lt;authors&gt;&lt;author&gt;&lt;firstName&gt;Peter&lt;/firstName&gt;&lt;middleNames&gt;B&lt;/middleNames&gt;&lt;lastName&gt;deMenocal&lt;/lastName&gt;&lt;/author&gt;&lt;/authors&gt;&lt;/publication&gt;&lt;publication&gt;&lt;volume&gt;43&lt;/volume&gt;&lt;publication_date&gt;99199400001200000000200000&lt;/publication_date&gt;&lt;number&gt;1&lt;/number&gt;&lt;startpage&gt;92&lt;/startpage&gt;&lt;title&gt;Analysis of paedomorphosis using allometric characters: the example of Reduncini antelopes (Bovidae, Mammalia)&lt;/title&gt;&lt;uuid&gt;FB72B12A-AE31-47C5-BB4C-5C92E5D81382&lt;/uuid&gt;&lt;subtype&gt;400&lt;/subtype&gt;&lt;publisher&gt;Oxford University Press&lt;/publisher&gt;&lt;type&gt;400&lt;/type&gt;&lt;endpage&gt;116&lt;/endpage&gt;&lt;url&gt;http://sysbio.oxfordjournals.org/content/43/1/92.short&lt;/url&gt;&lt;bundle&gt;&lt;publication&gt;&lt;title&gt;Systematic Biology&lt;/title&gt;&lt;type&gt;-100&lt;/type&gt;&lt;subtype&gt;-100&lt;/subtype&gt;&lt;uuid&gt;00506B6B-60A7-45C0-9A4B-6C1C24E7A85F&lt;/uuid&gt;&lt;/publication&gt;&lt;/bundle&gt;&lt;authors&gt;&lt;author&gt;&lt;firstName&gt;E&lt;/firstName&gt;&lt;middleNames&gt;S&lt;/middleNames&gt;&lt;lastName&gt;Vrba&lt;/lastName&gt;&lt;/author&gt;&lt;author&gt;&lt;firstName&gt;J&lt;/firstName&gt;&lt;middleNames&gt;R&lt;/middleNames&gt;&lt;lastName&gt;Vaisnys&lt;/lastName&gt;&lt;/author&gt;&lt;author&gt;&lt;firstName&gt;J&lt;/firstName&gt;&lt;middleNames&gt;E&lt;/middleNames&gt;&lt;lastName&gt;Gatesy&lt;/lastName&gt;&lt;/author&gt;&lt;author&gt;&lt;firstName&gt;R&lt;/firstName&gt;&lt;lastName&gt;Desalle&lt;/lastName&gt;&lt;/author&gt;&lt;author&gt;&lt;firstName&gt;K-Y&lt;/firstName&gt;&lt;lastName&gt;Wei&lt;/lastName&gt;&lt;/author&gt;&lt;/authors&gt;&lt;/publication&gt;&lt;publication&gt;&lt;volume&gt;55&lt;/volume&gt;&lt;publication_date&gt;99201402001200000000220000&lt;/publication_date&gt;&lt;number&gt;1&lt;/number&gt;&lt;doi&gt;10.1086/674530&lt;/doi&gt;&lt;startpage&gt;59&lt;/startpage&gt;&lt;title&gt;Is the “Savanna Hypothesis” a Dead Concept for Explaining the Emergence of the Earliest Hominins?&lt;/title&gt;&lt;uuid&gt;1C6EAD10-9621-4018-8F23-436FAF88B940&lt;/uuid&gt;&lt;subtype&gt;400&lt;/subtype&gt;&lt;endpage&gt;81&lt;/endpage&gt;&lt;type&gt;400&lt;/type&gt;&lt;url&gt;http://www.jstor.org/stable/info/10.1086/674530&lt;/url&gt;&lt;bundle&gt;&lt;publication&gt;&lt;publisher&gt;The University of Chicago Press&lt;/publisher&gt;&lt;title&gt;Current Anthropology&lt;/title&gt;&lt;type&gt;-100&lt;/type&gt;&lt;subtype&gt;-100&lt;/subtype&gt;&lt;uuid&gt;FD8F4165-70D7-44F8-93AB-E7D9C7F5CB4D&lt;/uuid&gt;&lt;/publication&gt;&lt;/bundle&gt;&lt;authors&gt;&lt;author&gt;&lt;firstName&gt;M&lt;/firstName&gt;&lt;lastName&gt;Domínguez-Rodrigo&lt;/lastName&gt;&lt;/author&gt;&lt;/authors&gt;&lt;/publication&gt;&lt;/publications&gt;&lt;cites&gt;&lt;/cites&gt;&lt;/citation&gt;</w:instrText>
      </w:r>
      <w:r w:rsidR="001C7761">
        <w:rPr>
          <w:rFonts w:ascii="Times New Roman" w:hAnsi="Times New Roman" w:cs="Times New Roman"/>
        </w:rPr>
        <w:fldChar w:fldCharType="separate"/>
      </w:r>
      <w:r w:rsidR="001C7761">
        <w:rPr>
          <w:rFonts w:ascii="Times New Roman" w:hAnsi="Times New Roman" w:cs="Times New Roman"/>
        </w:rPr>
        <w:t>(Vrba et al., 1994; deMenocal, 2004; Domínguez-Rodrigo, 2014)</w:t>
      </w:r>
      <w:r w:rsidR="001C7761">
        <w:rPr>
          <w:rFonts w:ascii="Times New Roman" w:hAnsi="Times New Roman" w:cs="Times New Roman"/>
        </w:rPr>
        <w:fldChar w:fldCharType="end"/>
      </w:r>
      <w:r w:rsidR="00582C3B">
        <w:rPr>
          <w:rFonts w:ascii="Times New Roman" w:hAnsi="Times New Roman" w:cs="Times New Roman"/>
        </w:rPr>
        <w:t>.</w:t>
      </w:r>
      <w:r w:rsidR="00E929C2">
        <w:rPr>
          <w:rFonts w:ascii="Times New Roman" w:hAnsi="Times New Roman" w:cs="Times New Roman"/>
        </w:rPr>
        <w:t xml:space="preserve"> Alternatively, variability-based hypothes</w:t>
      </w:r>
      <w:r w:rsidR="008A7385">
        <w:rPr>
          <w:rFonts w:ascii="Times New Roman" w:hAnsi="Times New Roman" w:cs="Times New Roman"/>
        </w:rPr>
        <w:t>e</w:t>
      </w:r>
      <w:r w:rsidR="00E929C2">
        <w:rPr>
          <w:rFonts w:ascii="Times New Roman" w:hAnsi="Times New Roman" w:cs="Times New Roman"/>
        </w:rPr>
        <w:t xml:space="preserve">s implicate increasingly severe </w:t>
      </w:r>
      <w:r w:rsidR="00A614A6">
        <w:rPr>
          <w:rFonts w:ascii="Times New Roman" w:hAnsi="Times New Roman" w:cs="Times New Roman"/>
        </w:rPr>
        <w:t xml:space="preserve">climatic </w:t>
      </w:r>
      <w:r w:rsidR="00E929C2">
        <w:rPr>
          <w:rFonts w:ascii="Times New Roman" w:hAnsi="Times New Roman" w:cs="Times New Roman"/>
        </w:rPr>
        <w:t xml:space="preserve">fluctuations </w:t>
      </w:r>
      <w:r w:rsidR="00C52C28">
        <w:rPr>
          <w:rFonts w:ascii="Times New Roman" w:hAnsi="Times New Roman" w:cs="Times New Roman"/>
        </w:rPr>
        <w:t>(e.g. variability selection hypothesis, variability pulse hypothesis)</w:t>
      </w:r>
      <w:r w:rsidR="00E929C2">
        <w:rPr>
          <w:rFonts w:ascii="Times New Roman" w:hAnsi="Times New Roman" w:cs="Times New Roman"/>
        </w:rPr>
        <w:t xml:space="preserve"> </w:t>
      </w:r>
      <w:r w:rsidR="00093736">
        <w:rPr>
          <w:rFonts w:ascii="Times New Roman" w:hAnsi="Times New Roman" w:cs="Times New Roman"/>
        </w:rPr>
        <w:fldChar w:fldCharType="begin"/>
      </w:r>
      <w:r w:rsidR="006E3C20">
        <w:rPr>
          <w:rFonts w:ascii="Times New Roman" w:hAnsi="Times New Roman" w:cs="Times New Roman"/>
        </w:rPr>
        <w:instrText xml:space="preserve"> ADDIN PAPERS2_CITATIONS &lt;citation&gt;&lt;uuid&gt;EFDCF97F-7D11-4C00-A9AF-DEC5060D23F8&lt;/uuid&gt;&lt;priority&gt;7&lt;/priority&gt;&lt;publications&gt;&lt;publication&gt;&lt;volume&gt;273&lt;/volume&gt;&lt;publication_date&gt;99199600001200000000200000&lt;/publication_date&gt;&lt;number&gt;5277&lt;/number&gt;&lt;startpage&gt;922&lt;/startpage&gt;&lt;title&gt;Evolution and climate variability&lt;/title&gt;&lt;uuid&gt;B5F9F3EA-860C-474A-8979-F0D3865446BA&lt;/uuid&gt;&lt;subtype&gt;400&lt;/subtype&gt;&lt;publisher&gt;American Association for the Advancement of Science&lt;/publisher&gt;&lt;type&gt;400&lt;/type&gt;&lt;endpage&gt;923&lt;/endpage&gt;&lt;url&gt;http://www.sciencemag.org/content/273/5277/922.short&lt;/url&gt;&lt;bundle&gt;&lt;publication&gt;&lt;title&gt;Science&lt;/title&gt;&lt;type&gt;-100&lt;/type&gt;&lt;subtype&gt;-100&lt;/subtype&gt;&lt;uuid&gt;8E97A13A-F8DE-467E-88CF-00434DA3F570&lt;/uuid&gt;&lt;/publication&gt;&lt;/bundle&gt;&lt;authors&gt;&lt;author&gt;&lt;firstName&gt;Richard&lt;/firstName&gt;&lt;lastName&gt;Potts&lt;/lastName&gt;&lt;/author&gt;&lt;/authors&gt;&lt;/publication&gt;&lt;publication&gt;&lt;uuid&gt;0404D4B4-A503-4995-B975-CBA9404FD6D7&lt;/uuid&gt;&lt;volume&gt;7&lt;/volume&gt;&lt;doi&gt;10.1038/nri3370&lt;/doi&gt;&lt;startpage&gt;81&lt;/startpage&gt;&lt;publication_date&gt;99199800001200000000200000&lt;/publication_date&gt;&lt;url&gt;http://onlinelibrary.wiley.com/doi/10.1002/(SICI)1520-6505(1998)7:3%3C81::AID-EVAN3%3E3.0.CO;2-A/abstract&lt;/url&gt;&lt;type&gt;400&lt;/type&gt;&lt;title&gt;Variability selection in hominid evolution&lt;/title&gt;&lt;publisher&gt;Wiley Online Library&lt;/publisher&gt;&lt;number&gt;3&lt;/number&gt;&lt;subtype&gt;400&lt;/subtype&gt;&lt;endpage&gt;96&lt;/endpage&gt;&lt;bundle&gt;&lt;publication&gt;&lt;publisher&gt;John Wiley &amp;amp; Sons, Inc.&lt;/publisher&gt;&lt;title&gt;Evolutionary Anthropology: Issues, News, and Reviews&lt;/title&gt;&lt;type&gt;-100&lt;/type&gt;&lt;subtype&gt;-100&lt;/subtype&gt;&lt;uuid&gt;9280548D-8F74-4F56-8050-102D5868F08C&lt;/uuid&gt;&lt;/publication&gt;&lt;/bundle&gt;&lt;authors&gt;&lt;author&gt;&lt;firstName&gt;Richard&lt;/firstName&gt;&lt;lastName&gt;Potts&lt;/lastName&gt;&lt;/author&gt;&lt;/authors&gt;&lt;/publication&gt;&lt;publication&gt;&lt;volume&gt;53&lt;/volume&gt;&lt;publication_date&gt;99200711001200000000220000&lt;/publication_date&gt;&lt;number&gt;5&lt;/number&gt;&lt;doi&gt;10.1016/j.jhevol.2006.12.009&lt;/doi&gt;&lt;startpage&gt;475&lt;/startpage&gt;&lt;title&gt;High- and low-latitude forcing of Plio-Pleistocene East African climate and human evolution&lt;/title&gt;&lt;uuid&gt;C0B9B962-1DAD-4B71-BAD4-FA6FC7572566&lt;/uuid&gt;&lt;subtype&gt;400&lt;/subtype&gt;&lt;endpage&gt;486&lt;/endpage&gt;&lt;type&gt;400&lt;/type&gt;&lt;url&gt;http://linkinghub.elsevier.com/retrieve/pii/S0047248407001522&lt;/url&gt;&lt;bundle&gt;&lt;publication&gt;&lt;publisher&gt;Elsevier Ltd&lt;/publisher&gt;&lt;title&gt;Journal of Human Evolution&lt;/title&gt;&lt;type&gt;-100&lt;/type&gt;&lt;subtype&gt;-100&lt;/subtype&gt;&lt;uuid&gt;5EF63944-A5B8-4768-A280-9F1EB57A9008&lt;/uuid&gt;&lt;/publication&gt;&lt;/bundle&gt;&lt;authors&gt;&lt;author&gt;&lt;firstName&gt;Martin&lt;/firstName&gt;&lt;middleNames&gt;H&lt;/middleNames&gt;&lt;lastName&gt;Trauth&lt;/lastName&gt;&lt;/author&gt;&lt;author&gt;&lt;firstName&gt;Mark&lt;/firstName&gt;&lt;middleNames&gt;A&lt;/middleNames&gt;&lt;lastName&gt;Maslin&lt;/lastName&gt;&lt;/author&gt;&lt;author&gt;&lt;firstName&gt;Alan&lt;/firstName&gt;&lt;middleNames&gt;L&lt;/middleNames&gt;&lt;lastName&gt;Deino&lt;/lastName&gt;&lt;/author&gt;&lt;author&gt;&lt;firstName&gt;Manfred&lt;/firstName&gt;&lt;middleNames&gt;R&lt;/middleNames&gt;&lt;lastName&gt;Strecker&lt;/lastName&gt;&lt;/author&gt;&lt;author&gt;&lt;firstName&gt;Andreas&lt;/firstName&gt;&lt;middleNames&gt;G N&lt;/middleNames&gt;&lt;lastName&gt;Bergner&lt;/lastName&gt;&lt;/author&gt;&lt;author&gt;&lt;firstName&gt;Miriam&lt;/firstName&gt;&lt;lastName&gt;Dühnforth&lt;/lastName&gt;&lt;/author&gt;&lt;/authors&gt;&lt;/publication&gt;&lt;publication&gt;&lt;volume&gt;29&lt;/volume&gt;&lt;publication_date&gt;99201011001200000000220000&lt;/publication_date&gt;&lt;number&gt;23-24&lt;/number&gt;&lt;doi&gt;10.1016/j.quascirev.2010.07.007&lt;/doi&gt;&lt;startpage&gt;2981&lt;/startpage&gt;&lt;title&gt;Human evolution in a variable environment: the amplifier lakes of Eastern Africa&lt;/title&gt;&lt;uuid&gt;2115FA80-6378-418F-B46C-0024F1DECC31&lt;/uuid&gt;&lt;subtype&gt;400&lt;/subtype&gt;&lt;endpage&gt;2988&lt;/endpage&gt;&lt;type&gt;400&lt;/type&gt;&lt;url&gt;http://linkinghub.elsevier.com/retrieve/pii/S0277379110002581&lt;/url&gt;&lt;bundle&gt;&lt;publication&gt;&lt;publisher&gt;Elsevier Ltd&lt;/publisher&gt;&lt;title&gt;Quaternary Science Reviews&lt;/title&gt;&lt;type&gt;-100&lt;/type&gt;&lt;subtype&gt;-100&lt;/subtype&gt;&lt;uuid&gt;FC56DF03-A8BA-4976-AA12-37A7ACE20A5E&lt;/uuid&gt;&lt;/publication&gt;&lt;/bundle&gt;&lt;authors&gt;&lt;author&gt;&lt;firstName&gt;Martin&lt;/firstName&gt;&lt;middleNames&gt;H&lt;/middleNames&gt;&lt;lastName&gt;Trauth&lt;/lastName&gt;&lt;/author&gt;&lt;author&gt;&lt;firstName&gt;Mark&lt;/firstName&gt;&lt;middleNames&gt;A&lt;/middleNames&gt;&lt;lastName&gt;Maslin&lt;/lastName&gt;&lt;/author&gt;&lt;author&gt;&lt;firstName&gt;Alan&lt;/firstName&gt;&lt;middleNames&gt;L&lt;/middleNames&gt;&lt;lastName&gt;Deino&lt;/lastName&gt;&lt;/author&gt;&lt;author&gt;&lt;firstName&gt;Annett&lt;/firstName&gt;&lt;lastName&gt;Junginger&lt;/lastName&gt;&lt;/author&gt;&lt;author&gt;&lt;firstName&gt;Moses&lt;/firstName&gt;&lt;lastName&gt;Lesoloyia&lt;/lastName&gt;&lt;/author&gt;&lt;author&gt;&lt;firstName&gt;Eric&lt;/firstName&gt;&lt;middleNames&gt;O&lt;/middleNames&gt;&lt;lastName&gt;Odada&lt;/lastName&gt;&lt;/author&gt;&lt;author&gt;&lt;firstName&gt;Daniel&lt;/firstName&gt;&lt;middleNames&gt;O&lt;/middleNames&gt;&lt;lastName&gt;Olago&lt;/lastName&gt;&lt;/author&gt;&lt;author&gt;&lt;firstName&gt;Lydia&lt;/firstName&gt;&lt;middleNames&gt;A&lt;/middleNames&gt;&lt;lastName&gt;Olaka&lt;/lastName&gt;&lt;/author&gt;&lt;author&gt;&lt;firstName&gt;Manfred&lt;/firstName&gt;&lt;middleNames&gt;R&lt;/middleNames&gt;&lt;lastName&gt;Strecker&lt;/lastName&gt;&lt;/author&gt;&lt;author&gt;&lt;firstName&gt;Ralph&lt;/firstName&gt;&lt;lastName&gt;Tiedemann&lt;/lastName&gt;&lt;/author&gt;&lt;/authors&gt;&lt;/publication&gt;&lt;publication&gt;&lt;uuid&gt;5634874F-1A39-4A1E-A74B-E5152E8905D5&lt;/uuid&gt;&lt;volume&gt;101&lt;/volume&gt;&lt;doi&gt;10.1016/j.quascirev.2014.06.012&lt;/doi&gt;&lt;startpage&gt;1&lt;/startpage&gt;&lt;publication_date&gt;99201410011200000000222000&lt;/publication_date&gt;&lt;url&gt;http://dx.doi.org/10.1016/j.quascirev.2014.06.012&lt;/url&gt;&lt;type&gt;400&lt;/type&gt;&lt;title&gt;East African climate pulses and early human evolution&lt;/title&gt;&lt;publisher&gt;Elsevier Ltd&lt;/publisher&gt;&lt;number&gt;C&lt;/number&gt;&lt;subtype&gt;400&lt;/subtype&gt;&lt;endpage&gt;17&lt;/endpage&gt;&lt;bundle&gt;&lt;publication&gt;&lt;publisher&gt;Elsevier Ltd&lt;/publisher&gt;&lt;title&gt;Quaternary Science Reviews&lt;/title&gt;&lt;type&gt;-100&lt;/type&gt;&lt;subtype&gt;-100&lt;/subtype&gt;&lt;uuid&gt;FC56DF03-A8BA-4976-AA12-37A7ACE20A5E&lt;/uuid&gt;&lt;/publication&gt;&lt;/bundle&gt;&lt;authors&gt;&lt;author&gt;&lt;firstName&gt;Mark&lt;/firstName&gt;&lt;middleNames&gt;A&lt;/middleNames&gt;&lt;lastName&gt;Maslin&lt;/lastName&gt;&lt;/author&gt;&lt;author&gt;&lt;firstName&gt;Chris&lt;/firstName&gt;&lt;middleNames&gt;M&lt;/middleNames&gt;&lt;lastName&gt;Brierley&lt;/lastName&gt;&lt;/author&gt;&lt;author&gt;&lt;firstName&gt;Alice&lt;/firstName&gt;&lt;middleNames&gt;M&lt;/middleNames&gt;&lt;lastName&gt;Milner&lt;/lastName&gt;&lt;/author&gt;&lt;author&gt;&lt;firstName&gt;Susanne&lt;/firstName&gt;&lt;lastName&gt;Shultz&lt;/lastName&gt;&lt;/author&gt;&lt;author&gt;&lt;firstName&gt;Martin&lt;/firstName&gt;&lt;middleNames&gt;H&lt;/middleNames&gt;&lt;lastName&gt;Trauth&lt;/lastName&gt;&lt;/author&gt;&lt;author&gt;&lt;firstName&gt;Katy&lt;/firstName&gt;&lt;middleNames&gt;E&lt;/middleNames&gt;&lt;lastName&gt;Wilson&lt;/lastName&gt;&lt;/author&gt;&lt;/authors&gt;&lt;/publication&gt;&lt;publication&gt;&lt;volume&gt;370&lt;/volume&gt;&lt;publication_date&gt;99201503051200000000222000&lt;/publication_date&gt;&lt;number&gt;1663&lt;/number&gt;&lt;doi&gt;10.1098/rstb.2014.0064&lt;/doi&gt;&lt;institution&gt;Department of Geography, University College London, Pearson Building, Gower Street, London, UK m.maslin@ucl.ac.uk.&lt;/institution&gt;&lt;title&gt;A synthesis of the theories and concepts of early human evolution.&lt;/title&gt;&lt;uuid&gt;59F48062-C6EF-4187-BE42-3F3534783D23&lt;/uuid&gt;&lt;subtype&gt;400&lt;/subtype&gt;&lt;type&gt;400&lt;/type&gt;&lt;url&gt;http://eutils.ncbi.nlm.nih.gov/entrez/eutils/elink.fcgi?dbfrom=pubmed&amp;amp;id=25602068&amp;amp;retmode=ref&amp;amp;cmd=prlinks&lt;/url&gt;&lt;bundle&gt;&lt;publication&gt;&lt;title&gt;Philosophical Transactions of the Royal Society B: Biological Sciences&lt;/title&gt;&lt;type&gt;-100&lt;/type&gt;&lt;subtype&gt;-100&lt;/subtype&gt;&lt;uuid&gt;93DA7FC9-7034-4E2C-A050-F7D12CBF826C&lt;/uuid&gt;&lt;/publication&gt;&lt;/bundle&gt;&lt;authors&gt;&lt;author&gt;&lt;firstName&gt;Mark&lt;/firstName&gt;&lt;middleNames&gt;A&lt;/middleNames&gt;&lt;lastName&gt;Maslin&lt;/lastName&gt;&lt;/author&gt;&lt;author&gt;&lt;firstName&gt;Susanne&lt;/firstName&gt;&lt;lastName&gt;Shultz&lt;/lastName&gt;&lt;/author&gt;&lt;author&gt;&lt;firstName&gt;Martin&lt;/firstName&gt;&lt;middleNames&gt;H&lt;/middleNames&gt;&lt;lastName&gt;Trauth&lt;/lastName&gt;&lt;/author&gt;&lt;/authors&gt;&lt;/publication&gt;&lt;publication&gt;&lt;volume&gt;42&lt;/volume&gt;&lt;publication_date&gt;99200204001200000000220000&lt;/publication_date&gt;&lt;number&gt;4&lt;/number&gt;&lt;doi&gt;10.1006/jhev.2001.0535&lt;/doi&gt;&lt;startpage&gt;475&lt;/startpage&gt;&lt;title&gt;Faunal change, environmental variability and late Pliocene hominin evolution&lt;/title&gt;&lt;uuid&gt;20B5E03F-8777-47C4-965C-7E66584B8F30&lt;/uuid&gt;&lt;subtype&gt;400&lt;/subtype&gt;&lt;endpage&gt;497&lt;/endpage&gt;&lt;type&gt;400&lt;/type&gt;&lt;url&gt;http://linkinghub.elsevier.com/retrieve/pii/S0047248401905354&lt;/url&gt;&lt;bundle&gt;&lt;publication&gt;&lt;publisher&gt;Elsevier Ltd&lt;/publisher&gt;&lt;title&gt;Journal of Human Evolution&lt;/title&gt;&lt;type&gt;-100&lt;/type&gt;&lt;subtype&gt;-100&lt;/subtype&gt;&lt;uuid&gt;5EF63944-A5B8-4768-A280-9F1EB57A9008&lt;/uuid&gt;&lt;/publication&gt;&lt;/bundle&gt;&lt;authors&gt;&lt;author&gt;&lt;firstName&gt;René&lt;/firstName&gt;&lt;lastName&gt;Bobe&lt;/lastName&gt;&lt;/author&gt;&lt;author&gt;&lt;firstName&gt;Anna&lt;/firstName&gt;&lt;middleNames&gt;K&lt;/middleNames&gt;&lt;lastName&gt;Behrensmeyer&lt;/lastName&gt;&lt;/author&gt;&lt;author&gt;&lt;firstName&gt;Ralph&lt;/firstName&gt;&lt;middleNames&gt;E&lt;/middleNames&gt;&lt;lastName&gt;Chapman&lt;/lastName&gt;&lt;/author&gt;&lt;/authors&gt;&lt;/publication&gt;&lt;/publications&gt;&lt;cites&gt;&lt;/cites&gt;&lt;/citation&gt;</w:instrText>
      </w:r>
      <w:r w:rsidR="00093736">
        <w:rPr>
          <w:rFonts w:ascii="Times New Roman" w:hAnsi="Times New Roman" w:cs="Times New Roman"/>
        </w:rPr>
        <w:fldChar w:fldCharType="separate"/>
      </w:r>
      <w:r w:rsidR="00D45F4E">
        <w:rPr>
          <w:rFonts w:ascii="Times New Roman" w:hAnsi="Times New Roman" w:cs="Times New Roman"/>
        </w:rPr>
        <w:t>(Potts, 1996; 1998a; Bobe et al., 2002; Trauth et al., 2007; 2010; Maslin et al., 2014; 2015)</w:t>
      </w:r>
      <w:r w:rsidR="00093736">
        <w:rPr>
          <w:rFonts w:ascii="Times New Roman" w:hAnsi="Times New Roman" w:cs="Times New Roman"/>
        </w:rPr>
        <w:fldChar w:fldCharType="end"/>
      </w:r>
      <w:r w:rsidR="00DD1435">
        <w:rPr>
          <w:rFonts w:ascii="Times New Roman" w:hAnsi="Times New Roman" w:cs="Times New Roman"/>
        </w:rPr>
        <w:t xml:space="preserve">. </w:t>
      </w:r>
      <w:r w:rsidR="00A614A6">
        <w:rPr>
          <w:rFonts w:ascii="Times New Roman" w:hAnsi="Times New Roman" w:cs="Times New Roman"/>
        </w:rPr>
        <w:t xml:space="preserve">More specifically, </w:t>
      </w:r>
      <w:r w:rsidR="00766BBB">
        <w:rPr>
          <w:rFonts w:ascii="Times New Roman" w:hAnsi="Times New Roman" w:cs="Times New Roman"/>
        </w:rPr>
        <w:t>variability-based hypotheses</w:t>
      </w:r>
      <w:r w:rsidR="00A614A6">
        <w:rPr>
          <w:rFonts w:ascii="Times New Roman" w:hAnsi="Times New Roman" w:cs="Times New Roman"/>
        </w:rPr>
        <w:t xml:space="preserve"> posit that increases in the amplitude and periodicity of global environmental fluctuations can drive some species to become more versatile and thus more effectively adapt to rapidly changing environments</w:t>
      </w:r>
      <w:r w:rsidR="00A32B89">
        <w:rPr>
          <w:rFonts w:ascii="Times New Roman" w:hAnsi="Times New Roman" w:cs="Times New Roman"/>
        </w:rPr>
        <w:t xml:space="preserve">. </w:t>
      </w:r>
      <w:r w:rsidR="00B670F9">
        <w:rPr>
          <w:rFonts w:ascii="Times New Roman" w:hAnsi="Times New Roman" w:cs="Times New Roman"/>
        </w:rPr>
        <w:t xml:space="preserve">In this scenario, </w:t>
      </w:r>
      <w:r w:rsidR="00A41265">
        <w:rPr>
          <w:rFonts w:ascii="Times New Roman" w:hAnsi="Times New Roman" w:cs="Times New Roman"/>
        </w:rPr>
        <w:t>Hominin</w:t>
      </w:r>
      <w:r w:rsidR="001A2F71">
        <w:rPr>
          <w:rFonts w:ascii="Times New Roman" w:hAnsi="Times New Roman" w:cs="Times New Roman"/>
        </w:rPr>
        <w:t xml:space="preserve">s responded to this increased </w:t>
      </w:r>
      <w:r w:rsidR="00B670F9">
        <w:rPr>
          <w:rFonts w:ascii="Times New Roman" w:hAnsi="Times New Roman" w:cs="Times New Roman"/>
        </w:rPr>
        <w:t>demand</w:t>
      </w:r>
      <w:r w:rsidR="001A2F71">
        <w:rPr>
          <w:rFonts w:ascii="Times New Roman" w:hAnsi="Times New Roman" w:cs="Times New Roman"/>
        </w:rPr>
        <w:t xml:space="preserve"> for versatility by evolving larger and more complex brains capable of enhanced behavioral plasticity </w:t>
      </w:r>
      <w:r w:rsidR="00A614A6">
        <w:rPr>
          <w:rFonts w:ascii="Times New Roman" w:hAnsi="Times New Roman" w:cs="Times New Roman"/>
        </w:rPr>
        <w:fldChar w:fldCharType="begin"/>
      </w:r>
      <w:r w:rsidR="006E3C20">
        <w:rPr>
          <w:rFonts w:ascii="Times New Roman" w:hAnsi="Times New Roman" w:cs="Times New Roman"/>
        </w:rPr>
        <w:instrText xml:space="preserve"> ADDIN PAPERS2_CITATIONS &lt;citation&gt;&lt;uuid&gt;AE2DBD62-7A86-4CC2-B47F-58FAED3E5833&lt;/uuid&gt;&lt;priority&gt;0&lt;/priority&gt;&lt;publications&gt;&lt;publication&gt;&lt;volume&gt;53&lt;/volume&gt;&lt;publication_date&gt;99201212001200000000220000&lt;/publication_date&gt;&lt;number&gt;S6&lt;/number&gt;&lt;doi&gt;10.1086/667704&lt;/doi&gt;&lt;startpage&gt;S299&lt;/startpage&gt;&lt;title&gt;Environmental and Behavioral Evidence Pertaining to the Evolution of Early Homo&lt;/title&gt;&lt;uuid&gt;2D87DFED-54A8-4FF1-82C1-EA7FA65E64F5&lt;/uuid&gt;&lt;subtype&gt;400&lt;/subtype&gt;&lt;endpage&gt;S317&lt;/endpage&gt;&lt;type&gt;400&lt;/type&gt;&lt;url&gt;http://www.jstor.org/stable/info/10.1086/667704&lt;/url&gt;&lt;bundle&gt;&lt;publication&gt;&lt;publisher&gt;The University of Chicago Press&lt;/publisher&gt;&lt;title&gt;Current Anthropology&lt;/title&gt;&lt;type&gt;-100&lt;/type&gt;&lt;subtype&gt;-100&lt;/subtype&gt;&lt;uuid&gt;FD8F4165-70D7-44F8-93AB-E7D9C7F5CB4D&lt;/uuid&gt;&lt;/publication&gt;&lt;/bundle&gt;&lt;authors&gt;&lt;author&gt;&lt;firstName&gt;Richard&lt;/firstName&gt;&lt;lastName&gt;Potts&lt;/lastName&gt;&lt;/author&gt;&lt;/authors&gt;&lt;/publication&gt;&lt;/publications&gt;&lt;cites&gt;&lt;/cites&gt;&lt;/citation&gt;</w:instrText>
      </w:r>
      <w:r w:rsidR="00A614A6">
        <w:rPr>
          <w:rFonts w:ascii="Times New Roman" w:hAnsi="Times New Roman" w:cs="Times New Roman"/>
        </w:rPr>
        <w:fldChar w:fldCharType="separate"/>
      </w:r>
      <w:r w:rsidR="00D45F4E">
        <w:rPr>
          <w:rFonts w:ascii="Times New Roman" w:hAnsi="Times New Roman" w:cs="Times New Roman"/>
        </w:rPr>
        <w:t>(Potts, 2012)</w:t>
      </w:r>
      <w:r w:rsidR="00A614A6">
        <w:rPr>
          <w:rFonts w:ascii="Times New Roman" w:hAnsi="Times New Roman" w:cs="Times New Roman"/>
        </w:rPr>
        <w:fldChar w:fldCharType="end"/>
      </w:r>
      <w:r w:rsidR="00A614A6">
        <w:rPr>
          <w:rFonts w:ascii="Times New Roman" w:hAnsi="Times New Roman" w:cs="Times New Roman"/>
        </w:rPr>
        <w:t xml:space="preserve">. </w:t>
      </w:r>
      <w:r w:rsidR="00DD1435">
        <w:rPr>
          <w:rFonts w:ascii="Times New Roman" w:hAnsi="Times New Roman" w:cs="Times New Roman"/>
        </w:rPr>
        <w:t xml:space="preserve">Lastly, some </w:t>
      </w:r>
      <w:r w:rsidR="00E929C2">
        <w:rPr>
          <w:rFonts w:ascii="Times New Roman" w:hAnsi="Times New Roman" w:cs="Times New Roman"/>
        </w:rPr>
        <w:t>have implicated the</w:t>
      </w:r>
      <w:r w:rsidR="00DD1435">
        <w:rPr>
          <w:rFonts w:ascii="Times New Roman" w:hAnsi="Times New Roman" w:cs="Times New Roman"/>
        </w:rPr>
        <w:t xml:space="preserve"> rapidity at which climate change occurs as a driver of evolution, here referred to as rate-based hypotheses</w:t>
      </w:r>
      <w:r w:rsidR="00C52C28">
        <w:rPr>
          <w:rFonts w:ascii="Times New Roman" w:hAnsi="Times New Roman" w:cs="Times New Roman"/>
        </w:rPr>
        <w:t xml:space="preserve"> (e.g. turnover pulse hypothesis)</w:t>
      </w:r>
      <w:r w:rsidR="00DD1435">
        <w:rPr>
          <w:rFonts w:ascii="Times New Roman" w:hAnsi="Times New Roman" w:cs="Times New Roman"/>
        </w:rPr>
        <w:t xml:space="preserve"> </w:t>
      </w:r>
      <w:r w:rsidR="00093736">
        <w:rPr>
          <w:rFonts w:ascii="Times New Roman" w:hAnsi="Times New Roman" w:cs="Times New Roman"/>
        </w:rPr>
        <w:fldChar w:fldCharType="begin"/>
      </w:r>
      <w:r w:rsidR="006E3C20">
        <w:rPr>
          <w:rFonts w:ascii="Times New Roman" w:hAnsi="Times New Roman" w:cs="Times New Roman"/>
        </w:rPr>
        <w:instrText xml:space="preserve"> ADDIN PAPERS2_CITATIONS &lt;citation&gt;&lt;uuid&gt;62F2EDBD-6C9C-45C9-AB0D-4E50D20685C8&lt;/uuid&gt;&lt;priority&gt;9&lt;/priority&gt;&lt;publications&gt;&lt;publication&gt;&lt;publication_date&gt;99199500001200000000200000&lt;/publication_date&gt;&lt;title&gt;The fossil record of African antelopes (Mammalia, Bovidae) in relation to human evolution and paleoclimate&lt;/title&gt;&lt;uuid&gt;B71C6C69-E3AA-423C-8A69-D2E8D842F9A7&lt;/uuid&gt;&lt;subtype&gt;400&lt;/subtype&gt;&lt;publisher&gt;Yale University Press&lt;/publisher&gt;&lt;type&gt;400&lt;/type&gt;&lt;url&gt;http://www.citeulike.org/group/2696/article/1382352&lt;/url&gt;&lt;authors&gt;&lt;author&gt;&lt;firstName&gt;Elisabeth&lt;/firstName&gt;&lt;middleNames&gt;S&lt;/middleNames&gt;&lt;lastName&gt;Vrba&lt;/lastName&gt;&lt;/author&gt;&lt;/authors&gt;&lt;/publication&gt;&lt;publication&gt;&lt;volume&gt;52&lt;/volume&gt;&lt;publication_date&gt;99199600001200000000200000&lt;/publication_date&gt;&lt;number&gt;1&lt;/number&gt;&lt;startpage&gt;1&lt;/startpage&gt;&lt;title&gt;Climate, heterochrony, and human evolution&lt;/title&gt;&lt;uuid&gt;D8B41CB3-6FC4-4C21-BC97-4FCC851C1C85&lt;/uuid&gt;&lt;subtype&gt;400&lt;/subtype&gt;&lt;publisher&gt;University of New Mexico&lt;/publisher&gt;&lt;type&gt;400&lt;/type&gt;&lt;endpage&gt;28&lt;/endpage&gt;&lt;url&gt;http://cat.inist.fr/?aModele=afficheN&amp;amp;cpsidt=3285254&lt;/url&gt;&lt;bundle&gt;&lt;publication&gt;&lt;publisher&gt;University of New Mexico&lt;/publisher&gt;&lt;title&gt;Journal of Anthropological Research&lt;/title&gt;&lt;type&gt;-100&lt;/type&gt;&lt;subtype&gt;-100&lt;/subtype&gt;&lt;uuid&gt;A6839A84-2BAB-4F2A-AB84-D9E737D94933&lt;/uuid&gt;&lt;/publication&gt;&lt;/bundle&gt;&lt;authors&gt;&lt;author&gt;&lt;firstName&gt;Elizabeth&lt;/firstName&gt;&lt;middleNames&gt;S&lt;/middleNames&gt;&lt;lastName&gt;Vrba&lt;/lastName&gt;&lt;/author&gt;&lt;/authors&gt;&lt;/publication&gt;&lt;publication&gt;&lt;volume&gt;293&lt;/volume&gt;&lt;publication_date&gt;99199300001200000000200000&lt;/publication_date&gt;&lt;number&gt;A&lt;/number&gt;&lt;startpage&gt;418&lt;/startpage&gt;&lt;title&gt;Turnover-pulses, the Red Queen, and related topics&lt;/title&gt;&lt;uuid&gt;CEA5FA4B-AF5C-4CBE-920A-A5525B825113&lt;/uuid&gt;&lt;subtype&gt;400&lt;/subtype&gt;&lt;endpage&gt;452&lt;/endpage&gt;&lt;type&gt;400&lt;/type&gt;&lt;url&gt;http://www.geology.yale.edu/~ajs/1993/11.1993.16Vrba.pdf&lt;/url&gt;&lt;bundle&gt;&lt;publication&gt;&lt;title&gt;American Journal of Science&lt;/title&gt;&lt;type&gt;-100&lt;/type&gt;&lt;subtype&gt;-100&lt;/subtype&gt;&lt;uuid&gt;801FD430-7C52-4EFB-8BFE-477DDBFFB60E&lt;/uuid&gt;&lt;/publication&gt;&lt;/bundle&gt;&lt;authors&gt;&lt;author&gt;&lt;firstName&gt;Elisabeth&lt;/firstName&gt;&lt;middleNames&gt;S&lt;/middleNames&gt;&lt;lastName&gt;Vrba&lt;/lastName&gt;&lt;/author&gt;&lt;/authors&gt;&lt;/publication&gt;&lt;/publications&gt;&lt;cites&gt;&lt;/cites&gt;&lt;/citation&gt;</w:instrText>
      </w:r>
      <w:r w:rsidR="00093736">
        <w:rPr>
          <w:rFonts w:ascii="Times New Roman" w:hAnsi="Times New Roman" w:cs="Times New Roman"/>
        </w:rPr>
        <w:fldChar w:fldCharType="separate"/>
      </w:r>
      <w:r w:rsidR="00D45F4E">
        <w:rPr>
          <w:rFonts w:ascii="Times New Roman" w:hAnsi="Times New Roman" w:cs="Times New Roman"/>
        </w:rPr>
        <w:t>(Vrba, 1993; 1995; 1996)</w:t>
      </w:r>
      <w:r w:rsidR="00093736">
        <w:rPr>
          <w:rFonts w:ascii="Times New Roman" w:hAnsi="Times New Roman" w:cs="Times New Roman"/>
        </w:rPr>
        <w:fldChar w:fldCharType="end"/>
      </w:r>
      <w:r w:rsidR="00DD1435">
        <w:rPr>
          <w:rFonts w:ascii="Times New Roman" w:hAnsi="Times New Roman" w:cs="Times New Roman"/>
        </w:rPr>
        <w:t>.</w:t>
      </w:r>
    </w:p>
    <w:p w14:paraId="320468D2" w14:textId="18CA4AF5" w:rsidR="00894FE1" w:rsidRDefault="00D617C2" w:rsidP="001A2F71">
      <w:pPr>
        <w:ind w:firstLine="720"/>
        <w:rPr>
          <w:rFonts w:ascii="Times New Roman" w:hAnsi="Times New Roman" w:cs="Times New Roman"/>
        </w:rPr>
      </w:pPr>
      <w:r w:rsidRPr="006F202A">
        <w:rPr>
          <w:rFonts w:ascii="Times New Roman" w:hAnsi="Times New Roman" w:cs="Times New Roman"/>
        </w:rPr>
        <w:t xml:space="preserve">While often </w:t>
      </w:r>
      <w:r w:rsidR="00A355CF">
        <w:rPr>
          <w:rFonts w:ascii="Times New Roman" w:hAnsi="Times New Roman" w:cs="Times New Roman"/>
        </w:rPr>
        <w:t>conceptualized</w:t>
      </w:r>
      <w:r w:rsidRPr="006F202A">
        <w:rPr>
          <w:rFonts w:ascii="Times New Roman" w:hAnsi="Times New Roman" w:cs="Times New Roman"/>
        </w:rPr>
        <w:t xml:space="preserve"> as </w:t>
      </w:r>
      <w:r w:rsidR="00F77786" w:rsidRPr="006F202A">
        <w:rPr>
          <w:rFonts w:ascii="Times New Roman" w:hAnsi="Times New Roman" w:cs="Times New Roman"/>
        </w:rPr>
        <w:t>mutually exclusive</w:t>
      </w:r>
      <w:r w:rsidR="004834C3">
        <w:rPr>
          <w:rFonts w:ascii="Times New Roman" w:hAnsi="Times New Roman" w:cs="Times New Roman"/>
        </w:rPr>
        <w:t xml:space="preserve"> drivers of evolution</w:t>
      </w:r>
      <w:r w:rsidRPr="006F202A">
        <w:rPr>
          <w:rFonts w:ascii="Times New Roman" w:hAnsi="Times New Roman" w:cs="Times New Roman"/>
        </w:rPr>
        <w:t xml:space="preserve">, </w:t>
      </w:r>
      <w:r w:rsidR="00E87778">
        <w:rPr>
          <w:rFonts w:ascii="Times New Roman" w:hAnsi="Times New Roman" w:cs="Times New Roman"/>
        </w:rPr>
        <w:t xml:space="preserve">there is </w:t>
      </w:r>
      <w:r w:rsidR="00B670F9">
        <w:rPr>
          <w:rFonts w:ascii="Times New Roman" w:hAnsi="Times New Roman" w:cs="Times New Roman"/>
        </w:rPr>
        <w:t xml:space="preserve">in fact </w:t>
      </w:r>
      <w:r w:rsidR="00E87778">
        <w:rPr>
          <w:rFonts w:ascii="Times New Roman" w:hAnsi="Times New Roman" w:cs="Times New Roman"/>
        </w:rPr>
        <w:t>considerable</w:t>
      </w:r>
      <w:r w:rsidR="00A355CF">
        <w:rPr>
          <w:rFonts w:ascii="Times New Roman" w:hAnsi="Times New Roman" w:cs="Times New Roman"/>
        </w:rPr>
        <w:t xml:space="preserve"> overlap between these hypotheses. Changes in trend, variability, and rate are highly interactive aspects of the global climate</w:t>
      </w:r>
      <w:r w:rsidR="004E2C0E">
        <w:rPr>
          <w:rFonts w:ascii="Times New Roman" w:hAnsi="Times New Roman" w:cs="Times New Roman"/>
        </w:rPr>
        <w:t xml:space="preserve"> that can </w:t>
      </w:r>
      <w:r w:rsidR="00E87778">
        <w:rPr>
          <w:rFonts w:ascii="Times New Roman" w:hAnsi="Times New Roman" w:cs="Times New Roman"/>
        </w:rPr>
        <w:t xml:space="preserve">in turn </w:t>
      </w:r>
      <w:r w:rsidR="004E2C0E">
        <w:rPr>
          <w:rFonts w:ascii="Times New Roman" w:hAnsi="Times New Roman" w:cs="Times New Roman"/>
        </w:rPr>
        <w:t>have complex downstream effects on the environments at the levels of continents, regions, local habitats</w:t>
      </w:r>
      <w:r w:rsidR="00E87778">
        <w:rPr>
          <w:rFonts w:ascii="Times New Roman" w:hAnsi="Times New Roman" w:cs="Times New Roman"/>
        </w:rPr>
        <w:t>, a</w:t>
      </w:r>
      <w:r w:rsidR="0082002D">
        <w:rPr>
          <w:rFonts w:ascii="Times New Roman" w:hAnsi="Times New Roman" w:cs="Times New Roman"/>
        </w:rPr>
        <w:t>nd</w:t>
      </w:r>
      <w:r w:rsidR="00E87778">
        <w:rPr>
          <w:rFonts w:ascii="Times New Roman" w:hAnsi="Times New Roman" w:cs="Times New Roman"/>
        </w:rPr>
        <w:t xml:space="preserve"> communities of organisms</w:t>
      </w:r>
      <w:r w:rsidR="00A355CF">
        <w:rPr>
          <w:rFonts w:ascii="Times New Roman" w:hAnsi="Times New Roman" w:cs="Times New Roman"/>
        </w:rPr>
        <w:t xml:space="preserve"> </w:t>
      </w:r>
      <w:r w:rsidR="00093736">
        <w:rPr>
          <w:rFonts w:ascii="Times New Roman" w:hAnsi="Times New Roman" w:cs="Times New Roman"/>
        </w:rPr>
        <w:fldChar w:fldCharType="begin"/>
      </w:r>
      <w:r w:rsidR="006E3C20">
        <w:rPr>
          <w:rFonts w:ascii="Times New Roman" w:hAnsi="Times New Roman" w:cs="Times New Roman"/>
        </w:rPr>
        <w:instrText xml:space="preserve"> ADDIN PAPERS2_CITATIONS &lt;citation&gt;&lt;uuid&gt;17D5BFF8-29C5-4BD1-ABE4-3C3DD8D723D9&lt;/uuid&gt;&lt;priority&gt;10&lt;/priority&gt;&lt;publications&gt;&lt;publication&gt;&lt;volume&gt;292&lt;/volume&gt;&lt;publication_date&gt;99200100001200000000200000&lt;/publication_date&gt;&lt;number&gt;5517&lt;/number&gt;&lt;startpage&gt;686&lt;/startpage&gt;&lt;title&gt;Trends, rhythms, and aberrations in global climate 65 Ma to present&lt;/title&gt;&lt;uuid&gt;F992C5F3-552E-4D02-A185-20E9EC63F208&lt;/uuid&gt;&lt;subtype&gt;400&lt;/subtype&gt;&lt;publisher&gt;American Association for the Advancement of Science&lt;/publisher&gt;&lt;type&gt;400&lt;/type&gt;&lt;endpage&gt;693&lt;/endpage&gt;&lt;url&gt;http://www.sciencemag.org/content/292/5517/686.short&lt;/url&gt;&lt;bundle&gt;&lt;publication&gt;&lt;title&gt;Science&lt;/title&gt;&lt;type&gt;-100&lt;/type&gt;&lt;subtype&gt;-100&lt;/subtype&gt;&lt;uuid&gt;8E97A13A-F8DE-467E-88CF-00434DA3F570&lt;/uuid&gt;&lt;/publication&gt;&lt;/bundle&gt;&lt;authors&gt;&lt;author&gt;&lt;firstName&gt;James&lt;/firstName&gt;&lt;lastName&gt;Zachos&lt;/lastName&gt;&lt;/author&gt;&lt;author&gt;&lt;firstName&gt;Mark&lt;/firstName&gt;&lt;lastName&gt;Pagani&lt;/lastName&gt;&lt;/author&gt;&lt;author&gt;&lt;firstName&gt;Lisa&lt;/firstName&gt;&lt;lastName&gt;Sloan&lt;/lastName&gt;&lt;/author&gt;&lt;author&gt;&lt;firstName&gt;Ellen&lt;/firstName&gt;&lt;lastName&gt;Thomas&lt;/lastName&gt;&lt;/author&gt;&lt;author&gt;&lt;firstName&gt;Katharina&lt;/firstName&gt;&lt;lastName&gt;Billups&lt;/lastName&gt;&lt;/author&gt;&lt;/authors&gt;&lt;/publication&gt;&lt;publication&gt;&lt;uuid&gt;A499EEE7-D75F-4CFE-BB1D-880BAFEB9BD9&lt;/uuid&gt;&lt;volume&gt;53&lt;/volume&gt;&lt;accepted_date&gt;99200706281200000000222000&lt;/accepted_date&gt;&lt;doi&gt;10.1016/j.jhevol.2007.06.005&lt;/doi&gt;&lt;startpage&gt;443&lt;/startpage&gt;&lt;revision_date&gt;99200706151200000000222000&lt;/revision_date&gt;&lt;publication_date&gt;99200711011200000000222000&lt;/publication_date&gt;&lt;url&gt;http://eutils.ncbi.nlm.nih.gov/entrez/eutils/elink.fcgi?dbfrom=pubmed&amp;amp;id=17915289&amp;amp;retmode=ref&amp;amp;cmd=prlinks&lt;/url&gt;&lt;type&gt;400&lt;/type&gt;&lt;title&gt;Tectonics, orbital forcing, global climate change, and human evolution in Africa: introduction to the African paleoclimate special volume.&lt;/title&gt;&lt;submission_date&gt;99200703291200000000222000&lt;/submission_date&gt;&lt;number&gt;5&lt;/number&gt;&lt;institution&gt;Environmental Change Research Centre, Department of Geography, University College London, UK. m.maslin@geog.ucl.ac.uk&lt;/institution&gt;&lt;subtype&gt;400&lt;/subtype&gt;&lt;endpage&gt;464&lt;/endpage&gt;&lt;bundle&gt;&lt;publication&gt;&lt;publisher&gt;Elsevier Ltd&lt;/publisher&gt;&lt;title&gt;Journal of Human Evolution&lt;/title&gt;&lt;type&gt;-100&lt;/type&gt;&lt;subtype&gt;-100&lt;/subtype&gt;&lt;uuid&gt;5EF63944-A5B8-4768-A280-9F1EB57A9008&lt;/uuid&gt;&lt;/publication&gt;&lt;/bundle&gt;&lt;authors&gt;&lt;author&gt;&lt;firstName&gt;Mark&lt;/firstName&gt;&lt;middleNames&gt;A&lt;/middleNames&gt;&lt;lastName&gt;Maslin&lt;/lastName&gt;&lt;/author&gt;&lt;author&gt;&lt;firstName&gt;Beth&lt;/firstName&gt;&lt;lastName&gt;Christensen&lt;/lastName&gt;&lt;/author&gt;&lt;/authors&gt;&lt;/publication&gt;&lt;/publications&gt;&lt;cites&gt;&lt;/cites&gt;&lt;/citation&gt;</w:instrText>
      </w:r>
      <w:r w:rsidR="00093736">
        <w:rPr>
          <w:rFonts w:ascii="Times New Roman" w:hAnsi="Times New Roman" w:cs="Times New Roman"/>
        </w:rPr>
        <w:fldChar w:fldCharType="separate"/>
      </w:r>
      <w:r w:rsidR="00D45F4E">
        <w:rPr>
          <w:rFonts w:ascii="Times New Roman" w:hAnsi="Times New Roman" w:cs="Times New Roman"/>
        </w:rPr>
        <w:t>(Zachos et al., 2001; Maslin and Christensen, 2007)</w:t>
      </w:r>
      <w:r w:rsidR="00093736">
        <w:rPr>
          <w:rFonts w:ascii="Times New Roman" w:hAnsi="Times New Roman" w:cs="Times New Roman"/>
        </w:rPr>
        <w:fldChar w:fldCharType="end"/>
      </w:r>
      <w:r w:rsidR="004E2C0E">
        <w:rPr>
          <w:rFonts w:ascii="Times New Roman" w:hAnsi="Times New Roman" w:cs="Times New Roman"/>
        </w:rPr>
        <w:t>.</w:t>
      </w:r>
      <w:r w:rsidR="0030589D">
        <w:rPr>
          <w:rFonts w:ascii="Times New Roman" w:hAnsi="Times New Roman" w:cs="Times New Roman"/>
        </w:rPr>
        <w:t xml:space="preserve"> Therefore it seems more appropriate to </w:t>
      </w:r>
      <w:r w:rsidR="0089382F">
        <w:rPr>
          <w:rFonts w:ascii="Times New Roman" w:hAnsi="Times New Roman" w:cs="Times New Roman"/>
        </w:rPr>
        <w:t>test</w:t>
      </w:r>
      <w:r w:rsidR="0030589D">
        <w:rPr>
          <w:rFonts w:ascii="Times New Roman" w:hAnsi="Times New Roman" w:cs="Times New Roman"/>
        </w:rPr>
        <w:t xml:space="preserve"> these hypotheses within a single </w:t>
      </w:r>
      <w:r w:rsidR="000500BD">
        <w:rPr>
          <w:rFonts w:ascii="Times New Roman" w:hAnsi="Times New Roman" w:cs="Times New Roman"/>
        </w:rPr>
        <w:t xml:space="preserve">comprehensive </w:t>
      </w:r>
      <w:r w:rsidR="0030589D">
        <w:rPr>
          <w:rFonts w:ascii="Times New Roman" w:hAnsi="Times New Roman" w:cs="Times New Roman"/>
        </w:rPr>
        <w:t>model</w:t>
      </w:r>
      <w:r w:rsidR="00065895">
        <w:rPr>
          <w:rFonts w:ascii="Times New Roman" w:hAnsi="Times New Roman" w:cs="Times New Roman"/>
        </w:rPr>
        <w:t>.</w:t>
      </w:r>
      <w:r w:rsidR="0030589D">
        <w:rPr>
          <w:rFonts w:ascii="Times New Roman" w:hAnsi="Times New Roman" w:cs="Times New Roman"/>
        </w:rPr>
        <w:t xml:space="preserve"> </w:t>
      </w:r>
    </w:p>
    <w:p w14:paraId="1305715C" w14:textId="77777777" w:rsidR="00281167" w:rsidRDefault="00281167" w:rsidP="009C1A90">
      <w:pPr>
        <w:ind w:firstLine="720"/>
        <w:rPr>
          <w:rFonts w:ascii="Times New Roman" w:hAnsi="Times New Roman" w:cs="Times New Roman"/>
        </w:rPr>
      </w:pPr>
    </w:p>
    <w:p w14:paraId="5A94BAFE" w14:textId="3DC03D88" w:rsidR="00281167" w:rsidRPr="00281167" w:rsidRDefault="00281167" w:rsidP="00281167">
      <w:pPr>
        <w:rPr>
          <w:rFonts w:ascii="Times New Roman" w:hAnsi="Times New Roman" w:cs="Times New Roman"/>
          <w:b/>
          <w:i/>
        </w:rPr>
      </w:pPr>
      <w:r w:rsidRPr="00281167">
        <w:rPr>
          <w:rFonts w:ascii="Times New Roman" w:hAnsi="Times New Roman" w:cs="Times New Roman"/>
          <w:b/>
          <w:i/>
        </w:rPr>
        <w:t>Previous Investigations</w:t>
      </w:r>
    </w:p>
    <w:p w14:paraId="16D67E84" w14:textId="77777777" w:rsidR="00281167" w:rsidRPr="00862889" w:rsidRDefault="00281167" w:rsidP="00281167">
      <w:pPr>
        <w:rPr>
          <w:rFonts w:ascii="Times New Roman" w:hAnsi="Times New Roman" w:cs="Times New Roman"/>
        </w:rPr>
      </w:pPr>
    </w:p>
    <w:p w14:paraId="0164D470" w14:textId="4D95701E" w:rsidR="00B670F9" w:rsidRDefault="00093736" w:rsidP="00093736">
      <w:pPr>
        <w:rPr>
          <w:rFonts w:ascii="Times New Roman" w:hAnsi="Times New Roman"/>
        </w:rPr>
      </w:pPr>
      <w:r>
        <w:rPr>
          <w:rFonts w:ascii="Times New Roman" w:hAnsi="Times New Roman"/>
        </w:rPr>
        <w:t xml:space="preserve">While there have been numerous </w:t>
      </w:r>
      <w:r w:rsidR="002E7CA4">
        <w:rPr>
          <w:rFonts w:ascii="Times New Roman" w:hAnsi="Times New Roman"/>
        </w:rPr>
        <w:t>claims</w:t>
      </w:r>
      <w:r>
        <w:rPr>
          <w:rFonts w:ascii="Times New Roman" w:hAnsi="Times New Roman"/>
        </w:rPr>
        <w:t xml:space="preserve"> of a relationship between </w:t>
      </w:r>
      <w:r w:rsidR="00A41265">
        <w:rPr>
          <w:rFonts w:ascii="Times New Roman" w:hAnsi="Times New Roman"/>
        </w:rPr>
        <w:t>Hominin</w:t>
      </w:r>
      <w:r>
        <w:rPr>
          <w:rFonts w:ascii="Times New Roman" w:hAnsi="Times New Roman"/>
        </w:rPr>
        <w:t xml:space="preserve"> brain size and climate </w:t>
      </w:r>
      <w:r w:rsidR="006241DC">
        <w:rPr>
          <w:rFonts w:ascii="Times New Roman" w:hAnsi="Times New Roman"/>
        </w:rPr>
        <w:fldChar w:fldCharType="begin"/>
      </w:r>
      <w:r w:rsidR="006E3C20">
        <w:rPr>
          <w:rFonts w:ascii="Times New Roman" w:hAnsi="Times New Roman"/>
        </w:rPr>
        <w:instrText xml:space="preserve"> ADDIN PAPERS2_CITATIONS &lt;citation&gt;&lt;uuid&gt;59C32001-4057-412D-9FE8-F93C46A830C3&lt;/uuid&gt;&lt;priority&gt;0&lt;/priority&gt;&lt;publications&gt;&lt;publication&gt;&lt;volume&gt;8&lt;/volume&gt;&lt;publication_date&gt;99201310161200000000222000&lt;/publication_date&gt;&lt;number&gt;10&lt;/number&gt;&lt;doi&gt;10.1371/journal.pone.0076750.s001&lt;/doi&gt;&lt;startpage&gt;e76750&lt;/startpage&gt;&lt;title&gt;Early Human Speciation, Brain Expansion and Dispersal Influenced by African Climate Pulses&lt;/title&gt;&lt;uuid&gt;0697E5A5-4FB4-46E9-96C8-6B424D8717B9&lt;/uuid&gt;&lt;subtype&gt;400&lt;/subtype&gt;&lt;type&gt;400&lt;/type&gt;&lt;url&gt;http://dx.plos.org/10.1371/journal.pone.0076750.s001&lt;/url&gt;&lt;bundle&gt;&lt;publication&gt;&lt;title&gt;PloS one&lt;/title&gt;&lt;type&gt;-100&lt;/type&gt;&lt;subtype&gt;-100&lt;/subtype&gt;&lt;uuid&gt;4E14DACF-F3D8-4202-8DA7-C1EC53CD4893&lt;/uuid&gt;&lt;/publication&gt;&lt;/bundle&gt;&lt;authors&gt;&lt;author&gt;&lt;firstName&gt;Susanne&lt;/firstName&gt;&lt;lastName&gt;Shultz&lt;/lastName&gt;&lt;/author&gt;&lt;author&gt;&lt;firstName&gt;Mark&lt;/firstName&gt;&lt;lastName&gt;Maslin&lt;/lastName&gt;&lt;/author&gt;&lt;/authors&gt;&lt;editors&gt;&lt;author&gt;&lt;firstName&gt;Michael&lt;/firstName&gt;&lt;middleNames&gt;D&lt;/middleNames&gt;&lt;lastName&gt;Petraglia&lt;/lastName&gt;&lt;/author&gt;&lt;/editors&gt;&lt;/publication&gt;&lt;publication&gt;&lt;volume&gt;370&lt;/volume&gt;&lt;publication_date&gt;99201503051200000000222000&lt;/publication_date&gt;&lt;number&gt;1663&lt;/number&gt;&lt;doi&gt;10.1098/rstb.2014.0064&lt;/doi&gt;&lt;institution&gt;Department of Geography, University College London, Pearson Building, Gower Street, London, UK m.maslin@ucl.ac.uk.&lt;/institution&gt;&lt;title&gt;A synthesis of the theories and concepts of early human evolution.&lt;/title&gt;&lt;uuid&gt;59F48062-C6EF-4187-BE42-3F3534783D23&lt;/uuid&gt;&lt;subtype&gt;400&lt;/subtype&gt;&lt;type&gt;400&lt;/type&gt;&lt;url&gt;http://eutils.ncbi.nlm.nih.gov/entrez/eutils/elink.fcgi?dbfrom=pubmed&amp;amp;id=25602068&amp;amp;retmode=ref&amp;amp;cmd=prlinks&lt;/url&gt;&lt;bundle&gt;&lt;publication&gt;&lt;title&gt;Philosophical Transactions of the Royal Society B: Biological Sciences&lt;/title&gt;&lt;type&gt;-100&lt;/type&gt;&lt;subtype&gt;-100&lt;/subtype&gt;&lt;uuid&gt;93DA7FC9-7034-4E2C-A050-F7D12CBF826C&lt;/uuid&gt;&lt;/publication&gt;&lt;/bundle&gt;&lt;authors&gt;&lt;author&gt;&lt;firstName&gt;Mark&lt;/firstName&gt;&lt;middleNames&gt;A&lt;/middleNames&gt;&lt;lastName&gt;Maslin&lt;/lastName&gt;&lt;/author&gt;&lt;author&gt;&lt;firstName&gt;Susanne&lt;/firstName&gt;&lt;lastName&gt;Shultz&lt;/lastName&gt;&lt;/author&gt;&lt;author&gt;&lt;firstName&gt;Martin&lt;/firstName&gt;&lt;middleNames&gt;H&lt;/middleNames&gt;&lt;lastName&gt;Trauth&lt;/lastName&gt;&lt;/author&gt;&lt;/authors&gt;&lt;/publication&gt;&lt;publication&gt;&lt;volume&gt;53&lt;/volume&gt;&lt;publication_date&gt;99201212001200000000220000&lt;/publication_date&gt;&lt;number&gt;S6&lt;/number&gt;&lt;doi&gt;10.1086/667704&lt;/doi&gt;&lt;startpage&gt;S299&lt;/startpage&gt;&lt;title&gt;Environmental and Behavioral Evidence Pertaining to the Evolution of Early Homo&lt;/title&gt;&lt;uuid&gt;2D87DFED-54A8-4FF1-82C1-EA7FA65E64F5&lt;/uuid&gt;&lt;subtype&gt;400&lt;/subtype&gt;&lt;endpage&gt;S317&lt;/endpage&gt;&lt;type&gt;400&lt;/type&gt;&lt;url&gt;http://www.jstor.org/stable/info/10.1086/667704&lt;/url&gt;&lt;bundle&gt;&lt;publication&gt;&lt;publisher&gt;The University of Chicago Press&lt;/publisher&gt;&lt;title&gt;Current Anthropology&lt;/title&gt;&lt;type&gt;-100&lt;/type&gt;&lt;subtype&gt;-100&lt;/subtype&gt;&lt;uuid&gt;FD8F4165-70D7-44F8-93AB-E7D9C7F5CB4D&lt;/uuid&gt;&lt;/publication&gt;&lt;/bundle&gt;&lt;authors&gt;&lt;author&gt;&lt;firstName&gt;Richard&lt;/firstName&gt;&lt;lastName&gt;Potts&lt;/lastName&gt;&lt;/author&gt;&lt;/authors&gt;&lt;/publication&gt;&lt;publication&gt;&lt;volume&gt;43&lt;/volume&gt;&lt;publication_date&gt;99199400001200000000200000&lt;/publication_date&gt;&lt;number&gt;1&lt;/number&gt;&lt;startpage&gt;92&lt;/startpage&gt;&lt;title&gt;Analysis of paedomorphosis using allometric characters: the example of Reduncini antelopes (Bovidae, Mammalia)&lt;/title&gt;&lt;uuid&gt;FB72B12A-AE31-47C5-BB4C-5C92E5D81382&lt;/uuid&gt;&lt;subtype&gt;400&lt;/subtype&gt;&lt;publisher&gt;Oxford University Press&lt;/publisher&gt;&lt;type&gt;400&lt;/type&gt;&lt;endpage&gt;116&lt;/endpage&gt;&lt;url&gt;http://sysbio.oxfordjournals.org/content/43/1/92.short&lt;/url&gt;&lt;bundle&gt;&lt;publication&gt;&lt;title&gt;Systematic Biology&lt;/title&gt;&lt;type&gt;-100&lt;/type&gt;&lt;subtype&gt;-100&lt;/subtype&gt;&lt;uuid&gt;00506B6B-60A7-45C0-9A4B-6C1C24E7A85F&lt;/uuid&gt;&lt;/publication&gt;&lt;/bundle&gt;&lt;authors&gt;&lt;author&gt;&lt;firstName&gt;E&lt;/firstName&gt;&lt;middleNames&gt;S&lt;/middleNames&gt;&lt;lastName&gt;Vrba&lt;/lastName&gt;&lt;/author&gt;&lt;author&gt;&lt;firstName&gt;J&lt;/firstName&gt;&lt;middleNames&gt;R&lt;/middleNames&gt;&lt;lastName&gt;Vaisnys&lt;/lastName&gt;&lt;/author&gt;&lt;author&gt;&lt;firstName&gt;J&lt;/firstName&gt;&lt;middleNames&gt;E&lt;/middleNames&gt;&lt;lastName&gt;Gatesy&lt;/lastName&gt;&lt;/author&gt;&lt;author&gt;&lt;firstName&gt;R&lt;/firstName&gt;&lt;lastName&gt;Desalle&lt;/lastName&gt;&lt;/author&gt;&lt;author&gt;&lt;firstName&gt;K-Y&lt;/firstName&gt;&lt;lastName&gt;Wei&lt;/lastName&gt;&lt;/author&gt;&lt;/authors&gt;&lt;/publication&gt;&lt;publication&gt;&lt;uuid&gt;5E0378E7-67C0-4CDB-8E3E-002808DDE87D&lt;/uuid&gt;&lt;volume&gt;Suppl 27&lt;/volume&gt;&lt;doi&gt;10.1002/(SICI)1096-8644(1998)107:27+&amp;lt;93::AID-AJPA5&amp;gt;3.0.CO;2-X&lt;/doi&gt;&lt;startpage&gt;93&lt;/startpage&gt;&lt;publication_date&gt;99199800001200000000200000&lt;/publication_date&gt;&lt;url&gt;http://eutils.ncbi.nlm.nih.gov/entrez/eutils/elink.fcgi?dbfrom=pubmed&amp;amp;id=9881524&amp;amp;retmode=ref&amp;amp;cmd=prlinks&lt;/url&gt;&lt;type&gt;400&lt;/type&gt;&lt;title&gt;Environmental hypotheses of hominin evolution.&lt;/title&gt;&lt;location&gt;&amp;lt;html&amp;gt;&amp;lt;head&amp;gt;&amp;lt;meta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Home&amp;lt;/a&amp;gt;&amp;lt;/div&amp;gt;&amp;lt;/body&amp;gt;&amp;lt;/html&amp;gt;&lt;/location&gt;&lt;institution&gt;Human Origins Program, National Museum of Natural History, Smithsonian Institution, Washington, DC 20560-0112, USA.&lt;/institution&gt;&lt;number&gt;&lt;/number&gt;&lt;subtype&gt;400&lt;/subtype&gt;&lt;endpage&gt;136&lt;/endpage&gt;&lt;bundle&gt;&lt;publication&gt;&lt;title&gt;American journal of physical anthropology&lt;/title&gt;&lt;type&gt;-100&lt;/type&gt;&lt;subtype&gt;-100&lt;/subtype&gt;&lt;uuid&gt;B4C50CE8-AD2F-4622-9A68-0649F09ACC8F&lt;/uuid&gt;&lt;/publication&gt;&lt;/bundle&gt;&lt;authors&gt;&lt;author&gt;&lt;firstName&gt;R&lt;/firstName&gt;&lt;lastName&gt;Potts&lt;/lastName&gt;&lt;/author&gt;&lt;/authors&gt;&lt;/publication&gt;&lt;publication&gt;&lt;volume&gt;52&lt;/volume&gt;&lt;publication_date&gt;99199600001200000000200000&lt;/publication_date&gt;&lt;number&gt;1&lt;/number&gt;&lt;startpage&gt;1&lt;/startpage&gt;&lt;title&gt;Climate, heterochrony, and human evolution&lt;/title&gt;&lt;uuid&gt;D8B41CB3-6FC4-4C21-BC97-4FCC851C1C85&lt;/uuid&gt;&lt;subtype&gt;400&lt;/subtype&gt;&lt;publisher&gt;University of New Mexico&lt;/publisher&gt;&lt;type&gt;400&lt;/type&gt;&lt;endpage&gt;28&lt;/endpage&gt;&lt;url&gt;http://cat.inist.fr/?aModele=afficheN&amp;amp;cpsidt=3285254&lt;/url&gt;&lt;bundle&gt;&lt;publication&gt;&lt;publisher&gt;University of New Mexico&lt;/publisher&gt;&lt;title&gt;Journal of Anthropological Research&lt;/title&gt;&lt;type&gt;-100&lt;/type&gt;&lt;subtype&gt;-100&lt;/subtype&gt;&lt;uuid&gt;A6839A84-2BAB-4F2A-AB84-D9E737D94933&lt;/uuid&gt;&lt;/publication&gt;&lt;/bundle&gt;&lt;authors&gt;&lt;author&gt;&lt;firstName&gt;Elizabeth&lt;/firstName&gt;&lt;middleNames&gt;S&lt;/middleNames&gt;&lt;lastName&gt;Vrba&lt;/lastName&gt;&lt;/author&gt;&lt;/authors&gt;&lt;/publication&gt;&lt;publication&gt;&lt;publication_date&gt;99199500001200000000200000&lt;/publication_date&gt;&lt;title&gt;The fossil record of African antelopes (Mammalia, Bovidae) in relation to human evolution and paleoclimate&lt;/title&gt;&lt;uuid&gt;B71C6C69-E3AA-423C-8A69-D2E8D842F9A7&lt;/uuid&gt;&lt;subtype&gt;400&lt;/subtype&gt;&lt;publisher&gt;Yale University Press&lt;/publisher&gt;&lt;type&gt;400&lt;/type&gt;&lt;url&gt;http://www.citeulike.org/group/2696/article/1382352&lt;/url&gt;&lt;authors&gt;&lt;author&gt;&lt;firstName&gt;Elisabeth&lt;/firstName&gt;&lt;middleNames&gt;S&lt;/middleNames&gt;&lt;lastName&gt;Vrba&lt;/lastName&gt;&lt;/author&gt;&lt;/authors&gt;&lt;/publication&gt;&lt;/publications&gt;&lt;cites&gt;&lt;/cites&gt;&lt;/citation&gt;</w:instrText>
      </w:r>
      <w:r w:rsidR="006241DC">
        <w:rPr>
          <w:rFonts w:ascii="Times New Roman" w:hAnsi="Times New Roman"/>
        </w:rPr>
        <w:fldChar w:fldCharType="separate"/>
      </w:r>
      <w:r w:rsidR="00D45F4E">
        <w:rPr>
          <w:rFonts w:ascii="Times New Roman" w:hAnsi="Times New Roman" w:cs="Times New Roman"/>
        </w:rPr>
        <w:t>(Vrba et al., 1994; Vrba, 1995; 1996; Potts, 1998b; 2012; Shultz and Maslin, 2013; Maslin et al., 2015)</w:t>
      </w:r>
      <w:r w:rsidR="006241DC">
        <w:rPr>
          <w:rFonts w:ascii="Times New Roman" w:hAnsi="Times New Roman"/>
        </w:rPr>
        <w:fldChar w:fldCharType="end"/>
      </w:r>
      <w:r w:rsidR="002E7CA4">
        <w:rPr>
          <w:rFonts w:ascii="Times New Roman" w:hAnsi="Times New Roman"/>
        </w:rPr>
        <w:t xml:space="preserve"> </w:t>
      </w:r>
      <w:r w:rsidR="006241DC">
        <w:rPr>
          <w:rFonts w:ascii="Times New Roman" w:hAnsi="Times New Roman"/>
        </w:rPr>
        <w:t xml:space="preserve">very </w:t>
      </w:r>
      <w:r w:rsidR="002E7CA4">
        <w:rPr>
          <w:rFonts w:ascii="Times New Roman" w:hAnsi="Times New Roman"/>
        </w:rPr>
        <w:t>few studies have attempted to statistically test this relationship.</w:t>
      </w:r>
      <w:r w:rsidR="00790871">
        <w:rPr>
          <w:rFonts w:ascii="Times New Roman" w:hAnsi="Times New Roman"/>
        </w:rPr>
        <w:t xml:space="preserve"> </w:t>
      </w:r>
      <w:r w:rsidR="00131A5C">
        <w:rPr>
          <w:rFonts w:ascii="Times New Roman" w:hAnsi="Times New Roman"/>
        </w:rPr>
        <w:t xml:space="preserve">This is a critical distinction as rigorous and appropriate statistical analysis can prevent </w:t>
      </w:r>
      <w:r w:rsidR="00041078">
        <w:rPr>
          <w:rFonts w:ascii="Times New Roman" w:hAnsi="Times New Roman"/>
        </w:rPr>
        <w:t xml:space="preserve">bias </w:t>
      </w:r>
      <w:commentRangeStart w:id="6"/>
      <w:r w:rsidR="00041078">
        <w:rPr>
          <w:rFonts w:ascii="Times New Roman" w:hAnsi="Times New Roman"/>
        </w:rPr>
        <w:t>when selecting</w:t>
      </w:r>
      <w:r w:rsidR="00664943">
        <w:rPr>
          <w:rFonts w:ascii="Times New Roman" w:hAnsi="Times New Roman"/>
        </w:rPr>
        <w:t xml:space="preserve"> </w:t>
      </w:r>
      <w:r w:rsidR="00131A5C">
        <w:rPr>
          <w:rFonts w:ascii="Times New Roman" w:hAnsi="Times New Roman"/>
        </w:rPr>
        <w:t xml:space="preserve">specific climatic events </w:t>
      </w:r>
      <w:r w:rsidR="00664943">
        <w:rPr>
          <w:rFonts w:ascii="Times New Roman" w:hAnsi="Times New Roman"/>
        </w:rPr>
        <w:t>that happen to coincide with brain size increases, while ignoring those that do not</w:t>
      </w:r>
      <w:commentRangeEnd w:id="6"/>
      <w:r w:rsidR="00456BA8">
        <w:rPr>
          <w:rStyle w:val="CommentReference"/>
        </w:rPr>
        <w:commentReference w:id="6"/>
      </w:r>
      <w:r w:rsidR="00664943">
        <w:rPr>
          <w:rFonts w:ascii="Times New Roman" w:hAnsi="Times New Roman"/>
        </w:rPr>
        <w:t>.</w:t>
      </w:r>
      <w:r w:rsidR="00131A5C">
        <w:rPr>
          <w:rFonts w:ascii="Times New Roman" w:hAnsi="Times New Roman"/>
        </w:rPr>
        <w:t xml:space="preserve"> </w:t>
      </w:r>
      <w:r w:rsidR="006241DC">
        <w:rPr>
          <w:rFonts w:ascii="Times New Roman" w:hAnsi="Times New Roman"/>
        </w:rPr>
        <w:t xml:space="preserve">Ash &amp; Gallup </w:t>
      </w:r>
      <w:r w:rsidR="006241DC">
        <w:rPr>
          <w:rFonts w:ascii="Times New Roman" w:hAnsi="Times New Roman"/>
        </w:rPr>
        <w:fldChar w:fldCharType="begin"/>
      </w:r>
      <w:r w:rsidR="006E3C20">
        <w:rPr>
          <w:rFonts w:ascii="Times New Roman" w:hAnsi="Times New Roman"/>
        </w:rPr>
        <w:instrText xml:space="preserve"> ADDIN PAPERS2_CITATIONS &lt;citation&gt;&lt;uuid&gt;36F68A82-C7B8-424B-9246-D1826F67BB53&lt;/uuid&gt;&lt;priority&gt;0&lt;/priority&gt;&lt;publications&gt;&lt;publication&gt;&lt;volume&gt;18&lt;/volume&gt;&lt;publication_date&gt;99200708091200000000222000&lt;/publication_date&gt;&lt;number&gt;2&lt;/number&gt;&lt;doi&gt;10.1007/s12110-007-9015-z&lt;/doi&gt;&lt;startpage&gt;109&lt;/startpage&gt;&lt;title&gt;Paleoclimatic Variation and Brain Expansion during Human Evolution&lt;/title&gt;&lt;uuid&gt;C94AA87B-009F-419E-B480-F621E25AB01D&lt;/uuid&gt;&lt;subtype&gt;400&lt;/subtype&gt;&lt;endpage&gt;124&lt;/endpage&gt;&lt;type&gt;400&lt;/type&gt;&lt;url&gt;http://link.springer.com/10.1007/s12110-007-9015-z&lt;/url&gt;&lt;bundle&gt;&lt;publication&gt;&lt;title&gt;Human Nature&lt;/title&gt;&lt;type&gt;-100&lt;/type&gt;&lt;subtype&gt;-100&lt;/subtype&gt;&lt;uuid&gt;53701749-BF58-4A27-B63B-23C0681FB0FE&lt;/uuid&gt;&lt;/publication&gt;&lt;/bundle&gt;&lt;authors&gt;&lt;author&gt;&lt;firstName&gt;Jessica&lt;/firstName&gt;&lt;lastName&gt;Ash&lt;/lastName&gt;&lt;/author&gt;&lt;author&gt;&lt;lastName&gt;Gallup&lt;/lastName&gt;&lt;firstName&gt;Gordon&lt;/firstName&gt;&lt;middleNames&gt;G&lt;/middleNames&gt;&lt;suffix&gt;Jr.&lt;/suffix&gt;&lt;/author&gt;&lt;/authors&gt;&lt;/publication&gt;&lt;/publications&gt;&lt;cites&gt;&lt;cite&gt;&lt;suppress&gt;A&lt;/suppress&gt;&lt;/cite&gt;&lt;/cites&gt;&lt;/citation&gt;</w:instrText>
      </w:r>
      <w:r w:rsidR="006241DC">
        <w:rPr>
          <w:rFonts w:ascii="Times New Roman" w:hAnsi="Times New Roman"/>
        </w:rPr>
        <w:fldChar w:fldCharType="separate"/>
      </w:r>
      <w:r w:rsidR="00D45F4E">
        <w:rPr>
          <w:rFonts w:ascii="Times New Roman" w:hAnsi="Times New Roman" w:cs="Times New Roman"/>
        </w:rPr>
        <w:t>(2007)</w:t>
      </w:r>
      <w:r w:rsidR="006241DC">
        <w:rPr>
          <w:rFonts w:ascii="Times New Roman" w:hAnsi="Times New Roman"/>
        </w:rPr>
        <w:fldChar w:fldCharType="end"/>
      </w:r>
      <w:r w:rsidR="00664943">
        <w:rPr>
          <w:rFonts w:ascii="Times New Roman" w:hAnsi="Times New Roman"/>
        </w:rPr>
        <w:t xml:space="preserve"> made one such attempt to test the brain-climate relationship and </w:t>
      </w:r>
      <w:r w:rsidR="00895789">
        <w:rPr>
          <w:rFonts w:ascii="Times New Roman" w:hAnsi="Times New Roman"/>
        </w:rPr>
        <w:t xml:space="preserve">found that </w:t>
      </w:r>
      <w:r w:rsidR="008036FB">
        <w:rPr>
          <w:rFonts w:ascii="Times New Roman" w:hAnsi="Times New Roman"/>
        </w:rPr>
        <w:t>both global cooling</w:t>
      </w:r>
      <w:r w:rsidR="00895789">
        <w:rPr>
          <w:rFonts w:ascii="Times New Roman" w:hAnsi="Times New Roman"/>
        </w:rPr>
        <w:t xml:space="preserve"> </w:t>
      </w:r>
      <w:r w:rsidR="008036FB">
        <w:rPr>
          <w:rFonts w:ascii="Times New Roman" w:hAnsi="Times New Roman"/>
        </w:rPr>
        <w:t>trends</w:t>
      </w:r>
      <w:r w:rsidR="00895789">
        <w:rPr>
          <w:rFonts w:ascii="Times New Roman" w:hAnsi="Times New Roman"/>
        </w:rPr>
        <w:t xml:space="preserve"> and </w:t>
      </w:r>
      <w:r w:rsidR="008036FB">
        <w:rPr>
          <w:rFonts w:ascii="Times New Roman" w:hAnsi="Times New Roman"/>
        </w:rPr>
        <w:t xml:space="preserve">global temperature </w:t>
      </w:r>
      <w:r w:rsidR="00895789">
        <w:rPr>
          <w:rFonts w:ascii="Times New Roman" w:hAnsi="Times New Roman"/>
        </w:rPr>
        <w:t xml:space="preserve">variability </w:t>
      </w:r>
      <w:r w:rsidR="00A834CB">
        <w:rPr>
          <w:rFonts w:ascii="Times New Roman" w:hAnsi="Times New Roman"/>
        </w:rPr>
        <w:t>significant</w:t>
      </w:r>
      <w:r w:rsidR="008036FB">
        <w:rPr>
          <w:rFonts w:ascii="Times New Roman" w:hAnsi="Times New Roman"/>
        </w:rPr>
        <w:t>ly</w:t>
      </w:r>
      <w:r w:rsidR="00A834CB">
        <w:rPr>
          <w:rFonts w:ascii="Times New Roman" w:hAnsi="Times New Roman"/>
        </w:rPr>
        <w:t xml:space="preserve"> </w:t>
      </w:r>
      <w:r w:rsidR="00895789">
        <w:rPr>
          <w:rFonts w:ascii="Times New Roman" w:hAnsi="Times New Roman"/>
        </w:rPr>
        <w:t>correlated with</w:t>
      </w:r>
      <w:r w:rsidR="00A834CB">
        <w:rPr>
          <w:rFonts w:ascii="Times New Roman" w:hAnsi="Times New Roman"/>
        </w:rPr>
        <w:t xml:space="preserve"> </w:t>
      </w:r>
      <w:r w:rsidR="008036FB">
        <w:rPr>
          <w:rFonts w:ascii="Times New Roman" w:hAnsi="Times New Roman"/>
        </w:rPr>
        <w:t xml:space="preserve">increasing </w:t>
      </w:r>
      <w:r w:rsidR="00A41265">
        <w:rPr>
          <w:rFonts w:ascii="Times New Roman" w:hAnsi="Times New Roman"/>
        </w:rPr>
        <w:t>Hominin</w:t>
      </w:r>
      <w:r w:rsidR="00A834CB">
        <w:rPr>
          <w:rFonts w:ascii="Times New Roman" w:hAnsi="Times New Roman"/>
        </w:rPr>
        <w:t xml:space="preserve"> </w:t>
      </w:r>
      <w:r w:rsidR="00041078">
        <w:rPr>
          <w:rFonts w:ascii="Times New Roman" w:hAnsi="Times New Roman"/>
        </w:rPr>
        <w:t>CC</w:t>
      </w:r>
      <w:r w:rsidR="00A834CB">
        <w:rPr>
          <w:rFonts w:ascii="Times New Roman" w:hAnsi="Times New Roman"/>
        </w:rPr>
        <w:t xml:space="preserve"> </w:t>
      </w:r>
      <w:r w:rsidR="00895789">
        <w:rPr>
          <w:rFonts w:ascii="Times New Roman" w:hAnsi="Times New Roman"/>
        </w:rPr>
        <w:t>(n=109 specimens)</w:t>
      </w:r>
      <w:r w:rsidR="00626FDE" w:rsidRPr="00626FDE">
        <w:rPr>
          <w:rFonts w:ascii="Times New Roman" w:hAnsi="Times New Roman"/>
        </w:rPr>
        <w:t xml:space="preserve"> </w:t>
      </w:r>
      <w:r w:rsidR="00626FDE">
        <w:rPr>
          <w:rFonts w:ascii="Times New Roman" w:hAnsi="Times New Roman"/>
        </w:rPr>
        <w:t>over the last 2 MY</w:t>
      </w:r>
      <w:r w:rsidR="00895789">
        <w:rPr>
          <w:rFonts w:ascii="Times New Roman" w:hAnsi="Times New Roman"/>
        </w:rPr>
        <w:t xml:space="preserve">. </w:t>
      </w:r>
      <w:commentRangeStart w:id="7"/>
      <w:r w:rsidR="00933BD8">
        <w:rPr>
          <w:rFonts w:ascii="Times New Roman" w:hAnsi="Times New Roman"/>
        </w:rPr>
        <w:t xml:space="preserve">In a </w:t>
      </w:r>
      <w:r w:rsidR="007B49BC">
        <w:rPr>
          <w:rFonts w:ascii="Times New Roman" w:hAnsi="Times New Roman"/>
        </w:rPr>
        <w:t xml:space="preserve">multivariate analysis of the Ash &amp; Gallup </w:t>
      </w:r>
      <w:r w:rsidR="007B49BC">
        <w:rPr>
          <w:rFonts w:ascii="Times New Roman" w:hAnsi="Times New Roman"/>
        </w:rPr>
        <w:fldChar w:fldCharType="begin"/>
      </w:r>
      <w:r w:rsidR="006E3C20">
        <w:rPr>
          <w:rFonts w:ascii="Times New Roman" w:hAnsi="Times New Roman"/>
        </w:rPr>
        <w:instrText xml:space="preserve"> ADDIN PAPERS2_CITATIONS &lt;citation&gt;&lt;uuid&gt;AB5A8186-48C0-45F0-8014-9F1E5D5F4ADC&lt;/uuid&gt;&lt;priority&gt;0&lt;/priority&gt;&lt;publications&gt;&lt;publication&gt;&lt;volume&gt;18&lt;/volume&gt;&lt;publication_date&gt;99200708091200000000222000&lt;/publication_date&gt;&lt;number&gt;2&lt;/number&gt;&lt;doi&gt;10.1007/s12110-007-9015-z&lt;/doi&gt;&lt;startpage&gt;109&lt;/startpage&gt;&lt;title&gt;Paleoclimatic Variation and Brain Expansion during Human Evolution&lt;/title&gt;&lt;uuid&gt;C94AA87B-009F-419E-B480-F621E25AB01D&lt;/uuid&gt;&lt;subtype&gt;400&lt;/subtype&gt;&lt;endpage&gt;124&lt;/endpage&gt;&lt;type&gt;400&lt;/type&gt;&lt;url&gt;http://link.springer.com/10.1007/s12110-007-9015-z&lt;/url&gt;&lt;bundle&gt;&lt;publication&gt;&lt;title&gt;Human Nature&lt;/title&gt;&lt;type&gt;-100&lt;/type&gt;&lt;subtype&gt;-100&lt;/subtype&gt;&lt;uuid&gt;53701749-BF58-4A27-B63B-23C0681FB0FE&lt;/uuid&gt;&lt;/publication&gt;&lt;/bundle&gt;&lt;authors&gt;&lt;author&gt;&lt;firstName&gt;Jessica&lt;/firstName&gt;&lt;lastName&gt;Ash&lt;/lastName&gt;&lt;/author&gt;&lt;author&gt;&lt;lastName&gt;Gallup&lt;/lastName&gt;&lt;firstName&gt;Gordon&lt;/firstName&gt;&lt;middleNames&gt;G&lt;/middleNames&gt;&lt;suffix&gt;Jr.&lt;/suffix&gt;&lt;/author&gt;&lt;/authors&gt;&lt;/publication&gt;&lt;/publications&gt;&lt;cites&gt;&lt;cite&gt;&lt;suppress&gt;A&lt;/suppress&gt;&lt;/cite&gt;&lt;/cites&gt;&lt;/citation&gt;</w:instrText>
      </w:r>
      <w:r w:rsidR="007B49BC">
        <w:rPr>
          <w:rFonts w:ascii="Times New Roman" w:hAnsi="Times New Roman"/>
        </w:rPr>
        <w:fldChar w:fldCharType="separate"/>
      </w:r>
      <w:r w:rsidR="00D45F4E">
        <w:rPr>
          <w:rFonts w:ascii="Times New Roman" w:hAnsi="Times New Roman" w:cs="Times New Roman"/>
        </w:rPr>
        <w:t>(2007)</w:t>
      </w:r>
      <w:r w:rsidR="007B49BC">
        <w:rPr>
          <w:rFonts w:ascii="Times New Roman" w:hAnsi="Times New Roman"/>
        </w:rPr>
        <w:fldChar w:fldCharType="end"/>
      </w:r>
      <w:r w:rsidR="001E7CCC">
        <w:rPr>
          <w:rFonts w:ascii="Times New Roman" w:hAnsi="Times New Roman"/>
        </w:rPr>
        <w:t xml:space="preserve"> data</w:t>
      </w:r>
      <w:r w:rsidR="007B49BC">
        <w:rPr>
          <w:rFonts w:ascii="Times New Roman" w:hAnsi="Times New Roman"/>
        </w:rPr>
        <w:t>set</w:t>
      </w:r>
      <w:r w:rsidR="00F25697">
        <w:rPr>
          <w:rFonts w:ascii="Times New Roman" w:hAnsi="Times New Roman"/>
        </w:rPr>
        <w:t xml:space="preserve"> by Bailey &amp; Geary </w:t>
      </w:r>
      <w:r w:rsidR="00F25697">
        <w:rPr>
          <w:rFonts w:ascii="Times New Roman" w:hAnsi="Times New Roman"/>
        </w:rPr>
        <w:fldChar w:fldCharType="begin"/>
      </w:r>
      <w:r w:rsidR="006E3C20">
        <w:rPr>
          <w:rFonts w:ascii="Times New Roman" w:hAnsi="Times New Roman"/>
        </w:rPr>
        <w:instrText xml:space="preserve"> ADDIN PAPERS2_CITATIONS &lt;citation&gt;&lt;uuid&gt;3727346B-BE1D-4199-B4E6-7AB988361CF5&lt;/uuid&gt;&lt;priority&gt;0&lt;/priority&gt;&lt;publications&gt;&lt;publication&gt;&lt;uuid&gt;11EAD283-172B-4856-A688-6632B6040809&lt;/uuid&gt;&lt;volume&gt;20&lt;/volume&gt;&lt;doi&gt;10.1007/s12110-008-9054-0&lt;/doi&gt;&lt;subtitle&gt;Testing Climatic, Ecological, and Social Competition Models&lt;/subtitle&gt;&lt;startpage&gt;67&lt;/startpage&gt;&lt;publication_date&gt;99200901101200000000222000&lt;/publication_date&gt;&lt;url&gt;http://link.springer.com/10.1007/s12110-008-9054-0&lt;/url&gt;&lt;type&gt;400&lt;/type&gt;&lt;title&gt;Hominid Brain Evolution&lt;/title&gt;&lt;number&gt;1&lt;/number&gt;&lt;subtype&gt;400&lt;/subtype&gt;&lt;endpage&gt;79&lt;/endpage&gt;&lt;bundle&gt;&lt;publication&gt;&lt;title&gt;Human Nature&lt;/title&gt;&lt;type&gt;-100&lt;/type&gt;&lt;subtype&gt;-100&lt;/subtype&gt;&lt;uuid&gt;53701749-BF58-4A27-B63B-23C0681FB0FE&lt;/uuid&gt;&lt;/publication&gt;&lt;/bundle&gt;&lt;authors&gt;&lt;author&gt;&lt;firstName&gt;Drew&lt;/firstName&gt;&lt;middleNames&gt;H&lt;/middleNames&gt;&lt;lastName&gt;Bailey&lt;/lastName&gt;&lt;/author&gt;&lt;author&gt;&lt;firstName&gt;David&lt;/firstName&gt;&lt;middleNames&gt;C&lt;/middleNames&gt;&lt;lastName&gt;Geary&lt;/lastName&gt;&lt;/author&gt;&lt;/authors&gt;&lt;/publication&gt;&lt;/publications&gt;&lt;cites&gt;&lt;cite&gt;&lt;suppress&gt;A&lt;/suppress&gt;&lt;/cite&gt;&lt;/cites&gt;&lt;/citation&gt;</w:instrText>
      </w:r>
      <w:r w:rsidR="00F25697">
        <w:rPr>
          <w:rFonts w:ascii="Times New Roman" w:hAnsi="Times New Roman"/>
        </w:rPr>
        <w:fldChar w:fldCharType="separate"/>
      </w:r>
      <w:r w:rsidR="00F25697">
        <w:rPr>
          <w:rFonts w:ascii="Times New Roman" w:hAnsi="Times New Roman" w:cs="Times New Roman"/>
        </w:rPr>
        <w:t>(2009)</w:t>
      </w:r>
      <w:r w:rsidR="00F25697">
        <w:rPr>
          <w:rFonts w:ascii="Times New Roman" w:hAnsi="Times New Roman"/>
        </w:rPr>
        <w:fldChar w:fldCharType="end"/>
      </w:r>
      <w:r w:rsidR="001E7CCC">
        <w:rPr>
          <w:rFonts w:ascii="Times New Roman" w:hAnsi="Times New Roman"/>
        </w:rPr>
        <w:t>,</w:t>
      </w:r>
      <w:r w:rsidR="007B49BC">
        <w:rPr>
          <w:rFonts w:ascii="Times New Roman" w:hAnsi="Times New Roman"/>
        </w:rPr>
        <w:t xml:space="preserve"> </w:t>
      </w:r>
      <w:r w:rsidR="00F25697">
        <w:rPr>
          <w:rFonts w:ascii="Times New Roman" w:hAnsi="Times New Roman"/>
        </w:rPr>
        <w:t xml:space="preserve">climatic trend and variability </w:t>
      </w:r>
      <w:r w:rsidR="007B49BC">
        <w:rPr>
          <w:rFonts w:ascii="Times New Roman" w:hAnsi="Times New Roman"/>
        </w:rPr>
        <w:t xml:space="preserve">as well as other predictors of CC </w:t>
      </w:r>
      <w:r w:rsidR="00F25697">
        <w:rPr>
          <w:rFonts w:ascii="Times New Roman" w:hAnsi="Times New Roman"/>
        </w:rPr>
        <w:t xml:space="preserve">(e.g. estimated </w:t>
      </w:r>
      <w:r w:rsidR="007B49BC">
        <w:rPr>
          <w:rFonts w:ascii="Times New Roman" w:hAnsi="Times New Roman"/>
        </w:rPr>
        <w:t>popula</w:t>
      </w:r>
      <w:r w:rsidR="00F25697">
        <w:rPr>
          <w:rFonts w:ascii="Times New Roman" w:hAnsi="Times New Roman"/>
        </w:rPr>
        <w:t>tion density, parasitic load)</w:t>
      </w:r>
      <w:r w:rsidR="00933BD8">
        <w:rPr>
          <w:rFonts w:ascii="Times New Roman" w:hAnsi="Times New Roman"/>
        </w:rPr>
        <w:t xml:space="preserve"> </w:t>
      </w:r>
      <w:r w:rsidR="007B49BC">
        <w:rPr>
          <w:rFonts w:ascii="Times New Roman" w:hAnsi="Times New Roman"/>
        </w:rPr>
        <w:t xml:space="preserve">also found that global cooling and variability predicted </w:t>
      </w:r>
      <w:r w:rsidR="00A41265">
        <w:rPr>
          <w:rFonts w:ascii="Times New Roman" w:hAnsi="Times New Roman"/>
        </w:rPr>
        <w:t>Hominin</w:t>
      </w:r>
      <w:r w:rsidR="007B49BC">
        <w:rPr>
          <w:rFonts w:ascii="Times New Roman" w:hAnsi="Times New Roman"/>
        </w:rPr>
        <w:t xml:space="preserve"> CC. </w:t>
      </w:r>
      <w:commentRangeEnd w:id="7"/>
      <w:r w:rsidR="00906A84">
        <w:rPr>
          <w:rStyle w:val="CommentReference"/>
        </w:rPr>
        <w:commentReference w:id="7"/>
      </w:r>
    </w:p>
    <w:p w14:paraId="33ABEE8D" w14:textId="45C20341" w:rsidR="007E06FE" w:rsidRDefault="001E7CCC" w:rsidP="00E403EF">
      <w:pPr>
        <w:ind w:firstLine="720"/>
        <w:rPr>
          <w:rFonts w:ascii="Times New Roman" w:hAnsi="Times New Roman" w:cs="Times New Roman"/>
        </w:rPr>
      </w:pPr>
      <w:r>
        <w:rPr>
          <w:rFonts w:ascii="Times New Roman" w:hAnsi="Times New Roman"/>
        </w:rPr>
        <w:t>Despite these efforts</w:t>
      </w:r>
      <w:r w:rsidR="00B60993">
        <w:rPr>
          <w:rFonts w:ascii="Times New Roman" w:hAnsi="Times New Roman"/>
        </w:rPr>
        <w:t xml:space="preserve">, </w:t>
      </w:r>
      <w:r w:rsidR="00632C4D">
        <w:rPr>
          <w:rFonts w:ascii="Times New Roman" w:hAnsi="Times New Roman"/>
        </w:rPr>
        <w:t xml:space="preserve">the conclusions that can be drawn from these studies </w:t>
      </w:r>
      <w:r w:rsidR="00F349B2">
        <w:rPr>
          <w:rFonts w:ascii="Times New Roman" w:hAnsi="Times New Roman"/>
        </w:rPr>
        <w:t xml:space="preserve">have </w:t>
      </w:r>
      <w:r w:rsidR="00C51C6B">
        <w:rPr>
          <w:rFonts w:ascii="Times New Roman" w:hAnsi="Times New Roman"/>
        </w:rPr>
        <w:t xml:space="preserve">some </w:t>
      </w:r>
      <w:r w:rsidR="00F349B2">
        <w:rPr>
          <w:rFonts w:ascii="Times New Roman" w:hAnsi="Times New Roman"/>
        </w:rPr>
        <w:t>notable limitation</w:t>
      </w:r>
      <w:r w:rsidR="00C51C6B">
        <w:rPr>
          <w:rFonts w:ascii="Times New Roman" w:hAnsi="Times New Roman"/>
        </w:rPr>
        <w:t>s</w:t>
      </w:r>
      <w:r w:rsidR="00F349B2">
        <w:rPr>
          <w:rFonts w:ascii="Times New Roman" w:hAnsi="Times New Roman"/>
        </w:rPr>
        <w:t xml:space="preserve"> and potential </w:t>
      </w:r>
      <w:commentRangeStart w:id="8"/>
      <w:r w:rsidR="00F349B2">
        <w:rPr>
          <w:rFonts w:ascii="Times New Roman" w:hAnsi="Times New Roman"/>
        </w:rPr>
        <w:t>confounds</w:t>
      </w:r>
      <w:commentRangeEnd w:id="8"/>
      <w:r w:rsidR="00906A84">
        <w:rPr>
          <w:rStyle w:val="CommentReference"/>
        </w:rPr>
        <w:commentReference w:id="8"/>
      </w:r>
      <w:r w:rsidR="00D52760">
        <w:rPr>
          <w:rFonts w:ascii="Times New Roman" w:hAnsi="Times New Roman"/>
        </w:rPr>
        <w:t xml:space="preserve">. </w:t>
      </w:r>
      <w:r w:rsidR="00BB2367">
        <w:rPr>
          <w:rFonts w:ascii="Times New Roman" w:hAnsi="Times New Roman"/>
        </w:rPr>
        <w:t>First</w:t>
      </w:r>
      <w:r w:rsidR="00BB2367" w:rsidRPr="00862889">
        <w:rPr>
          <w:rFonts w:ascii="Times New Roman" w:hAnsi="Times New Roman"/>
        </w:rPr>
        <w:t xml:space="preserve">, none of these studies have included a sample </w:t>
      </w:r>
      <w:r w:rsidR="00BB2367">
        <w:rPr>
          <w:rFonts w:ascii="Times New Roman" w:hAnsi="Times New Roman"/>
        </w:rPr>
        <w:t xml:space="preserve">of </w:t>
      </w:r>
      <w:r w:rsidR="00BB2367" w:rsidRPr="00862889">
        <w:rPr>
          <w:rFonts w:ascii="Times New Roman" w:hAnsi="Times New Roman"/>
        </w:rPr>
        <w:t xml:space="preserve">other mammalian taxa to see if climate </w:t>
      </w:r>
      <w:r w:rsidR="00BB2367">
        <w:rPr>
          <w:rFonts w:ascii="Times New Roman" w:hAnsi="Times New Roman"/>
        </w:rPr>
        <w:t>has</w:t>
      </w:r>
      <w:r w:rsidR="00BB2367" w:rsidRPr="00862889">
        <w:rPr>
          <w:rFonts w:ascii="Times New Roman" w:hAnsi="Times New Roman"/>
        </w:rPr>
        <w:t xml:space="preserve"> select</w:t>
      </w:r>
      <w:r w:rsidR="00BB2367">
        <w:rPr>
          <w:rFonts w:ascii="Times New Roman" w:hAnsi="Times New Roman"/>
        </w:rPr>
        <w:t>ed</w:t>
      </w:r>
      <w:r w:rsidR="00BB2367" w:rsidRPr="00862889">
        <w:rPr>
          <w:rFonts w:ascii="Times New Roman" w:hAnsi="Times New Roman"/>
        </w:rPr>
        <w:t xml:space="preserve"> for larger brains as a general principle of mammalian evolution</w:t>
      </w:r>
      <w:r w:rsidR="00BB2367">
        <w:rPr>
          <w:rFonts w:ascii="Times New Roman" w:hAnsi="Times New Roman"/>
        </w:rPr>
        <w:t xml:space="preserve"> that </w:t>
      </w:r>
      <w:r w:rsidR="00146BF6">
        <w:rPr>
          <w:rFonts w:ascii="Times New Roman" w:hAnsi="Times New Roman"/>
        </w:rPr>
        <w:t>may</w:t>
      </w:r>
      <w:r w:rsidR="00BB2367">
        <w:rPr>
          <w:rFonts w:ascii="Times New Roman" w:hAnsi="Times New Roman"/>
        </w:rPr>
        <w:t xml:space="preserve"> not </w:t>
      </w:r>
      <w:r w:rsidR="00E07420">
        <w:rPr>
          <w:rFonts w:ascii="Times New Roman" w:hAnsi="Times New Roman"/>
        </w:rPr>
        <w:t xml:space="preserve">be </w:t>
      </w:r>
      <w:r w:rsidR="00BB2367">
        <w:rPr>
          <w:rFonts w:ascii="Times New Roman" w:hAnsi="Times New Roman"/>
        </w:rPr>
        <w:t xml:space="preserve">unique to </w:t>
      </w:r>
      <w:r w:rsidR="00A41265">
        <w:rPr>
          <w:rFonts w:ascii="Times New Roman" w:hAnsi="Times New Roman"/>
        </w:rPr>
        <w:t>Hominin</w:t>
      </w:r>
      <w:r w:rsidR="00BB2367">
        <w:rPr>
          <w:rFonts w:ascii="Times New Roman" w:hAnsi="Times New Roman"/>
        </w:rPr>
        <w:t>s</w:t>
      </w:r>
      <w:r w:rsidR="00BB2367" w:rsidRPr="00862889">
        <w:rPr>
          <w:rFonts w:ascii="Times New Roman" w:hAnsi="Times New Roman"/>
        </w:rPr>
        <w:t xml:space="preserve">. </w:t>
      </w:r>
      <w:r w:rsidR="00AA2B16">
        <w:rPr>
          <w:rFonts w:ascii="Times New Roman" w:hAnsi="Times New Roman"/>
        </w:rPr>
        <w:t xml:space="preserve">Brain size increases across many different taxa have been well documented </w:t>
      </w:r>
      <w:r w:rsidR="00524054">
        <w:rPr>
          <w:rFonts w:ascii="Times New Roman" w:hAnsi="Times New Roman"/>
        </w:rPr>
        <w:fldChar w:fldCharType="begin"/>
      </w:r>
      <w:r w:rsidR="006E3C20">
        <w:rPr>
          <w:rFonts w:ascii="Times New Roman" w:hAnsi="Times New Roman"/>
        </w:rPr>
        <w:instrText xml:space="preserve"> ADDIN PAPERS2_CITATIONS &lt;citation&gt;&lt;uuid&gt;E31429A1-FFED-4C56-86CF-85CED1AF27DA&lt;/uuid&gt;&lt;priority&gt;0&lt;/priority&gt;&lt;publications&gt;&lt;publication&gt;&lt;volume&gt;8&lt;/volume&gt;&lt;publication_date&gt;99201000001200000000200000&lt;/publication_date&gt;&lt;number&gt;1&lt;/number&gt;&lt;doi&gt;10.1186/1741-7007-8-9&lt;/doi&gt;&lt;startpage&gt;9&lt;/startpage&gt;&lt;title&gt;Reconstructing the ups and downs of primate brain evolution: implications for adaptive hypotheses and Homo floresiensis&lt;/title&gt;&lt;uuid&gt;A91DE671-B5F4-4320-A519-F45AE72D1B0E&lt;/uuid&gt;&lt;subtype&gt;400&lt;/subtype&gt;&lt;type&gt;400&lt;/type&gt;&lt;url&gt;http://www.biomedcentral.com/1741-7007/8/9&lt;/url&gt;&lt;bundle&gt;&lt;publication&gt;&lt;title&gt;BMC Biology&lt;/title&gt;&lt;type&gt;-100&lt;/type&gt;&lt;subtype&gt;-100&lt;/subtype&gt;&lt;uuid&gt;B783A6D4-B68F-4C76-8E40-6637CB5638CB&lt;/uuid&gt;&lt;/publication&gt;&lt;/bundle&gt;&lt;authors&gt;&lt;author&gt;&lt;firstName&gt;Stephen&lt;/firstName&gt;&lt;middleNames&gt;H&lt;/middleNames&gt;&lt;lastName&gt;Montgomery&lt;/lastName&gt;&lt;/author&gt;&lt;author&gt;&lt;firstName&gt;Isabella&lt;/firstName&gt;&lt;lastName&gt;Capellini&lt;/lastName&gt;&lt;/author&gt;&lt;author&gt;&lt;firstName&gt;Robert&lt;/firstName&gt;&lt;middleNames&gt;A&lt;/middleNames&gt;&lt;lastName&gt;Barton&lt;/lastName&gt;&lt;/author&gt;&lt;author&gt;&lt;firstName&gt;Nicholas&lt;/firstName&gt;&lt;middleNames&gt;I&lt;/middleNames&gt;&lt;lastName&gt;Mundy&lt;/lastName&gt;&lt;/author&gt;&lt;/authors&gt;&lt;/publication&gt;&lt;publication&gt;&lt;uuid&gt;DCF82B77-A383-4F19-81E4-900244E32734&lt;/uuid&gt;&lt;volume&gt;25&lt;/volume&gt;&lt;doi&gt;10.1111/j.1420-9101.2012.02491.x&lt;/doi&gt;&lt;startpage&gt;981&lt;/startpage&gt;&lt;publication_date&gt;99201205001200000000220000&lt;/publication_date&gt;&lt;url&gt;http://eutils.ncbi.nlm.nih.gov/entrez/eutils/elink.fcgi?dbfrom=pubmed&amp;amp;id=22435703&amp;amp;retmode=ref&amp;amp;cmd=prlinks&lt;/url&gt;&lt;type&gt;400&lt;/type&gt;&lt;title&gt;Comparative analysis of encephalization in mammals reveals relaxed constraints on anthropoid primate and cetacean brain scaling.&lt;/title&gt;&lt;institution&gt;Center for Molecular Medicine and Genetics, Wayne State University School of Medicine, Detroit, MI, USA.&lt;/institution&gt;&lt;number&gt;5&lt;/number&gt;&lt;subtype&gt;400&lt;/subtype&gt;&lt;endpage&gt;994&lt;/endpage&gt;&lt;bundle&gt;&lt;publication&gt;&lt;title&gt;Journal of Evolutionary Biology&lt;/title&gt;&lt;type&gt;-100&lt;/type&gt;&lt;subtype&gt;-100&lt;/subtype&gt;&lt;uuid&gt;A47164B3-467E-4C56-AC5D-9447D0E1D8C5&lt;/uuid&gt;&lt;/publication&gt;&lt;/bundle&gt;&lt;authors&gt;&lt;author&gt;&lt;firstName&gt;A&lt;/firstName&gt;&lt;middleNames&gt;M&lt;/middleNames&gt;&lt;lastName&gt;Boddy&lt;/lastName&gt;&lt;/author&gt;&lt;author&gt;&lt;firstName&gt;M&lt;/firstName&gt;&lt;middleNames&gt;R&lt;/middleNames&gt;&lt;lastName&gt;McGowen&lt;/lastName&gt;&lt;/author&gt;&lt;author&gt;&lt;firstName&gt;C&lt;/firstName&gt;&lt;middleNames&gt;C&lt;/middleNames&gt;&lt;lastName&gt;Sherwood&lt;/lastName&gt;&lt;/author&gt;&lt;author&gt;&lt;firstName&gt;L&lt;/firstName&gt;&lt;middleNames&gt;I&lt;/middleNames&gt;&lt;lastName&gt;Grossman&lt;/lastName&gt;&lt;/author&gt;&lt;author&gt;&lt;firstName&gt;M&lt;/firstName&gt;&lt;lastName&gt;Goodman&lt;/lastName&gt;&lt;/author&gt;&lt;author&gt;&lt;firstName&gt;D&lt;/firstName&gt;&lt;middleNames&gt;E&lt;/middleNames&gt;&lt;lastName&gt;Wildman&lt;/lastName&gt;&lt;/author&gt;&lt;/authors&gt;&lt;/publication&gt;&lt;publication&gt;&lt;publication_date&gt;99197301011200000000222000&lt;/publication_date&gt;&lt;startpage&gt;496&lt;/startpage&gt;&lt;title&gt;Evolution of The Brain and Intelligence&lt;/title&gt;&lt;uuid&gt;709D95CB-BF04-48DD-A99A-30BDB7A9095E&lt;/uuid&gt;&lt;subtype&gt;0&lt;/subtype&gt;&lt;publisher&gt;Elsevier&lt;/publisher&gt;&lt;type&gt;0&lt;/type&gt;&lt;url&gt;http://books.google.com/books?id=20tlZXXWX-MC&amp;amp;pg=PA439&amp;amp;dq=evolution+of+the+brain+and+intelligence+1973&amp;amp;hl=&amp;amp;cd=2&amp;amp;source=gbs_api&lt;/url&gt;&lt;authors&gt;&lt;author&gt;&lt;firstName&gt;Harry&lt;/firstName&gt;&lt;lastName&gt;Jerison&lt;/lastName&gt;&lt;/author&gt;&lt;/authors&gt;&lt;/publication&gt;&lt;/publications&gt;&lt;cites&gt;&lt;/cites&gt;&lt;/citation&gt;</w:instrText>
      </w:r>
      <w:r w:rsidR="00524054">
        <w:rPr>
          <w:rFonts w:ascii="Times New Roman" w:hAnsi="Times New Roman"/>
        </w:rPr>
        <w:fldChar w:fldCharType="separate"/>
      </w:r>
      <w:r w:rsidR="00D45F4E">
        <w:rPr>
          <w:rFonts w:ascii="Times New Roman" w:hAnsi="Times New Roman" w:cs="Times New Roman"/>
        </w:rPr>
        <w:t>(Jerison, 1973; Montgomery et al., 2010; Boddy et al., 2012)</w:t>
      </w:r>
      <w:r w:rsidR="00524054">
        <w:rPr>
          <w:rFonts w:ascii="Times New Roman" w:hAnsi="Times New Roman"/>
        </w:rPr>
        <w:fldChar w:fldCharType="end"/>
      </w:r>
      <w:r w:rsidR="00524054">
        <w:rPr>
          <w:rFonts w:ascii="Times New Roman" w:hAnsi="Times New Roman"/>
        </w:rPr>
        <w:t xml:space="preserve"> </w:t>
      </w:r>
      <w:r w:rsidR="00AA2B16">
        <w:rPr>
          <w:rFonts w:ascii="Times New Roman" w:hAnsi="Times New Roman"/>
        </w:rPr>
        <w:t>but it remains to be seen whether these increases relate to climatic</w:t>
      </w:r>
      <w:r w:rsidR="00524054">
        <w:rPr>
          <w:rFonts w:ascii="Times New Roman" w:hAnsi="Times New Roman"/>
        </w:rPr>
        <w:t xml:space="preserve"> shifts</w:t>
      </w:r>
      <w:r w:rsidR="00AA2B16">
        <w:rPr>
          <w:rFonts w:ascii="Times New Roman" w:hAnsi="Times New Roman"/>
        </w:rPr>
        <w:t>.</w:t>
      </w:r>
      <w:r>
        <w:rPr>
          <w:rFonts w:ascii="Times New Roman" w:hAnsi="Times New Roman"/>
        </w:rPr>
        <w:t xml:space="preserve"> </w:t>
      </w:r>
      <w:r w:rsidR="00BB2367">
        <w:rPr>
          <w:rFonts w:ascii="Times New Roman" w:hAnsi="Times New Roman"/>
        </w:rPr>
        <w:t>Second</w:t>
      </w:r>
      <w:r w:rsidR="00B60993">
        <w:rPr>
          <w:rFonts w:ascii="Times New Roman" w:hAnsi="Times New Roman"/>
        </w:rPr>
        <w:t>,</w:t>
      </w:r>
      <w:r w:rsidR="00894FE1" w:rsidRPr="00862889">
        <w:rPr>
          <w:rFonts w:ascii="Times New Roman" w:hAnsi="Times New Roman"/>
        </w:rPr>
        <w:t xml:space="preserve"> </w:t>
      </w:r>
      <w:r w:rsidR="004F40FC">
        <w:rPr>
          <w:rFonts w:ascii="Times New Roman" w:hAnsi="Times New Roman"/>
        </w:rPr>
        <w:t xml:space="preserve">previous studies have not included rate </w:t>
      </w:r>
      <w:r w:rsidR="00BB53C3">
        <w:rPr>
          <w:rFonts w:ascii="Times New Roman" w:hAnsi="Times New Roman"/>
        </w:rPr>
        <w:t xml:space="preserve">or speed </w:t>
      </w:r>
      <w:r w:rsidR="004F40FC">
        <w:rPr>
          <w:rFonts w:ascii="Times New Roman" w:hAnsi="Times New Roman"/>
        </w:rPr>
        <w:t xml:space="preserve">of climatic change as a factor that could </w:t>
      </w:r>
      <w:r w:rsidR="006955EE">
        <w:rPr>
          <w:rFonts w:ascii="Times New Roman" w:hAnsi="Times New Roman"/>
        </w:rPr>
        <w:t xml:space="preserve">have also been a driving force in </w:t>
      </w:r>
      <w:r w:rsidR="005926D2">
        <w:rPr>
          <w:rFonts w:ascii="Times New Roman" w:hAnsi="Times New Roman"/>
        </w:rPr>
        <w:t xml:space="preserve">brain </w:t>
      </w:r>
      <w:r w:rsidR="004F40FC">
        <w:rPr>
          <w:rFonts w:ascii="Times New Roman" w:hAnsi="Times New Roman"/>
        </w:rPr>
        <w:t>evolution</w:t>
      </w:r>
      <w:r w:rsidR="00894FE1" w:rsidRPr="00862889">
        <w:rPr>
          <w:rFonts w:ascii="Times New Roman" w:hAnsi="Times New Roman"/>
        </w:rPr>
        <w:t xml:space="preserve">. </w:t>
      </w:r>
      <w:r w:rsidR="007E06FE">
        <w:rPr>
          <w:rFonts w:ascii="Times New Roman" w:hAnsi="Times New Roman"/>
        </w:rPr>
        <w:t xml:space="preserve">Lastly, and perhaps most importantly, the confounding effects of temporal autocorrelation </w:t>
      </w:r>
      <w:r w:rsidR="00534072">
        <w:rPr>
          <w:rFonts w:ascii="Times New Roman" w:hAnsi="Times New Roman"/>
        </w:rPr>
        <w:t xml:space="preserve">when working with </w:t>
      </w:r>
      <w:r w:rsidR="00AA2B16">
        <w:rPr>
          <w:rFonts w:ascii="Times New Roman" w:hAnsi="Times New Roman"/>
        </w:rPr>
        <w:t>time-</w:t>
      </w:r>
      <w:r w:rsidR="001B407B">
        <w:rPr>
          <w:rFonts w:ascii="Times New Roman" w:hAnsi="Times New Roman"/>
        </w:rPr>
        <w:t>series</w:t>
      </w:r>
      <w:r w:rsidR="00534072">
        <w:rPr>
          <w:rFonts w:ascii="Times New Roman" w:hAnsi="Times New Roman"/>
        </w:rPr>
        <w:t xml:space="preserve"> data (such as brain size change over time vs. climatic change over time) </w:t>
      </w:r>
      <w:r w:rsidR="007E06FE">
        <w:rPr>
          <w:rFonts w:ascii="Times New Roman" w:hAnsi="Times New Roman"/>
        </w:rPr>
        <w:t xml:space="preserve">were not </w:t>
      </w:r>
      <w:r w:rsidR="00AA2B16">
        <w:rPr>
          <w:rFonts w:ascii="Times New Roman" w:hAnsi="Times New Roman" w:cs="Times New Roman"/>
        </w:rPr>
        <w:t>accounted for</w:t>
      </w:r>
      <w:r w:rsidR="007E06FE" w:rsidRPr="00534072">
        <w:rPr>
          <w:rFonts w:ascii="Times New Roman" w:hAnsi="Times New Roman" w:cs="Times New Roman"/>
        </w:rPr>
        <w:t xml:space="preserve"> in any </w:t>
      </w:r>
      <w:r w:rsidR="008A7385">
        <w:rPr>
          <w:rFonts w:ascii="Times New Roman" w:hAnsi="Times New Roman" w:cs="Times New Roman"/>
        </w:rPr>
        <w:t>of the aforementioned brain-climate investigations</w:t>
      </w:r>
      <w:r w:rsidR="007E06FE" w:rsidRPr="00534072">
        <w:rPr>
          <w:rFonts w:ascii="Times New Roman" w:hAnsi="Times New Roman" w:cs="Times New Roman"/>
        </w:rPr>
        <w:t>.</w:t>
      </w:r>
    </w:p>
    <w:p w14:paraId="28362835" w14:textId="77777777" w:rsidR="00281167" w:rsidRDefault="00281167" w:rsidP="00281167">
      <w:pPr>
        <w:rPr>
          <w:rFonts w:ascii="Times New Roman" w:hAnsi="Times New Roman" w:cs="Times New Roman"/>
        </w:rPr>
      </w:pPr>
    </w:p>
    <w:p w14:paraId="40B13C51" w14:textId="0EB1C3F6" w:rsidR="00281167" w:rsidRPr="00281167" w:rsidRDefault="00281167" w:rsidP="00281167">
      <w:pPr>
        <w:rPr>
          <w:rFonts w:ascii="Times New Roman" w:hAnsi="Times New Roman" w:cs="Times New Roman"/>
          <w:b/>
          <w:i/>
        </w:rPr>
      </w:pPr>
      <w:r w:rsidRPr="00281167">
        <w:rPr>
          <w:rFonts w:ascii="Times New Roman" w:hAnsi="Times New Roman" w:cs="Times New Roman"/>
          <w:b/>
          <w:i/>
        </w:rPr>
        <w:t>The Problem of Temporal Autocorrelation</w:t>
      </w:r>
    </w:p>
    <w:p w14:paraId="6A63B8B4" w14:textId="77777777" w:rsidR="00281167" w:rsidRPr="00534072" w:rsidRDefault="00281167" w:rsidP="00281167">
      <w:pPr>
        <w:rPr>
          <w:rFonts w:ascii="Times New Roman" w:hAnsi="Times New Roman" w:cs="Times New Roman"/>
        </w:rPr>
      </w:pPr>
    </w:p>
    <w:p w14:paraId="7F1F80A1" w14:textId="2140FF1E" w:rsidR="00E604D1" w:rsidRDefault="00FD1551" w:rsidP="00935F04">
      <w:pPr>
        <w:ind w:firstLine="720"/>
        <w:rPr>
          <w:rFonts w:ascii="Times New Roman" w:eastAsia="Times New Roman" w:hAnsi="Times New Roman" w:cs="Times New Roman"/>
          <w:color w:val="333333"/>
          <w:shd w:val="clear" w:color="auto" w:fill="FFFFFF"/>
        </w:rPr>
      </w:pPr>
      <w:commentRangeStart w:id="9"/>
      <w:r>
        <w:rPr>
          <w:rFonts w:ascii="Times New Roman" w:eastAsia="Times New Roman" w:hAnsi="Times New Roman" w:cs="Times New Roman"/>
          <w:color w:val="333333"/>
          <w:shd w:val="clear" w:color="auto" w:fill="FFFFFF"/>
        </w:rPr>
        <w:t xml:space="preserve">Temporal auto-correlation is the </w:t>
      </w:r>
      <w:commentRangeStart w:id="10"/>
      <w:r>
        <w:rPr>
          <w:rFonts w:ascii="Times New Roman" w:eastAsia="Times New Roman" w:hAnsi="Times New Roman" w:cs="Times New Roman"/>
          <w:color w:val="333333"/>
          <w:shd w:val="clear" w:color="auto" w:fill="FFFFFF"/>
        </w:rPr>
        <w:t xml:space="preserve">confound </w:t>
      </w:r>
      <w:commentRangeEnd w:id="10"/>
      <w:r w:rsidR="00395FAA">
        <w:rPr>
          <w:rStyle w:val="CommentReference"/>
        </w:rPr>
        <w:commentReference w:id="10"/>
      </w:r>
      <w:r>
        <w:rPr>
          <w:rFonts w:ascii="Times New Roman" w:eastAsia="Times New Roman" w:hAnsi="Times New Roman" w:cs="Times New Roman"/>
          <w:color w:val="333333"/>
          <w:shd w:val="clear" w:color="auto" w:fill="FFFFFF"/>
        </w:rPr>
        <w:t>th</w:t>
      </w:r>
      <w:r w:rsidR="004627E9">
        <w:rPr>
          <w:rFonts w:ascii="Times New Roman" w:eastAsia="Times New Roman" w:hAnsi="Times New Roman" w:cs="Times New Roman"/>
          <w:color w:val="333333"/>
          <w:shd w:val="clear" w:color="auto" w:fill="FFFFFF"/>
        </w:rPr>
        <w:t xml:space="preserve">at occurs when two sets of time </w:t>
      </w:r>
      <w:r>
        <w:rPr>
          <w:rFonts w:ascii="Times New Roman" w:eastAsia="Times New Roman" w:hAnsi="Times New Roman" w:cs="Times New Roman"/>
          <w:color w:val="333333"/>
          <w:shd w:val="clear" w:color="auto" w:fill="FFFFFF"/>
        </w:rPr>
        <w:t>series data correlate with each other simply b</w:t>
      </w:r>
      <w:r w:rsidR="00935F04">
        <w:rPr>
          <w:rFonts w:ascii="Times New Roman" w:eastAsia="Times New Roman" w:hAnsi="Times New Roman" w:cs="Times New Roman"/>
          <w:color w:val="333333"/>
          <w:shd w:val="clear" w:color="auto" w:fill="FFFFFF"/>
        </w:rPr>
        <w:t xml:space="preserve">y virtue of trending </w:t>
      </w:r>
      <w:commentRangeEnd w:id="9"/>
      <w:r w:rsidR="00F7328E">
        <w:rPr>
          <w:rStyle w:val="CommentReference"/>
        </w:rPr>
        <w:commentReference w:id="9"/>
      </w:r>
      <w:r w:rsidR="00935F04">
        <w:rPr>
          <w:rFonts w:ascii="Times New Roman" w:eastAsia="Times New Roman" w:hAnsi="Times New Roman" w:cs="Times New Roman"/>
          <w:color w:val="333333"/>
          <w:shd w:val="clear" w:color="auto" w:fill="FFFFFF"/>
        </w:rPr>
        <w:t>over time without necessarily having any real relationship</w:t>
      </w:r>
      <w:r w:rsidR="00F82BD1">
        <w:rPr>
          <w:rFonts w:ascii="Times New Roman" w:eastAsia="Times New Roman" w:hAnsi="Times New Roman" w:cs="Times New Roman"/>
          <w:color w:val="333333"/>
          <w:shd w:val="clear" w:color="auto" w:fill="FFFFFF"/>
        </w:rPr>
        <w:t xml:space="preserve"> </w:t>
      </w:r>
      <w:r w:rsidR="00F82BD1">
        <w:rPr>
          <w:rFonts w:ascii="Times New Roman" w:eastAsia="Times New Roman" w:hAnsi="Times New Roman" w:cs="Times New Roman"/>
          <w:color w:val="333333"/>
          <w:shd w:val="clear" w:color="auto" w:fill="FFFFFF"/>
        </w:rPr>
        <w:fldChar w:fldCharType="begin"/>
      </w:r>
      <w:r w:rsidR="006E3C20">
        <w:rPr>
          <w:rFonts w:ascii="Times New Roman" w:eastAsia="Times New Roman" w:hAnsi="Times New Roman" w:cs="Times New Roman"/>
          <w:color w:val="333333"/>
          <w:shd w:val="clear" w:color="auto" w:fill="FFFFFF"/>
        </w:rPr>
        <w:instrText xml:space="preserve"> ADDIN PAPERS2_CITATIONS &lt;citation&gt;&lt;uuid&gt;3837345D-291B-465F-BC20-78C0DC7266C5&lt;/uuid&gt;&lt;priority&gt;0&lt;/priority&gt;&lt;publications&gt;&lt;publication&gt;&lt;publication_date&gt;99201311191200000000222000&lt;/publication_date&gt;&lt;startpage&gt;352&lt;/startpage&gt;&lt;subtitle&gt;An Introduction, Sixth Edition&lt;/subtitle&gt;&lt;title&gt;The Analysis of Time Series&lt;/title&gt;&lt;uuid&gt;3097F091-F59C-42C7-A476-0A1894419993&lt;/uuid&gt;&lt;subtype&gt;0&lt;/subtype&gt;&lt;publisher&gt;CRC Press&lt;/publisher&gt;&lt;type&gt;0&lt;/type&gt;&lt;url&gt;http://books.google.com/books?id=qKzyAbdaDFAC&amp;amp;printsec=frontcover&amp;amp;dq=intitle:The+Analysis+of+Time+Series+An+Introduction&amp;amp;hl=&amp;amp;cd=1&amp;amp;source=gbs_api&lt;/url&gt;&lt;authors&gt;&lt;author&gt;&lt;firstName&gt;Chris&lt;/firstName&gt;&lt;lastName&gt;Chatfield&lt;/lastName&gt;&lt;/author&gt;&lt;/authors&gt;&lt;/publication&gt;&lt;/publications&gt;&lt;cites&gt;&lt;/cites&gt;&lt;/citation&gt;</w:instrText>
      </w:r>
      <w:r w:rsidR="00F82BD1">
        <w:rPr>
          <w:rFonts w:ascii="Times New Roman" w:eastAsia="Times New Roman" w:hAnsi="Times New Roman" w:cs="Times New Roman"/>
          <w:color w:val="333333"/>
          <w:shd w:val="clear" w:color="auto" w:fill="FFFFFF"/>
        </w:rPr>
        <w:fldChar w:fldCharType="separate"/>
      </w:r>
      <w:r w:rsidR="00F82BD1">
        <w:rPr>
          <w:rFonts w:ascii="Times New Roman" w:hAnsi="Times New Roman" w:cs="Times New Roman"/>
        </w:rPr>
        <w:t>(Chatfield, 2013)</w:t>
      </w:r>
      <w:r w:rsidR="00F82BD1">
        <w:rPr>
          <w:rFonts w:ascii="Times New Roman" w:eastAsia="Times New Roman" w:hAnsi="Times New Roman" w:cs="Times New Roman"/>
          <w:color w:val="333333"/>
          <w:shd w:val="clear" w:color="auto" w:fill="FFFFFF"/>
        </w:rPr>
        <w:fldChar w:fldCharType="end"/>
      </w:r>
      <w:r w:rsidR="00935F04">
        <w:rPr>
          <w:rFonts w:ascii="Times New Roman" w:eastAsia="Times New Roman" w:hAnsi="Times New Roman" w:cs="Times New Roman"/>
          <w:color w:val="333333"/>
          <w:shd w:val="clear" w:color="auto" w:fill="FFFFFF"/>
        </w:rPr>
        <w:t xml:space="preserve">. Just one of numerous examples of this error is the significant positive correlation found between </w:t>
      </w:r>
      <w:r w:rsidR="007B2431">
        <w:rPr>
          <w:rFonts w:ascii="Times New Roman" w:eastAsia="Times New Roman" w:hAnsi="Times New Roman" w:cs="Times New Roman"/>
          <w:color w:val="333333"/>
          <w:shd w:val="clear" w:color="auto" w:fill="FFFFFF"/>
        </w:rPr>
        <w:t xml:space="preserve">the </w:t>
      </w:r>
      <w:r w:rsidR="00331C52">
        <w:rPr>
          <w:rFonts w:ascii="Times New Roman" w:eastAsia="Times New Roman" w:hAnsi="Times New Roman" w:cs="Times New Roman"/>
          <w:color w:val="333333"/>
          <w:shd w:val="clear" w:color="auto" w:fill="FFFFFF"/>
        </w:rPr>
        <w:t>westward</w:t>
      </w:r>
      <w:r w:rsidR="004A0B3C">
        <w:rPr>
          <w:rFonts w:ascii="Times New Roman" w:eastAsia="Times New Roman" w:hAnsi="Times New Roman" w:cs="Times New Roman"/>
          <w:color w:val="333333"/>
          <w:shd w:val="clear" w:color="auto" w:fill="FFFFFF"/>
        </w:rPr>
        <w:t xml:space="preserve"> tectonic movement of North America</w:t>
      </w:r>
      <w:r w:rsidR="00331C52">
        <w:rPr>
          <w:rFonts w:ascii="Times New Roman" w:eastAsia="Times New Roman" w:hAnsi="Times New Roman" w:cs="Times New Roman"/>
          <w:color w:val="333333"/>
          <w:shd w:val="clear" w:color="auto" w:fill="FFFFFF"/>
        </w:rPr>
        <w:t xml:space="preserve"> and the global isotope record </w:t>
      </w:r>
      <w:commentRangeStart w:id="11"/>
      <w:r w:rsidR="00331C52">
        <w:rPr>
          <w:rFonts w:ascii="Times New Roman" w:eastAsia="Times New Roman" w:hAnsi="Times New Roman" w:cs="Times New Roman"/>
          <w:color w:val="333333"/>
          <w:shd w:val="clear" w:color="auto" w:fill="FFFFFF"/>
        </w:rPr>
        <w:fldChar w:fldCharType="begin"/>
      </w:r>
      <w:r w:rsidR="006E3C20">
        <w:rPr>
          <w:rFonts w:ascii="Times New Roman" w:eastAsia="Times New Roman" w:hAnsi="Times New Roman" w:cs="Times New Roman"/>
          <w:color w:val="333333"/>
          <w:shd w:val="clear" w:color="auto" w:fill="FFFFFF"/>
        </w:rPr>
        <w:instrText xml:space="preserve"> ADDIN PAPERS2_CITATIONS &lt;citation&gt;&lt;uuid&gt;4F637C1A-ED5C-4DF8-B50F-4847E8AFBF40&lt;/uuid&gt;&lt;priority&gt;0&lt;/priority&gt;&lt;publications&gt;&lt;publication&gt;&lt;volume&gt;26&lt;/volume&gt;&lt;number&gt;4&lt;/number&gt;&lt;doi&gt;10.2307/1571661?ref=no-x-route:b04354935c34617a21fd6235d07fa473&lt;/doi&gt;&lt;startpage&gt;259&lt;/startpage&gt;&lt;title&gt;Global Climate Change and North American Mammalian Evolution&lt;/title&gt;&lt;uuid&gt;7FBC8E1B-C413-4AE0-9125-736E974F056F&lt;/uuid&gt;&lt;subtype&gt;400&lt;/subtype&gt;&lt;publisher&gt;Paleontological Society&lt;/publisher&gt;&lt;type&gt;400&lt;/type&gt;&lt;endpage&gt;288&lt;/endpage&gt;&lt;publication_date&gt;99200010011200000000222000&lt;/publication_date&gt;&lt;bundle&gt;&lt;publication&gt;&lt;title&gt;Paleobiology&lt;/title&gt;&lt;type&gt;-100&lt;/type&gt;&lt;subtype&gt;-100&lt;/subtype&gt;&lt;uuid&gt;87098B9A-D3E1-4637-9F8F-3CA8687925A3&lt;/uuid&gt;&lt;/publication&gt;&lt;/bundle&gt;&lt;authors&gt;&lt;author&gt;&lt;firstName&gt;John&lt;/firstName&gt;&lt;lastName&gt;Alroy&lt;/lastName&gt;&lt;/author&gt;&lt;author&gt;&lt;firstName&gt;Paul&lt;/firstName&gt;&lt;middleNames&gt;L&lt;/middleNames&gt;&lt;lastName&gt;Koch&lt;/lastName&gt;&lt;/author&gt;&lt;author&gt;&lt;firstName&gt;James&lt;/firstName&gt;&lt;middleNames&gt;C&lt;/middleNames&gt;&lt;lastName&gt;Zachos&lt;/lastName&gt;&lt;/author&gt;&lt;/authors&gt;&lt;/publication&gt;&lt;/publications&gt;&lt;cites&gt;&lt;/cites&gt;&lt;/citation&gt;</w:instrText>
      </w:r>
      <w:r w:rsidR="00331C52">
        <w:rPr>
          <w:rFonts w:ascii="Times New Roman" w:eastAsia="Times New Roman" w:hAnsi="Times New Roman" w:cs="Times New Roman"/>
          <w:color w:val="333333"/>
          <w:shd w:val="clear" w:color="auto" w:fill="FFFFFF"/>
        </w:rPr>
        <w:fldChar w:fldCharType="separate"/>
      </w:r>
      <w:r w:rsidR="00EC1A1B">
        <w:rPr>
          <w:rFonts w:ascii="Times New Roman" w:hAnsi="Times New Roman" w:cs="Times New Roman"/>
        </w:rPr>
        <w:t>(Alroy et al., 2000)</w:t>
      </w:r>
      <w:r w:rsidR="00331C52">
        <w:rPr>
          <w:rFonts w:ascii="Times New Roman" w:eastAsia="Times New Roman" w:hAnsi="Times New Roman" w:cs="Times New Roman"/>
          <w:color w:val="333333"/>
          <w:shd w:val="clear" w:color="auto" w:fill="FFFFFF"/>
        </w:rPr>
        <w:fldChar w:fldCharType="end"/>
      </w:r>
      <w:r w:rsidR="00F82BD1">
        <w:rPr>
          <w:rFonts w:ascii="Times New Roman" w:eastAsia="Times New Roman" w:hAnsi="Times New Roman" w:cs="Times New Roman"/>
          <w:color w:val="333333"/>
          <w:shd w:val="clear" w:color="auto" w:fill="FFFFFF"/>
        </w:rPr>
        <w:t xml:space="preserve">. </w:t>
      </w:r>
      <w:commentRangeEnd w:id="11"/>
      <w:r w:rsidR="00141B87">
        <w:rPr>
          <w:rStyle w:val="CommentReference"/>
        </w:rPr>
        <w:commentReference w:id="11"/>
      </w:r>
      <w:r w:rsidR="00F82BD1">
        <w:rPr>
          <w:rFonts w:ascii="Times New Roman" w:eastAsia="Times New Roman" w:hAnsi="Times New Roman" w:cs="Times New Roman"/>
          <w:color w:val="333333"/>
          <w:shd w:val="clear" w:color="auto" w:fill="FFFFFF"/>
        </w:rPr>
        <w:t xml:space="preserve">Both </w:t>
      </w:r>
      <w:r w:rsidR="00815BCA">
        <w:rPr>
          <w:rFonts w:ascii="Times New Roman" w:eastAsia="Times New Roman" w:hAnsi="Times New Roman" w:cs="Times New Roman"/>
          <w:color w:val="333333"/>
          <w:shd w:val="clear" w:color="auto" w:fill="FFFFFF"/>
        </w:rPr>
        <w:t xml:space="preserve">data sets show directional change over time (i.e. are non-stationary) </w:t>
      </w:r>
      <w:r w:rsidR="007B2431">
        <w:rPr>
          <w:rFonts w:ascii="Times New Roman" w:eastAsia="Times New Roman" w:hAnsi="Times New Roman" w:cs="Times New Roman"/>
          <w:color w:val="333333"/>
          <w:shd w:val="clear" w:color="auto" w:fill="FFFFFF"/>
        </w:rPr>
        <w:t>and</w:t>
      </w:r>
      <w:r w:rsidR="00007A95">
        <w:rPr>
          <w:rFonts w:ascii="Times New Roman" w:eastAsia="Times New Roman" w:hAnsi="Times New Roman" w:cs="Times New Roman"/>
          <w:color w:val="333333"/>
          <w:shd w:val="clear" w:color="auto" w:fill="FFFFFF"/>
        </w:rPr>
        <w:t xml:space="preserve"> thus show strong </w:t>
      </w:r>
      <w:r w:rsidR="0064438E">
        <w:rPr>
          <w:rFonts w:ascii="Times New Roman" w:eastAsia="Times New Roman" w:hAnsi="Times New Roman" w:cs="Times New Roman"/>
          <w:color w:val="333333"/>
          <w:shd w:val="clear" w:color="auto" w:fill="FFFFFF"/>
        </w:rPr>
        <w:t>cross-correlations</w:t>
      </w:r>
      <w:r w:rsidR="00007A95">
        <w:rPr>
          <w:rFonts w:ascii="Times New Roman" w:eastAsia="Times New Roman" w:hAnsi="Times New Roman" w:cs="Times New Roman"/>
          <w:color w:val="333333"/>
          <w:shd w:val="clear" w:color="auto" w:fill="FFFFFF"/>
        </w:rPr>
        <w:t xml:space="preserve"> despite </w:t>
      </w:r>
      <w:r w:rsidR="00331C52">
        <w:rPr>
          <w:rFonts w:ascii="Times New Roman" w:eastAsia="Times New Roman" w:hAnsi="Times New Roman" w:cs="Times New Roman"/>
          <w:color w:val="333333"/>
          <w:shd w:val="clear" w:color="auto" w:fill="FFFFFF"/>
        </w:rPr>
        <w:t>being causally unrelated to one another</w:t>
      </w:r>
      <w:r w:rsidR="007B2431">
        <w:rPr>
          <w:rFonts w:ascii="Times New Roman" w:eastAsia="Times New Roman" w:hAnsi="Times New Roman" w:cs="Times New Roman"/>
          <w:color w:val="333333"/>
          <w:shd w:val="clear" w:color="auto" w:fill="FFFFFF"/>
        </w:rPr>
        <w:t>.</w:t>
      </w:r>
      <w:r w:rsidR="004627E9">
        <w:rPr>
          <w:rFonts w:ascii="Times New Roman" w:eastAsia="Times New Roman" w:hAnsi="Times New Roman" w:cs="Times New Roman"/>
          <w:color w:val="333333"/>
          <w:shd w:val="clear" w:color="auto" w:fill="FFFFFF"/>
        </w:rPr>
        <w:t xml:space="preserve"> </w:t>
      </w:r>
      <w:r w:rsidR="00E604D1" w:rsidRPr="00534072">
        <w:rPr>
          <w:rFonts w:ascii="Times New Roman" w:eastAsia="Times New Roman" w:hAnsi="Times New Roman" w:cs="Times New Roman"/>
          <w:color w:val="333333"/>
          <w:shd w:val="clear" w:color="auto" w:fill="FFFFFF"/>
        </w:rPr>
        <w:t xml:space="preserve">This </w:t>
      </w:r>
      <w:r w:rsidR="004A0B3C">
        <w:rPr>
          <w:rFonts w:ascii="Times New Roman" w:eastAsia="Times New Roman" w:hAnsi="Times New Roman" w:cs="Times New Roman"/>
          <w:color w:val="333333"/>
          <w:shd w:val="clear" w:color="auto" w:fill="FFFFFF"/>
        </w:rPr>
        <w:t>renders</w:t>
      </w:r>
      <w:r w:rsidR="00E604D1" w:rsidRPr="00534072">
        <w:rPr>
          <w:rFonts w:ascii="Times New Roman" w:eastAsia="Times New Roman" w:hAnsi="Times New Roman" w:cs="Times New Roman"/>
          <w:color w:val="333333"/>
          <w:shd w:val="clear" w:color="auto" w:fill="FFFFFF"/>
        </w:rPr>
        <w:t xml:space="preserve"> any interpretation of causality in the cross-correlation highly suspect, as even random walks will produce significant cross-correlations due to </w:t>
      </w:r>
      <w:r w:rsidR="00E604D1">
        <w:rPr>
          <w:rFonts w:ascii="Times New Roman" w:eastAsia="Times New Roman" w:hAnsi="Times New Roman" w:cs="Times New Roman"/>
          <w:color w:val="333333"/>
          <w:shd w:val="clear" w:color="auto" w:fill="FFFFFF"/>
        </w:rPr>
        <w:t xml:space="preserve">temporal </w:t>
      </w:r>
      <w:r w:rsidR="00E604D1" w:rsidRPr="00534072">
        <w:rPr>
          <w:rFonts w:ascii="Times New Roman" w:eastAsia="Times New Roman" w:hAnsi="Times New Roman" w:cs="Times New Roman"/>
          <w:color w:val="333333"/>
          <w:shd w:val="clear" w:color="auto" w:fill="FFFFFF"/>
        </w:rPr>
        <w:t>auto-correlation</w:t>
      </w:r>
      <w:r w:rsidR="00E604D1">
        <w:rPr>
          <w:rFonts w:ascii="Times New Roman" w:eastAsia="Times New Roman" w:hAnsi="Times New Roman" w:cs="Times New Roman"/>
          <w:color w:val="333333"/>
          <w:shd w:val="clear" w:color="auto" w:fill="FFFFFF"/>
        </w:rPr>
        <w:t xml:space="preserve"> (SI Fig X)</w:t>
      </w:r>
      <w:r w:rsidR="00E604D1" w:rsidRPr="00534072">
        <w:rPr>
          <w:rFonts w:ascii="Times New Roman" w:eastAsia="Times New Roman" w:hAnsi="Times New Roman" w:cs="Times New Roman"/>
          <w:color w:val="333333"/>
          <w:shd w:val="clear" w:color="auto" w:fill="FFFFFF"/>
        </w:rPr>
        <w:t>.</w:t>
      </w:r>
    </w:p>
    <w:p w14:paraId="58B6E25B" w14:textId="4467646E" w:rsidR="00935F04" w:rsidRDefault="00635041" w:rsidP="00EB231D">
      <w:pPr>
        <w:ind w:firstLine="720"/>
        <w:rPr>
          <w:rFonts w:ascii="Times New Roman" w:eastAsia="Times New Roman" w:hAnsi="Times New Roman" w:cs="Times New Roman"/>
          <w:color w:val="333333"/>
          <w:shd w:val="clear" w:color="auto" w:fill="FFFFFF"/>
        </w:rPr>
      </w:pPr>
      <w:r>
        <w:rPr>
          <w:rFonts w:ascii="Times New Roman" w:eastAsia="Times New Roman" w:hAnsi="Times New Roman" w:cs="Times New Roman"/>
          <w:color w:val="333333"/>
          <w:shd w:val="clear" w:color="auto" w:fill="FFFFFF"/>
        </w:rPr>
        <w:t>Alroy</w:t>
      </w:r>
      <w:r w:rsidR="00044CD5">
        <w:rPr>
          <w:rFonts w:ascii="Times New Roman" w:eastAsia="Times New Roman" w:hAnsi="Times New Roman" w:cs="Times New Roman"/>
          <w:color w:val="333333"/>
          <w:shd w:val="clear" w:color="auto" w:fill="FFFFFF"/>
        </w:rPr>
        <w:t xml:space="preserve"> </w:t>
      </w:r>
      <w:r>
        <w:rPr>
          <w:rFonts w:ascii="Times New Roman" w:eastAsia="Times New Roman" w:hAnsi="Times New Roman" w:cs="Times New Roman"/>
          <w:color w:val="333333"/>
          <w:shd w:val="clear" w:color="auto" w:fill="FFFFFF"/>
        </w:rPr>
        <w:t xml:space="preserve">and colleagues </w:t>
      </w:r>
      <w:r>
        <w:rPr>
          <w:rFonts w:ascii="Times New Roman" w:eastAsia="Times New Roman" w:hAnsi="Times New Roman" w:cs="Times New Roman"/>
          <w:color w:val="333333"/>
          <w:shd w:val="clear" w:color="auto" w:fill="FFFFFF"/>
        </w:rPr>
        <w:fldChar w:fldCharType="begin"/>
      </w:r>
      <w:r w:rsidR="006E3C20">
        <w:rPr>
          <w:rFonts w:ascii="Times New Roman" w:eastAsia="Times New Roman" w:hAnsi="Times New Roman" w:cs="Times New Roman"/>
          <w:color w:val="333333"/>
          <w:shd w:val="clear" w:color="auto" w:fill="FFFFFF"/>
        </w:rPr>
        <w:instrText xml:space="preserve"> ADDIN PAPERS2_CITATIONS &lt;citation&gt;&lt;uuid&gt;0062D215-773B-4F4D-9058-954275316CF9&lt;/uuid&gt;&lt;priority&gt;0&lt;/priority&gt;&lt;publications&gt;&lt;publication&gt;&lt;volume&gt;26&lt;/volume&gt;&lt;number&gt;4&lt;/number&gt;&lt;doi&gt;10.2307/1571661?ref=no-x-route:b04354935c34617a21fd6235d07fa473&lt;/doi&gt;&lt;startpage&gt;259&lt;/startpage&gt;&lt;title&gt;Global Climate Change and North American Mammalian Evolution&lt;/title&gt;&lt;uuid&gt;7FBC8E1B-C413-4AE0-9125-736E974F056F&lt;/uuid&gt;&lt;subtype&gt;400&lt;/subtype&gt;&lt;publisher&gt;Paleontological Society&lt;/publisher&gt;&lt;type&gt;400&lt;/type&gt;&lt;endpage&gt;288&lt;/endpage&gt;&lt;publication_date&gt;99200010011200000000222000&lt;/publication_date&gt;&lt;bundle&gt;&lt;publication&gt;&lt;title&gt;Paleobiology&lt;/title&gt;&lt;type&gt;-100&lt;/type&gt;&lt;subtype&gt;-100&lt;/subtype&gt;&lt;uuid&gt;87098B9A-D3E1-4637-9F8F-3CA8687925A3&lt;/uuid&gt;&lt;/publication&gt;&lt;/bundle&gt;&lt;authors&gt;&lt;author&gt;&lt;firstName&gt;John&lt;/firstName&gt;&lt;lastName&gt;Alroy&lt;/lastName&gt;&lt;/author&gt;&lt;author&gt;&lt;firstName&gt;Paul&lt;/firstName&gt;&lt;middleNames&gt;L&lt;/middleNames&gt;&lt;lastName&gt;Koch&lt;/lastName&gt;&lt;/author&gt;&lt;author&gt;&lt;firstName&gt;James&lt;/firstName&gt;&lt;middleNames&gt;C&lt;/middleNames&gt;&lt;lastName&gt;Zachos&lt;/lastName&gt;&lt;/author&gt;&lt;/authors&gt;&lt;/publication&gt;&lt;/publications&gt;&lt;cites&gt;&lt;cite&gt;&lt;suppress&gt;A&lt;/suppress&gt;&lt;/cite&gt;&lt;/cites&gt;&lt;/citation&gt;</w:instrText>
      </w:r>
      <w:r>
        <w:rPr>
          <w:rFonts w:ascii="Times New Roman" w:eastAsia="Times New Roman" w:hAnsi="Times New Roman" w:cs="Times New Roman"/>
          <w:color w:val="333333"/>
          <w:shd w:val="clear" w:color="auto" w:fill="FFFFFF"/>
        </w:rPr>
        <w:fldChar w:fldCharType="separate"/>
      </w:r>
      <w:r w:rsidR="001C7761">
        <w:rPr>
          <w:rFonts w:ascii="Times New Roman" w:hAnsi="Times New Roman" w:cs="Times New Roman"/>
        </w:rPr>
        <w:t>(2000)</w:t>
      </w:r>
      <w:r>
        <w:rPr>
          <w:rFonts w:ascii="Times New Roman" w:eastAsia="Times New Roman" w:hAnsi="Times New Roman" w:cs="Times New Roman"/>
          <w:color w:val="333333"/>
          <w:shd w:val="clear" w:color="auto" w:fill="FFFFFF"/>
        </w:rPr>
        <w:fldChar w:fldCharType="end"/>
      </w:r>
      <w:r>
        <w:rPr>
          <w:rFonts w:ascii="Times New Roman" w:eastAsia="Times New Roman" w:hAnsi="Times New Roman" w:cs="Times New Roman"/>
          <w:color w:val="333333"/>
          <w:shd w:val="clear" w:color="auto" w:fill="FFFFFF"/>
        </w:rPr>
        <w:t xml:space="preserve"> extensively discuss the </w:t>
      </w:r>
      <w:r w:rsidR="00044CD5">
        <w:rPr>
          <w:rFonts w:ascii="Times New Roman" w:eastAsia="Times New Roman" w:hAnsi="Times New Roman" w:cs="Times New Roman"/>
          <w:color w:val="333333"/>
          <w:shd w:val="clear" w:color="auto" w:fill="FFFFFF"/>
        </w:rPr>
        <w:t xml:space="preserve">pitfalls of </w:t>
      </w:r>
      <w:r w:rsidR="006D1F9D">
        <w:rPr>
          <w:rFonts w:ascii="Times New Roman" w:eastAsia="Times New Roman" w:hAnsi="Times New Roman" w:cs="Times New Roman"/>
          <w:color w:val="333333"/>
          <w:shd w:val="clear" w:color="auto" w:fill="FFFFFF"/>
        </w:rPr>
        <w:t>failing to account</w:t>
      </w:r>
      <w:r w:rsidR="00044CD5">
        <w:rPr>
          <w:rFonts w:ascii="Times New Roman" w:eastAsia="Times New Roman" w:hAnsi="Times New Roman" w:cs="Times New Roman"/>
          <w:color w:val="333333"/>
          <w:shd w:val="clear" w:color="auto" w:fill="FFFFFF"/>
        </w:rPr>
        <w:t xml:space="preserve"> for the effects of temporal auto-correlation </w:t>
      </w:r>
      <w:r>
        <w:rPr>
          <w:rFonts w:ascii="Times New Roman" w:eastAsia="Times New Roman" w:hAnsi="Times New Roman" w:cs="Times New Roman"/>
          <w:color w:val="333333"/>
          <w:shd w:val="clear" w:color="auto" w:fill="FFFFFF"/>
        </w:rPr>
        <w:t>in the context of</w:t>
      </w:r>
      <w:r w:rsidR="00044CD5">
        <w:rPr>
          <w:rFonts w:ascii="Times New Roman" w:eastAsia="Times New Roman" w:hAnsi="Times New Roman" w:cs="Times New Roman"/>
          <w:color w:val="333333"/>
          <w:shd w:val="clear" w:color="auto" w:fill="FFFFFF"/>
        </w:rPr>
        <w:t xml:space="preserve"> relating oxygen isotope time</w:t>
      </w:r>
      <w:r w:rsidR="00EA6DED">
        <w:rPr>
          <w:rFonts w:ascii="Times New Roman" w:eastAsia="Times New Roman" w:hAnsi="Times New Roman" w:cs="Times New Roman"/>
          <w:color w:val="333333"/>
          <w:shd w:val="clear" w:color="auto" w:fill="FFFFFF"/>
        </w:rPr>
        <w:t xml:space="preserve"> </w:t>
      </w:r>
      <w:r w:rsidR="00044CD5">
        <w:rPr>
          <w:rFonts w:ascii="Times New Roman" w:eastAsia="Times New Roman" w:hAnsi="Times New Roman" w:cs="Times New Roman"/>
          <w:color w:val="333333"/>
          <w:shd w:val="clear" w:color="auto" w:fill="FFFFFF"/>
        </w:rPr>
        <w:t xml:space="preserve">series to </w:t>
      </w:r>
      <w:r>
        <w:rPr>
          <w:rFonts w:ascii="Times New Roman" w:eastAsia="Times New Roman" w:hAnsi="Times New Roman" w:cs="Times New Roman"/>
          <w:color w:val="333333"/>
          <w:shd w:val="clear" w:color="auto" w:fill="FFFFFF"/>
        </w:rPr>
        <w:t xml:space="preserve">biotic data (e.g. </w:t>
      </w:r>
      <w:r w:rsidR="00BD6AC4">
        <w:rPr>
          <w:rFonts w:ascii="Times New Roman" w:eastAsia="Times New Roman" w:hAnsi="Times New Roman" w:cs="Times New Roman"/>
          <w:color w:val="333333"/>
          <w:shd w:val="clear" w:color="auto" w:fill="FFFFFF"/>
        </w:rPr>
        <w:t xml:space="preserve">Cenozoic mammalian </w:t>
      </w:r>
      <w:r>
        <w:rPr>
          <w:rFonts w:ascii="Times New Roman" w:eastAsia="Times New Roman" w:hAnsi="Times New Roman" w:cs="Times New Roman"/>
          <w:color w:val="333333"/>
          <w:shd w:val="clear" w:color="auto" w:fill="FFFFFF"/>
        </w:rPr>
        <w:t xml:space="preserve">diversity </w:t>
      </w:r>
      <w:r w:rsidR="007E2436">
        <w:rPr>
          <w:rFonts w:ascii="Times New Roman" w:eastAsia="Times New Roman" w:hAnsi="Times New Roman" w:cs="Times New Roman"/>
          <w:color w:val="333333"/>
          <w:shd w:val="clear" w:color="auto" w:fill="FFFFFF"/>
        </w:rPr>
        <w:t>and</w:t>
      </w:r>
      <w:r>
        <w:rPr>
          <w:rFonts w:ascii="Times New Roman" w:eastAsia="Times New Roman" w:hAnsi="Times New Roman" w:cs="Times New Roman"/>
          <w:color w:val="333333"/>
          <w:shd w:val="clear" w:color="auto" w:fill="FFFFFF"/>
        </w:rPr>
        <w:t xml:space="preserve"> body </w:t>
      </w:r>
      <w:r w:rsidR="00BD6AC4">
        <w:rPr>
          <w:rFonts w:ascii="Times New Roman" w:eastAsia="Times New Roman" w:hAnsi="Times New Roman" w:cs="Times New Roman"/>
          <w:color w:val="333333"/>
          <w:shd w:val="clear" w:color="auto" w:fill="FFFFFF"/>
        </w:rPr>
        <w:t>mass</w:t>
      </w:r>
      <w:r>
        <w:rPr>
          <w:rFonts w:ascii="Times New Roman" w:eastAsia="Times New Roman" w:hAnsi="Times New Roman" w:cs="Times New Roman"/>
          <w:color w:val="333333"/>
          <w:shd w:val="clear" w:color="auto" w:fill="FFFFFF"/>
        </w:rPr>
        <w:t xml:space="preserve"> over time). </w:t>
      </w:r>
      <w:r w:rsidR="002C4888">
        <w:rPr>
          <w:rFonts w:ascii="Times New Roman" w:eastAsia="Times New Roman" w:hAnsi="Times New Roman" w:cs="Times New Roman"/>
          <w:color w:val="333333"/>
          <w:shd w:val="clear" w:color="auto" w:fill="FFFFFF"/>
        </w:rPr>
        <w:t>This</w:t>
      </w:r>
      <w:r>
        <w:rPr>
          <w:rFonts w:ascii="Times New Roman" w:eastAsia="Times New Roman" w:hAnsi="Times New Roman" w:cs="Times New Roman"/>
          <w:color w:val="333333"/>
          <w:shd w:val="clear" w:color="auto" w:fill="FFFFFF"/>
        </w:rPr>
        <w:t xml:space="preserve"> clearly demonstrate</w:t>
      </w:r>
      <w:r w:rsidR="002C4888">
        <w:rPr>
          <w:rFonts w:ascii="Times New Roman" w:eastAsia="Times New Roman" w:hAnsi="Times New Roman" w:cs="Times New Roman"/>
          <w:color w:val="333333"/>
          <w:shd w:val="clear" w:color="auto" w:fill="FFFFFF"/>
        </w:rPr>
        <w:t>s</w:t>
      </w:r>
      <w:r>
        <w:rPr>
          <w:rFonts w:ascii="Times New Roman" w:eastAsia="Times New Roman" w:hAnsi="Times New Roman" w:cs="Times New Roman"/>
          <w:color w:val="333333"/>
          <w:shd w:val="clear" w:color="auto" w:fill="FFFFFF"/>
        </w:rPr>
        <w:t xml:space="preserve"> the potential for spurious correlations (and thus unfounded conclusions) that can come about when correlating time-series data with directional trends.</w:t>
      </w:r>
      <w:r w:rsidR="00145194">
        <w:rPr>
          <w:rFonts w:ascii="Times New Roman" w:eastAsia="Times New Roman" w:hAnsi="Times New Roman" w:cs="Times New Roman"/>
          <w:color w:val="333333"/>
          <w:shd w:val="clear" w:color="auto" w:fill="FFFFFF"/>
        </w:rPr>
        <w:t xml:space="preserve"> The authors note that</w:t>
      </w:r>
      <w:r w:rsidR="00BA1274">
        <w:rPr>
          <w:rFonts w:ascii="Times New Roman" w:eastAsia="Times New Roman" w:hAnsi="Times New Roman" w:cs="Times New Roman"/>
          <w:color w:val="333333"/>
          <w:shd w:val="clear" w:color="auto" w:fill="FFFFFF"/>
        </w:rPr>
        <w:t>:</w:t>
      </w:r>
      <w:r w:rsidR="00145194">
        <w:rPr>
          <w:rFonts w:ascii="Times New Roman" w:eastAsia="Times New Roman" w:hAnsi="Times New Roman" w:cs="Times New Roman"/>
          <w:color w:val="333333"/>
          <w:shd w:val="clear" w:color="auto" w:fill="FFFFFF"/>
        </w:rPr>
        <w:t xml:space="preserve"> </w:t>
      </w:r>
    </w:p>
    <w:p w14:paraId="4D071285" w14:textId="620249C3" w:rsidR="00145194" w:rsidRPr="00AF6ED5" w:rsidRDefault="00AF6ED5" w:rsidP="00EF0092">
      <w:pPr>
        <w:ind w:left="720"/>
        <w:rPr>
          <w:rFonts w:ascii="Times New Roman" w:eastAsia="Times New Roman" w:hAnsi="Times New Roman" w:cs="Times New Roman"/>
          <w:i/>
          <w:color w:val="333333"/>
          <w:shd w:val="clear" w:color="auto" w:fill="FFFFFF"/>
        </w:rPr>
      </w:pPr>
      <w:commentRangeStart w:id="12"/>
      <w:r w:rsidRPr="00AF6ED5">
        <w:rPr>
          <w:rFonts w:ascii="Times New Roman" w:eastAsia="Times New Roman" w:hAnsi="Times New Roman" w:cs="Times New Roman"/>
          <w:i/>
          <w:color w:val="333333"/>
          <w:shd w:val="clear" w:color="auto" w:fill="FFFFFF"/>
        </w:rPr>
        <w:t>“</w:t>
      </w:r>
      <w:r w:rsidR="00145194" w:rsidRPr="00AF6ED5">
        <w:rPr>
          <w:rFonts w:ascii="Times New Roman" w:eastAsia="Times New Roman" w:hAnsi="Times New Roman" w:cs="Times New Roman"/>
          <w:i/>
          <w:color w:val="333333"/>
          <w:shd w:val="clear" w:color="auto" w:fill="FFFFFF"/>
        </w:rPr>
        <w:t>There is a strong temptation to (say) look at a decr</w:t>
      </w:r>
      <w:r w:rsidR="006B47A9">
        <w:rPr>
          <w:rFonts w:ascii="Times New Roman" w:eastAsia="Times New Roman" w:hAnsi="Times New Roman" w:cs="Times New Roman"/>
          <w:i/>
          <w:color w:val="333333"/>
          <w:shd w:val="clear" w:color="auto" w:fill="FFFFFF"/>
        </w:rPr>
        <w:t>easing climate curve and an in</w:t>
      </w:r>
      <w:r w:rsidR="00145194" w:rsidRPr="00AF6ED5">
        <w:rPr>
          <w:rFonts w:ascii="Times New Roman" w:eastAsia="Times New Roman" w:hAnsi="Times New Roman" w:cs="Times New Roman"/>
          <w:i/>
          <w:color w:val="333333"/>
          <w:shd w:val="clear" w:color="auto" w:fill="FFFFFF"/>
        </w:rPr>
        <w:t>creasing diversity curve, note that each one has a strong tre</w:t>
      </w:r>
      <w:r w:rsidR="006B47A9">
        <w:rPr>
          <w:rFonts w:ascii="Times New Roman" w:eastAsia="Times New Roman" w:hAnsi="Times New Roman" w:cs="Times New Roman"/>
          <w:i/>
          <w:color w:val="333333"/>
          <w:shd w:val="clear" w:color="auto" w:fill="FFFFFF"/>
        </w:rPr>
        <w:t>nd, and then infer that deteri</w:t>
      </w:r>
      <w:r w:rsidR="00145194" w:rsidRPr="00AF6ED5">
        <w:rPr>
          <w:rFonts w:ascii="Times New Roman" w:eastAsia="Times New Roman" w:hAnsi="Times New Roman" w:cs="Times New Roman"/>
          <w:i/>
          <w:color w:val="333333"/>
          <w:shd w:val="clear" w:color="auto" w:fill="FFFFFF"/>
        </w:rPr>
        <w:t xml:space="preserve">orating climate has spurred diversification. But any two curves with strong trends will show such apparent correlations. </w:t>
      </w:r>
      <w:r w:rsidRPr="00AF6ED5">
        <w:rPr>
          <w:rFonts w:ascii="Times New Roman" w:eastAsia="Times New Roman" w:hAnsi="Times New Roman" w:cs="Times New Roman"/>
          <w:i/>
          <w:color w:val="333333"/>
          <w:shd w:val="clear" w:color="auto" w:fill="FFFFFF"/>
        </w:rPr>
        <w:t>…</w:t>
      </w:r>
      <w:r w:rsidR="00145194" w:rsidRPr="00AF6ED5">
        <w:rPr>
          <w:rFonts w:ascii="Times New Roman" w:eastAsia="Times New Roman" w:hAnsi="Times New Roman" w:cs="Times New Roman"/>
          <w:i/>
          <w:color w:val="333333"/>
          <w:shd w:val="clear" w:color="auto" w:fill="FFFFFF"/>
        </w:rPr>
        <w:t xml:space="preserve">In general, then, the question isn't whether pairs of curves show </w:t>
      </w:r>
      <w:r w:rsidR="006B47A9">
        <w:rPr>
          <w:rFonts w:ascii="Times New Roman" w:eastAsia="Times New Roman" w:hAnsi="Times New Roman" w:cs="Times New Roman"/>
          <w:i/>
          <w:color w:val="333333"/>
          <w:shd w:val="clear" w:color="auto" w:fill="FFFFFF"/>
        </w:rPr>
        <w:t xml:space="preserve">trends that go in the same direction or opposite direction. </w:t>
      </w:r>
      <w:r w:rsidR="00145194" w:rsidRPr="00AF6ED5">
        <w:rPr>
          <w:rFonts w:ascii="Times New Roman" w:eastAsia="Times New Roman" w:hAnsi="Times New Roman" w:cs="Times New Roman"/>
          <w:i/>
          <w:color w:val="333333"/>
          <w:shd w:val="clear" w:color="auto" w:fill="FFFFFF"/>
        </w:rPr>
        <w:t>Instead we want to know whether the b</w:t>
      </w:r>
      <w:r w:rsidR="00D7622F">
        <w:rPr>
          <w:rFonts w:ascii="Times New Roman" w:eastAsia="Times New Roman" w:hAnsi="Times New Roman" w:cs="Times New Roman"/>
          <w:i/>
          <w:color w:val="333333"/>
          <w:shd w:val="clear" w:color="auto" w:fill="FFFFFF"/>
        </w:rPr>
        <w:t>low-by-blow, interval-by-inter</w:t>
      </w:r>
      <w:r w:rsidR="00145194" w:rsidRPr="00AF6ED5">
        <w:rPr>
          <w:rFonts w:ascii="Times New Roman" w:eastAsia="Times New Roman" w:hAnsi="Times New Roman" w:cs="Times New Roman"/>
          <w:i/>
          <w:color w:val="333333"/>
          <w:shd w:val="clear" w:color="auto" w:fill="FFFFFF"/>
        </w:rPr>
        <w:t>val variation in these curves is correlated.”</w:t>
      </w:r>
      <w:commentRangeEnd w:id="12"/>
      <w:r w:rsidR="00141B87">
        <w:rPr>
          <w:rStyle w:val="CommentReference"/>
        </w:rPr>
        <w:commentReference w:id="12"/>
      </w:r>
    </w:p>
    <w:p w14:paraId="3E3C2997" w14:textId="77777777" w:rsidR="00EE19F3" w:rsidRDefault="00EE19F3" w:rsidP="00E05033">
      <w:pPr>
        <w:ind w:firstLine="720"/>
        <w:rPr>
          <w:rFonts w:ascii="Times New Roman" w:eastAsia="Times New Roman" w:hAnsi="Times New Roman" w:cs="Times New Roman"/>
          <w:color w:val="333333"/>
          <w:shd w:val="clear" w:color="auto" w:fill="FFFFFF"/>
        </w:rPr>
      </w:pPr>
    </w:p>
    <w:p w14:paraId="5FBFCCAF" w14:textId="55F34ADE" w:rsidR="00534072" w:rsidRPr="00E05033" w:rsidRDefault="00F9402C" w:rsidP="00E05033">
      <w:pPr>
        <w:ind w:firstLine="720"/>
        <w:rPr>
          <w:rFonts w:ascii="Times New Roman" w:eastAsia="Times New Roman" w:hAnsi="Times New Roman" w:cs="Times New Roman"/>
          <w:color w:val="333333"/>
          <w:shd w:val="clear" w:color="auto" w:fill="FFFFFF"/>
        </w:rPr>
      </w:pPr>
      <w:r>
        <w:rPr>
          <w:rFonts w:ascii="Times New Roman" w:eastAsia="Times New Roman" w:hAnsi="Times New Roman" w:cs="Times New Roman"/>
          <w:color w:val="333333"/>
          <w:shd w:val="clear" w:color="auto" w:fill="FFFFFF"/>
        </w:rPr>
        <w:t xml:space="preserve">There are several </w:t>
      </w:r>
      <w:r w:rsidR="00F20D72">
        <w:rPr>
          <w:rFonts w:ascii="Times New Roman" w:eastAsia="Times New Roman" w:hAnsi="Times New Roman" w:cs="Times New Roman"/>
          <w:color w:val="333333"/>
          <w:shd w:val="clear" w:color="auto" w:fill="FFFFFF"/>
        </w:rPr>
        <w:t xml:space="preserve">well-established </w:t>
      </w:r>
      <w:r>
        <w:rPr>
          <w:rFonts w:ascii="Times New Roman" w:eastAsia="Times New Roman" w:hAnsi="Times New Roman" w:cs="Times New Roman"/>
          <w:color w:val="333333"/>
          <w:shd w:val="clear" w:color="auto" w:fill="FFFFFF"/>
        </w:rPr>
        <w:t>methods that can statistically account for temporal auto-correlation</w:t>
      </w:r>
      <w:r w:rsidR="000D3E73">
        <w:rPr>
          <w:rFonts w:ascii="Times New Roman" w:eastAsia="Times New Roman" w:hAnsi="Times New Roman" w:cs="Times New Roman"/>
          <w:color w:val="333333"/>
          <w:shd w:val="clear" w:color="auto" w:fill="FFFFFF"/>
        </w:rPr>
        <w:t xml:space="preserve"> </w:t>
      </w:r>
      <w:r w:rsidR="00EA6DED">
        <w:rPr>
          <w:rFonts w:ascii="Times New Roman" w:eastAsia="Times New Roman" w:hAnsi="Times New Roman" w:cs="Times New Roman"/>
          <w:color w:val="333333"/>
          <w:shd w:val="clear" w:color="auto" w:fill="FFFFFF"/>
        </w:rPr>
        <w:t>by</w:t>
      </w:r>
      <w:r w:rsidR="007A5988">
        <w:rPr>
          <w:rFonts w:ascii="Times New Roman" w:eastAsia="Times New Roman" w:hAnsi="Times New Roman" w:cs="Times New Roman"/>
          <w:color w:val="333333"/>
          <w:shd w:val="clear" w:color="auto" w:fill="FFFFFF"/>
        </w:rPr>
        <w:t xml:space="preserve"> </w:t>
      </w:r>
      <w:r w:rsidR="000D3E73">
        <w:rPr>
          <w:rFonts w:ascii="Times New Roman" w:eastAsia="Times New Roman" w:hAnsi="Times New Roman" w:cs="Times New Roman"/>
          <w:color w:val="333333"/>
          <w:shd w:val="clear" w:color="auto" w:fill="FFFFFF"/>
        </w:rPr>
        <w:t>effectively detrend</w:t>
      </w:r>
      <w:r w:rsidR="00EA6DED">
        <w:rPr>
          <w:rFonts w:ascii="Times New Roman" w:eastAsia="Times New Roman" w:hAnsi="Times New Roman" w:cs="Times New Roman"/>
          <w:color w:val="333333"/>
          <w:shd w:val="clear" w:color="auto" w:fill="FFFFFF"/>
        </w:rPr>
        <w:t>ing</w:t>
      </w:r>
      <w:r w:rsidR="000D3E73">
        <w:rPr>
          <w:rFonts w:ascii="Times New Roman" w:eastAsia="Times New Roman" w:hAnsi="Times New Roman" w:cs="Times New Roman"/>
          <w:color w:val="333333"/>
          <w:shd w:val="clear" w:color="auto" w:fill="FFFFFF"/>
        </w:rPr>
        <w:t xml:space="preserve"> the data</w:t>
      </w:r>
      <w:r>
        <w:rPr>
          <w:rFonts w:ascii="Times New Roman" w:eastAsia="Times New Roman" w:hAnsi="Times New Roman" w:cs="Times New Roman"/>
          <w:color w:val="333333"/>
          <w:shd w:val="clear" w:color="auto" w:fill="FFFFFF"/>
        </w:rPr>
        <w:t xml:space="preserve">. A commonly used method </w:t>
      </w:r>
      <w:r w:rsidR="000D3E73">
        <w:rPr>
          <w:rFonts w:ascii="Times New Roman" w:eastAsia="Times New Roman" w:hAnsi="Times New Roman" w:cs="Times New Roman"/>
          <w:color w:val="333333"/>
          <w:shd w:val="clear" w:color="auto" w:fill="FFFFFF"/>
        </w:rPr>
        <w:t>is to calculate the</w:t>
      </w:r>
      <w:r w:rsidR="00F53BE4">
        <w:rPr>
          <w:rFonts w:ascii="Times New Roman" w:eastAsia="Times New Roman" w:hAnsi="Times New Roman" w:cs="Times New Roman"/>
          <w:color w:val="333333"/>
          <w:shd w:val="clear" w:color="auto" w:fill="FFFFFF"/>
        </w:rPr>
        <w:t xml:space="preserve"> first differences of the original time series.</w:t>
      </w:r>
      <w:r w:rsidR="000D3E73">
        <w:rPr>
          <w:rFonts w:ascii="Times New Roman" w:eastAsia="Times New Roman" w:hAnsi="Times New Roman" w:cs="Times New Roman"/>
          <w:color w:val="333333"/>
          <w:shd w:val="clear" w:color="auto" w:fill="FFFFFF"/>
        </w:rPr>
        <w:t xml:space="preserve"> </w:t>
      </w:r>
      <w:r w:rsidR="00F53BE4" w:rsidRPr="00534072">
        <w:rPr>
          <w:rFonts w:ascii="Times New Roman" w:eastAsia="Times New Roman" w:hAnsi="Times New Roman" w:cs="Times New Roman"/>
          <w:color w:val="333333"/>
          <w:shd w:val="clear" w:color="auto" w:fill="FFFFFF"/>
        </w:rPr>
        <w:t xml:space="preserve">The </w:t>
      </w:r>
      <w:r w:rsidR="007A5988">
        <w:rPr>
          <w:rFonts w:ascii="Times New Roman" w:eastAsia="Times New Roman" w:hAnsi="Times New Roman" w:cs="Times New Roman"/>
          <w:color w:val="333333"/>
          <w:shd w:val="clear" w:color="auto" w:fill="FFFFFF"/>
        </w:rPr>
        <w:t>corrected (detrended)</w:t>
      </w:r>
      <w:r w:rsidR="00F53BE4" w:rsidRPr="00534072">
        <w:rPr>
          <w:rFonts w:ascii="Times New Roman" w:eastAsia="Times New Roman" w:hAnsi="Times New Roman" w:cs="Times New Roman"/>
          <w:color w:val="333333"/>
          <w:shd w:val="clear" w:color="auto" w:fill="FFFFFF"/>
        </w:rPr>
        <w:t xml:space="preserve"> time series are computed as the following: y</w:t>
      </w:r>
      <w:r w:rsidR="00F53BE4">
        <w:rPr>
          <w:rFonts w:ascii="Times New Roman" w:eastAsia="Times New Roman" w:hAnsi="Times New Roman" w:cs="Times New Roman"/>
          <w:color w:val="333333"/>
          <w:shd w:val="clear" w:color="auto" w:fill="FFFFFF"/>
        </w:rPr>
        <w:t>′t=yt−yt−1</w:t>
      </w:r>
      <w:r w:rsidR="00616831">
        <w:rPr>
          <w:rFonts w:ascii="Times New Roman" w:eastAsia="Times New Roman" w:hAnsi="Times New Roman" w:cs="Times New Roman"/>
          <w:color w:val="333333"/>
          <w:shd w:val="clear" w:color="auto" w:fill="FFFFFF"/>
        </w:rPr>
        <w:t>,</w:t>
      </w:r>
      <w:r w:rsidR="00F53BE4">
        <w:rPr>
          <w:rFonts w:ascii="Times New Roman" w:eastAsia="Times New Roman" w:hAnsi="Times New Roman" w:cs="Times New Roman"/>
          <w:color w:val="333333"/>
          <w:shd w:val="clear" w:color="auto" w:fill="FFFFFF"/>
        </w:rPr>
        <w:t xml:space="preserve"> where </w:t>
      </w:r>
      <w:r w:rsidR="00616831">
        <w:rPr>
          <w:rFonts w:ascii="Times New Roman" w:eastAsia="Times New Roman" w:hAnsi="Times New Roman" w:cs="Times New Roman"/>
          <w:color w:val="333333"/>
          <w:shd w:val="clear" w:color="auto" w:fill="FFFFFF"/>
        </w:rPr>
        <w:t>yt and yt-1 are temporally adjacent data points (e.g. oxygen isotope values) from which a differenced data point (</w:t>
      </w:r>
      <w:r w:rsidR="00F53BE4" w:rsidRPr="00534072">
        <w:rPr>
          <w:rFonts w:ascii="Times New Roman" w:eastAsia="Times New Roman" w:hAnsi="Times New Roman" w:cs="Times New Roman"/>
          <w:color w:val="333333"/>
          <w:shd w:val="clear" w:color="auto" w:fill="FFFFFF"/>
        </w:rPr>
        <w:t>y′t</w:t>
      </w:r>
      <w:r w:rsidR="00616831">
        <w:rPr>
          <w:rFonts w:ascii="Times New Roman" w:eastAsia="Times New Roman" w:hAnsi="Times New Roman" w:cs="Times New Roman"/>
          <w:color w:val="333333"/>
          <w:shd w:val="clear" w:color="auto" w:fill="FFFFFF"/>
        </w:rPr>
        <w:t>) is calculated</w:t>
      </w:r>
      <w:r w:rsidR="00F53BE4" w:rsidRPr="00534072">
        <w:rPr>
          <w:rFonts w:ascii="Times New Roman" w:eastAsia="Times New Roman" w:hAnsi="Times New Roman" w:cs="Times New Roman"/>
          <w:color w:val="333333"/>
          <w:shd w:val="clear" w:color="auto" w:fill="FFFFFF"/>
        </w:rPr>
        <w:t xml:space="preserve">. Note that the </w:t>
      </w:r>
      <w:r w:rsidR="00C43A73">
        <w:rPr>
          <w:rFonts w:ascii="Times New Roman" w:eastAsia="Times New Roman" w:hAnsi="Times New Roman" w:cs="Times New Roman"/>
          <w:color w:val="333333"/>
          <w:shd w:val="clear" w:color="auto" w:fill="FFFFFF"/>
        </w:rPr>
        <w:t>detrended</w:t>
      </w:r>
      <w:r w:rsidR="00F53BE4" w:rsidRPr="00534072">
        <w:rPr>
          <w:rFonts w:ascii="Times New Roman" w:eastAsia="Times New Roman" w:hAnsi="Times New Roman" w:cs="Times New Roman"/>
          <w:color w:val="333333"/>
          <w:shd w:val="clear" w:color="auto" w:fill="FFFFFF"/>
        </w:rPr>
        <w:t xml:space="preserve"> time series of first differences will be of length n−1 where n is the length of the</w:t>
      </w:r>
      <w:r w:rsidR="00C43A73">
        <w:rPr>
          <w:rFonts w:ascii="Times New Roman" w:eastAsia="Times New Roman" w:hAnsi="Times New Roman" w:cs="Times New Roman"/>
          <w:color w:val="333333"/>
          <w:shd w:val="clear" w:color="auto" w:fill="FFFFFF"/>
        </w:rPr>
        <w:t xml:space="preserve"> original pre-detrended</w:t>
      </w:r>
      <w:r w:rsidR="00F53BE4" w:rsidRPr="00534072">
        <w:rPr>
          <w:rFonts w:ascii="Times New Roman" w:eastAsia="Times New Roman" w:hAnsi="Times New Roman" w:cs="Times New Roman"/>
          <w:color w:val="333333"/>
          <w:shd w:val="clear" w:color="auto" w:fill="FFFFFF"/>
        </w:rPr>
        <w:t xml:space="preserve"> time series. </w:t>
      </w:r>
      <w:r w:rsidR="004E1CFC">
        <w:rPr>
          <w:rFonts w:ascii="Times New Roman" w:eastAsia="Times New Roman" w:hAnsi="Times New Roman" w:cs="Times New Roman"/>
          <w:color w:val="333333"/>
          <w:shd w:val="clear" w:color="auto" w:fill="FFFFFF"/>
        </w:rPr>
        <w:t xml:space="preserve">Thus, </w:t>
      </w:r>
      <w:r w:rsidR="00E631C7">
        <w:rPr>
          <w:rFonts w:ascii="Times New Roman" w:eastAsia="Times New Roman" w:hAnsi="Times New Roman" w:cs="Times New Roman"/>
          <w:color w:val="333333"/>
          <w:shd w:val="clear" w:color="auto" w:fill="FFFFFF"/>
        </w:rPr>
        <w:t xml:space="preserve">in </w:t>
      </w:r>
      <w:r w:rsidR="004E1CFC">
        <w:rPr>
          <w:rFonts w:ascii="Times New Roman" w:eastAsia="Times New Roman" w:hAnsi="Times New Roman" w:cs="Times New Roman"/>
          <w:color w:val="333333"/>
          <w:shd w:val="clear" w:color="auto" w:fill="FFFFFF"/>
        </w:rPr>
        <w:t>the new detrended</w:t>
      </w:r>
      <w:r w:rsidR="00F53BE4" w:rsidRPr="00534072">
        <w:rPr>
          <w:rFonts w:ascii="Times New Roman" w:eastAsia="Times New Roman" w:hAnsi="Times New Roman" w:cs="Times New Roman"/>
          <w:color w:val="333333"/>
          <w:shd w:val="clear" w:color="auto" w:fill="FFFFFF"/>
        </w:rPr>
        <w:t xml:space="preserve"> time series each point reflects the difference between adjacent time bins</w:t>
      </w:r>
      <w:r w:rsidR="00F53BE4">
        <w:rPr>
          <w:rFonts w:ascii="Times New Roman" w:eastAsia="Times New Roman" w:hAnsi="Times New Roman" w:cs="Times New Roman"/>
          <w:color w:val="333333"/>
          <w:shd w:val="clear" w:color="auto" w:fill="FFFFFF"/>
        </w:rPr>
        <w:t xml:space="preserve"> (</w:t>
      </w:r>
      <w:r w:rsidR="00F53BE4" w:rsidRPr="00D579EF">
        <w:rPr>
          <w:rFonts w:ascii="Times New Roman" w:eastAsia="Times New Roman" w:hAnsi="Times New Roman" w:cs="Times New Roman"/>
          <w:i/>
          <w:color w:val="333333"/>
          <w:shd w:val="clear" w:color="auto" w:fill="FFFFFF"/>
        </w:rPr>
        <w:t>figure X: showing before and after of CC and climate data</w:t>
      </w:r>
      <w:r w:rsidR="00F53BE4">
        <w:rPr>
          <w:rFonts w:ascii="Times New Roman" w:eastAsia="Times New Roman" w:hAnsi="Times New Roman" w:cs="Times New Roman"/>
          <w:color w:val="333333"/>
          <w:shd w:val="clear" w:color="auto" w:fill="FFFFFF"/>
        </w:rPr>
        <w:t>)</w:t>
      </w:r>
      <w:r w:rsidR="00F53BE4" w:rsidRPr="00534072">
        <w:rPr>
          <w:rFonts w:ascii="Times New Roman" w:eastAsia="Times New Roman" w:hAnsi="Times New Roman" w:cs="Times New Roman"/>
          <w:color w:val="333333"/>
          <w:shd w:val="clear" w:color="auto" w:fill="FFFFFF"/>
        </w:rPr>
        <w:t>.</w:t>
      </w:r>
      <w:r w:rsidR="00342537">
        <w:rPr>
          <w:rFonts w:ascii="Times New Roman" w:eastAsia="Times New Roman" w:hAnsi="Times New Roman" w:cs="Times New Roman"/>
          <w:color w:val="333333"/>
          <w:shd w:val="clear" w:color="auto" w:fill="FFFFFF"/>
        </w:rPr>
        <w:t xml:space="preserve"> The resulting derived time series is </w:t>
      </w:r>
      <w:commentRangeStart w:id="13"/>
      <w:r w:rsidR="00342537">
        <w:rPr>
          <w:rFonts w:ascii="Times New Roman" w:eastAsia="Times New Roman" w:hAnsi="Times New Roman" w:cs="Times New Roman"/>
          <w:color w:val="333333"/>
          <w:shd w:val="clear" w:color="auto" w:fill="FFFFFF"/>
        </w:rPr>
        <w:t xml:space="preserve">stationary </w:t>
      </w:r>
      <w:commentRangeEnd w:id="13"/>
      <w:r w:rsidR="00365A34">
        <w:rPr>
          <w:rStyle w:val="CommentReference"/>
        </w:rPr>
        <w:commentReference w:id="13"/>
      </w:r>
      <w:r w:rsidR="00342537">
        <w:rPr>
          <w:rFonts w:ascii="Times New Roman" w:eastAsia="Times New Roman" w:hAnsi="Times New Roman" w:cs="Times New Roman"/>
          <w:color w:val="333333"/>
          <w:shd w:val="clear" w:color="auto" w:fill="FFFFFF"/>
        </w:rPr>
        <w:t>and can thus be used in subsequent analyses with other detrended time series.</w:t>
      </w:r>
    </w:p>
    <w:p w14:paraId="655C4691" w14:textId="77777777" w:rsidR="007E06FE" w:rsidRPr="00534072" w:rsidRDefault="007E06FE" w:rsidP="00E403EF">
      <w:pPr>
        <w:ind w:firstLine="720"/>
        <w:rPr>
          <w:rFonts w:ascii="Times New Roman" w:hAnsi="Times New Roman" w:cs="Times New Roman"/>
        </w:rPr>
      </w:pPr>
    </w:p>
    <w:p w14:paraId="09DFFB93" w14:textId="136C0EAB" w:rsidR="007E06FE" w:rsidRPr="00281167" w:rsidRDefault="00281167" w:rsidP="007E06FE">
      <w:pPr>
        <w:rPr>
          <w:rFonts w:ascii="Times New Roman" w:hAnsi="Times New Roman" w:cs="Times New Roman"/>
          <w:b/>
          <w:i/>
        </w:rPr>
      </w:pPr>
      <w:r w:rsidRPr="00281167">
        <w:rPr>
          <w:rFonts w:ascii="Times New Roman" w:hAnsi="Times New Roman" w:cs="Times New Roman"/>
          <w:b/>
          <w:i/>
        </w:rPr>
        <w:t>Present Study Goals</w:t>
      </w:r>
    </w:p>
    <w:p w14:paraId="54B75D6D" w14:textId="77777777" w:rsidR="00281167" w:rsidRPr="00534072" w:rsidRDefault="00281167" w:rsidP="007E06FE">
      <w:pPr>
        <w:rPr>
          <w:rFonts w:ascii="Times New Roman" w:hAnsi="Times New Roman" w:cs="Times New Roman"/>
        </w:rPr>
      </w:pPr>
    </w:p>
    <w:p w14:paraId="1532AC0F" w14:textId="7F51BF1E" w:rsidR="003B0233" w:rsidRDefault="00A102D1" w:rsidP="007E06FE">
      <w:pPr>
        <w:rPr>
          <w:rFonts w:ascii="Times New Roman" w:hAnsi="Times New Roman" w:cs="Times New Roman"/>
        </w:rPr>
      </w:pPr>
      <w:r w:rsidRPr="00534072">
        <w:rPr>
          <w:rFonts w:ascii="Times New Roman" w:hAnsi="Times New Roman" w:cs="Times New Roman"/>
        </w:rPr>
        <w:t xml:space="preserve">The first </w:t>
      </w:r>
      <w:r w:rsidR="00243855">
        <w:rPr>
          <w:rFonts w:ascii="Times New Roman" w:hAnsi="Times New Roman" w:cs="Times New Roman"/>
        </w:rPr>
        <w:t>goal</w:t>
      </w:r>
      <w:r w:rsidRPr="00534072">
        <w:rPr>
          <w:rFonts w:ascii="Times New Roman" w:hAnsi="Times New Roman" w:cs="Times New Roman"/>
        </w:rPr>
        <w:t xml:space="preserve"> of the present study </w:t>
      </w:r>
      <w:r w:rsidR="00AB717F">
        <w:rPr>
          <w:rFonts w:ascii="Times New Roman" w:hAnsi="Times New Roman" w:cs="Times New Roman"/>
        </w:rPr>
        <w:t>was</w:t>
      </w:r>
      <w:r w:rsidRPr="00534072">
        <w:rPr>
          <w:rFonts w:ascii="Times New Roman" w:hAnsi="Times New Roman" w:cs="Times New Roman"/>
        </w:rPr>
        <w:t xml:space="preserve"> </w:t>
      </w:r>
      <w:r w:rsidR="00243855">
        <w:rPr>
          <w:rFonts w:ascii="Times New Roman" w:hAnsi="Times New Roman" w:cs="Times New Roman"/>
        </w:rPr>
        <w:t xml:space="preserve">to identify which mammalian orders </w:t>
      </w:r>
      <w:r w:rsidR="00B3350E">
        <w:rPr>
          <w:rFonts w:ascii="Times New Roman" w:hAnsi="Times New Roman" w:cs="Times New Roman"/>
        </w:rPr>
        <w:t xml:space="preserve">(if any) </w:t>
      </w:r>
      <w:r w:rsidR="00E631C7">
        <w:rPr>
          <w:rFonts w:ascii="Times New Roman" w:hAnsi="Times New Roman" w:cs="Times New Roman"/>
        </w:rPr>
        <w:t>display</w:t>
      </w:r>
      <w:r w:rsidR="00243855">
        <w:rPr>
          <w:rFonts w:ascii="Times New Roman" w:hAnsi="Times New Roman" w:cs="Times New Roman"/>
        </w:rPr>
        <w:t xml:space="preserve"> evidence for evolutionary increases in brain size</w:t>
      </w:r>
      <w:r w:rsidR="007D5E19">
        <w:rPr>
          <w:rFonts w:ascii="Times New Roman" w:hAnsi="Times New Roman" w:cs="Times New Roman"/>
        </w:rPr>
        <w:t xml:space="preserve"> over time</w:t>
      </w:r>
      <w:r w:rsidR="00243855">
        <w:rPr>
          <w:rFonts w:ascii="Times New Roman" w:hAnsi="Times New Roman" w:cs="Times New Roman"/>
        </w:rPr>
        <w:t>.</w:t>
      </w:r>
      <w:r w:rsidR="00B3350E">
        <w:rPr>
          <w:rFonts w:ascii="Times New Roman" w:hAnsi="Times New Roman" w:cs="Times New Roman"/>
        </w:rPr>
        <w:t xml:space="preserve"> This </w:t>
      </w:r>
      <w:r w:rsidR="007D5E19">
        <w:rPr>
          <w:rFonts w:ascii="Times New Roman" w:hAnsi="Times New Roman" w:cs="Times New Roman"/>
        </w:rPr>
        <w:t>was</w:t>
      </w:r>
      <w:r w:rsidR="00B3350E">
        <w:rPr>
          <w:rFonts w:ascii="Times New Roman" w:hAnsi="Times New Roman" w:cs="Times New Roman"/>
        </w:rPr>
        <w:t xml:space="preserve"> assessed </w:t>
      </w:r>
      <w:r w:rsidR="00AB717F">
        <w:rPr>
          <w:rFonts w:ascii="Times New Roman" w:hAnsi="Times New Roman" w:cs="Times New Roman"/>
        </w:rPr>
        <w:t>using two</w:t>
      </w:r>
      <w:r w:rsidR="00B3350E">
        <w:rPr>
          <w:rFonts w:ascii="Times New Roman" w:hAnsi="Times New Roman" w:cs="Times New Roman"/>
        </w:rPr>
        <w:t xml:space="preserve"> independent </w:t>
      </w:r>
      <w:r w:rsidR="00AB717F">
        <w:rPr>
          <w:rFonts w:ascii="Times New Roman" w:hAnsi="Times New Roman" w:cs="Times New Roman"/>
        </w:rPr>
        <w:t xml:space="preserve">sources of </w:t>
      </w:r>
      <w:r w:rsidR="005D76BA">
        <w:rPr>
          <w:rFonts w:ascii="Times New Roman" w:hAnsi="Times New Roman" w:cs="Times New Roman"/>
        </w:rPr>
        <w:t>CC</w:t>
      </w:r>
      <w:r w:rsidR="00AB717F">
        <w:rPr>
          <w:rFonts w:ascii="Times New Roman" w:hAnsi="Times New Roman" w:cs="Times New Roman"/>
        </w:rPr>
        <w:t xml:space="preserve"> data</w:t>
      </w:r>
      <w:r w:rsidR="00B3350E">
        <w:rPr>
          <w:rFonts w:ascii="Times New Roman" w:hAnsi="Times New Roman" w:cs="Times New Roman"/>
        </w:rPr>
        <w:t xml:space="preserve">: fossil </w:t>
      </w:r>
      <w:r w:rsidR="007D5E19">
        <w:rPr>
          <w:rFonts w:ascii="Times New Roman" w:hAnsi="Times New Roman" w:cs="Times New Roman"/>
        </w:rPr>
        <w:t>CCs</w:t>
      </w:r>
      <w:r w:rsidR="00B3350E">
        <w:rPr>
          <w:rFonts w:ascii="Times New Roman" w:hAnsi="Times New Roman" w:cs="Times New Roman"/>
        </w:rPr>
        <w:t xml:space="preserve"> and</w:t>
      </w:r>
      <w:r w:rsidR="007D5E19">
        <w:rPr>
          <w:rFonts w:ascii="Times New Roman" w:hAnsi="Times New Roman" w:cs="Times New Roman"/>
        </w:rPr>
        <w:t xml:space="preserve"> ancestral state reconstructions derived from</w:t>
      </w:r>
      <w:r w:rsidR="00AB717F">
        <w:rPr>
          <w:rFonts w:ascii="Times New Roman" w:hAnsi="Times New Roman" w:cs="Times New Roman"/>
        </w:rPr>
        <w:t xml:space="preserve"> extant mammalian </w:t>
      </w:r>
      <w:r w:rsidR="007D5E19">
        <w:rPr>
          <w:rFonts w:ascii="Times New Roman" w:hAnsi="Times New Roman" w:cs="Times New Roman"/>
        </w:rPr>
        <w:t>CCs</w:t>
      </w:r>
      <w:r w:rsidR="00AB717F">
        <w:rPr>
          <w:rFonts w:ascii="Times New Roman" w:hAnsi="Times New Roman" w:cs="Times New Roman"/>
        </w:rPr>
        <w:t xml:space="preserve">. </w:t>
      </w:r>
      <w:r w:rsidR="00EC468E">
        <w:rPr>
          <w:rFonts w:ascii="Times New Roman" w:hAnsi="Times New Roman" w:cs="Times New Roman"/>
        </w:rPr>
        <w:t>The fossil record is limited</w:t>
      </w:r>
      <w:r w:rsidR="007F1A89">
        <w:rPr>
          <w:rFonts w:ascii="Times New Roman" w:hAnsi="Times New Roman" w:cs="Times New Roman"/>
        </w:rPr>
        <w:t xml:space="preserve"> in a number of ways, including</w:t>
      </w:r>
      <w:r w:rsidR="007D5E19">
        <w:rPr>
          <w:rFonts w:ascii="Times New Roman" w:hAnsi="Times New Roman" w:cs="Times New Roman"/>
        </w:rPr>
        <w:t xml:space="preserve"> the error associated with various dating techniques</w:t>
      </w:r>
      <w:r w:rsidR="00EC468E">
        <w:rPr>
          <w:rFonts w:ascii="Times New Roman" w:hAnsi="Times New Roman" w:cs="Times New Roman"/>
        </w:rPr>
        <w:t xml:space="preserve"> </w:t>
      </w:r>
      <w:r w:rsidR="00A50BA7">
        <w:rPr>
          <w:rFonts w:ascii="Times New Roman" w:hAnsi="Times New Roman" w:cs="Times New Roman"/>
        </w:rPr>
        <w:fldChar w:fldCharType="begin"/>
      </w:r>
      <w:r w:rsidR="006E3C20">
        <w:rPr>
          <w:rFonts w:ascii="Times New Roman" w:hAnsi="Times New Roman" w:cs="Times New Roman"/>
        </w:rPr>
        <w:instrText xml:space="preserve"> ADDIN PAPERS2_CITATIONS &lt;citation&gt;&lt;uuid&gt;B771FA44-7054-4514-95EF-64ACF0BFC8A2&lt;/uuid&gt;&lt;priority&gt;0&lt;/priority&gt;&lt;publications&gt;&lt;publication&gt;&lt;uuid&gt;51C49B6D-0D04-49A6-9628-EF5E90DA9892&lt;/uuid&gt;&lt;volume&gt;9&lt;/volume&gt;&lt;doi&gt;10.1002/(SICI)1520-6505(2000)9:2&amp;lt;101::AID-EVAN4&amp;gt;3.0.CO;2-W&lt;/doi&gt;&lt;startpage&gt;101&lt;/startpage&gt;&lt;publication_date&gt;99200001011200000000222000&lt;/publication_date&gt;&lt;url&gt;http://doi.wiley.com/10.1002/%28SICI%291520-6505%282000%299%3A2%3C101%3A%3AAID-EVAN4%3E3.3.CO%3B2-N&lt;/url&gt;&lt;type&gt;400&lt;/type&gt;&lt;title&gt;Geochronology on the paleoanthropological time scale&lt;/title&gt;&lt;publisher&gt;John Wiley &amp;amp; Sons, Inc.&lt;/publisher&gt;&lt;number&gt;2&lt;/number&gt;&lt;subtype&gt;400&lt;/subtype&gt;&lt;endpage&gt;110&lt;/endpage&gt;&lt;bundle&gt;&lt;publication&gt;&lt;publisher&gt;John Wiley &amp;amp; Sons, Inc.&lt;/publisher&gt;&lt;title&gt;Evolutionary Anthropology: Issues, News, and Reviews&lt;/title&gt;&lt;type&gt;-100&lt;/type&gt;&lt;subtype&gt;-100&lt;/subtype&gt;&lt;uuid&gt;9280548D-8F74-4F56-8050-102D5868F08C&lt;/uuid&gt;&lt;/publication&gt;&lt;/bundle&gt;&lt;authors&gt;&lt;author&gt;&lt;firstName&gt;Kenneth&lt;/firstName&gt;&lt;middleNames&gt;R&lt;/middleNames&gt;&lt;lastName&gt;Ludwig&lt;/lastName&gt;&lt;/author&gt;&lt;author&gt;&lt;firstName&gt;Paul&lt;/firstName&gt;&lt;middleNames&gt;R&lt;/middleNames&gt;&lt;lastName&gt;Renne&lt;/lastName&gt;&lt;/author&gt;&lt;/authors&gt;&lt;/publication&gt;&lt;/publications&gt;&lt;cites&gt;&lt;/cites&gt;&lt;/citation&gt;</w:instrText>
      </w:r>
      <w:r w:rsidR="00A50BA7">
        <w:rPr>
          <w:rFonts w:ascii="Times New Roman" w:hAnsi="Times New Roman" w:cs="Times New Roman"/>
        </w:rPr>
        <w:fldChar w:fldCharType="separate"/>
      </w:r>
      <w:r w:rsidR="00D45F4E">
        <w:rPr>
          <w:rFonts w:ascii="Times New Roman" w:hAnsi="Times New Roman" w:cs="Times New Roman"/>
        </w:rPr>
        <w:t>(Ludwig and Renne, 2000)</w:t>
      </w:r>
      <w:r w:rsidR="00A50BA7">
        <w:rPr>
          <w:rFonts w:ascii="Times New Roman" w:hAnsi="Times New Roman" w:cs="Times New Roman"/>
        </w:rPr>
        <w:fldChar w:fldCharType="end"/>
      </w:r>
      <w:r w:rsidR="00A50BA7">
        <w:rPr>
          <w:rFonts w:ascii="Times New Roman" w:hAnsi="Times New Roman" w:cs="Times New Roman"/>
        </w:rPr>
        <w:t xml:space="preserve"> </w:t>
      </w:r>
      <w:r w:rsidR="00EC468E">
        <w:rPr>
          <w:rFonts w:ascii="Times New Roman" w:hAnsi="Times New Roman" w:cs="Times New Roman"/>
        </w:rPr>
        <w:t xml:space="preserve">and the possibility that the earliest representative of every fossil taxa has </w:t>
      </w:r>
      <w:r w:rsidR="00A50BA7">
        <w:rPr>
          <w:rFonts w:ascii="Times New Roman" w:hAnsi="Times New Roman" w:cs="Times New Roman"/>
        </w:rPr>
        <w:t>not yet</w:t>
      </w:r>
      <w:r w:rsidR="00BF4A1A">
        <w:rPr>
          <w:rFonts w:ascii="Times New Roman" w:hAnsi="Times New Roman" w:cs="Times New Roman"/>
        </w:rPr>
        <w:t xml:space="preserve"> been discovered. The fragment</w:t>
      </w:r>
      <w:ins w:id="14" w:author="Andrew Barr" w:date="2015-12-14T15:44:00Z">
        <w:r w:rsidR="00927FDF">
          <w:rPr>
            <w:rFonts w:ascii="Times New Roman" w:hAnsi="Times New Roman" w:cs="Times New Roman"/>
          </w:rPr>
          <w:t>ary</w:t>
        </w:r>
      </w:ins>
      <w:del w:id="15" w:author="Andrew Barr" w:date="2015-12-14T15:44:00Z">
        <w:r w:rsidR="00BF4A1A" w:rsidDel="00927FDF">
          <w:rPr>
            <w:rFonts w:ascii="Times New Roman" w:hAnsi="Times New Roman" w:cs="Times New Roman"/>
          </w:rPr>
          <w:delText>ed</w:delText>
        </w:r>
      </w:del>
      <w:r w:rsidR="00BF4A1A">
        <w:rPr>
          <w:rFonts w:ascii="Times New Roman" w:hAnsi="Times New Roman" w:cs="Times New Roman"/>
        </w:rPr>
        <w:t xml:space="preserve"> nature of many fossils often make taxonomic placement of these specimens challenging or sometimes </w:t>
      </w:r>
      <w:del w:id="16" w:author="Andrew Barr" w:date="2015-12-14T15:45:00Z">
        <w:r w:rsidR="00BF4A1A" w:rsidDel="00F22D3B">
          <w:rPr>
            <w:rFonts w:ascii="Times New Roman" w:hAnsi="Times New Roman" w:cs="Times New Roman"/>
          </w:rPr>
          <w:delText xml:space="preserve">entirely </w:delText>
        </w:r>
      </w:del>
      <w:r w:rsidR="00BF4A1A">
        <w:rPr>
          <w:rFonts w:ascii="Times New Roman" w:hAnsi="Times New Roman" w:cs="Times New Roman"/>
        </w:rPr>
        <w:t xml:space="preserve">inconclusive. </w:t>
      </w:r>
      <w:r w:rsidR="00EC468E">
        <w:rPr>
          <w:rFonts w:ascii="Times New Roman" w:hAnsi="Times New Roman" w:cs="Times New Roman"/>
        </w:rPr>
        <w:t xml:space="preserve">Furthermore, </w:t>
      </w:r>
      <w:r w:rsidR="00871985">
        <w:rPr>
          <w:rFonts w:ascii="Times New Roman" w:hAnsi="Times New Roman" w:cs="Times New Roman"/>
        </w:rPr>
        <w:t>taphonomic</w:t>
      </w:r>
      <w:r w:rsidR="00EC468E">
        <w:rPr>
          <w:rFonts w:ascii="Times New Roman" w:hAnsi="Times New Roman" w:cs="Times New Roman"/>
        </w:rPr>
        <w:t xml:space="preserve"> processes</w:t>
      </w:r>
      <w:r w:rsidR="00871985">
        <w:rPr>
          <w:rFonts w:ascii="Times New Roman" w:hAnsi="Times New Roman" w:cs="Times New Roman"/>
        </w:rPr>
        <w:t xml:space="preserve"> can </w:t>
      </w:r>
      <w:r w:rsidR="002B5154">
        <w:rPr>
          <w:rFonts w:ascii="Times New Roman" w:hAnsi="Times New Roman" w:cs="Times New Roman"/>
        </w:rPr>
        <w:t xml:space="preserve">potentially </w:t>
      </w:r>
      <w:r w:rsidR="00871985">
        <w:rPr>
          <w:rFonts w:ascii="Times New Roman" w:hAnsi="Times New Roman" w:cs="Times New Roman"/>
        </w:rPr>
        <w:t>deform the endocranial cavity</w:t>
      </w:r>
      <w:r w:rsidR="002B5154">
        <w:rPr>
          <w:rFonts w:ascii="Times New Roman" w:hAnsi="Times New Roman" w:cs="Times New Roman"/>
        </w:rPr>
        <w:t xml:space="preserve"> of the skull</w:t>
      </w:r>
      <w:r w:rsidR="00871985">
        <w:rPr>
          <w:rFonts w:ascii="Times New Roman" w:hAnsi="Times New Roman" w:cs="Times New Roman"/>
        </w:rPr>
        <w:t xml:space="preserve">, thus affecting the ultimate CC measurement taken </w:t>
      </w:r>
      <w:r w:rsidR="00871985">
        <w:rPr>
          <w:rFonts w:ascii="Times New Roman" w:hAnsi="Times New Roman" w:cs="Times New Roman"/>
        </w:rPr>
        <w:fldChar w:fldCharType="begin"/>
      </w:r>
      <w:r w:rsidR="006E3C20">
        <w:rPr>
          <w:rFonts w:ascii="Times New Roman" w:hAnsi="Times New Roman" w:cs="Times New Roman"/>
        </w:rPr>
        <w:instrText xml:space="preserve"> ADDIN PAPERS2_CITATIONS &lt;citation&gt;&lt;uuid&gt;BA8FE76C-5B11-4D60-8E97-6DDF8DD703E4&lt;/uuid&gt;&lt;priority&gt;0&lt;/priority&gt;&lt;publications&gt;&lt;publication&gt;&lt;volume&gt;37&lt;/volume&gt;&lt;publication_date&gt;99200810001200000000220000&lt;/publication_date&gt;&lt;number&gt;1&lt;/number&gt;&lt;doi&gt;10.1146/annurev.anthro.37.081407.085211&lt;/doi&gt;&lt;startpage&gt;1&lt;/startpage&gt;&lt;title&gt;The Human Brain Evolving: A Personal Retrospective&lt;/title&gt;&lt;uuid&gt;2C6ADCE4-19FB-4461-8174-5B5223C20429&lt;/uuid&gt;&lt;subtype&gt;400&lt;/subtype&gt;&lt;endpage&gt;19&lt;/endpage&gt;&lt;type&gt;400&lt;/type&gt;&lt;url&gt;http://www.annualreviews.org/doi/abs/10.1146/annurev.anthro.37.081407.085211&lt;/url&gt;&lt;bundle&gt;&lt;publication&gt;&lt;title&gt;Annual Review of Anthropology&lt;/title&gt;&lt;type&gt;-100&lt;/type&gt;&lt;subtype&gt;-100&lt;/subtype&gt;&lt;uuid&gt;3E86180F-373D-46BC-B5C7-A2956760467B&lt;/uuid&gt;&lt;/publication&gt;&lt;/bundle&gt;&lt;authors&gt;&lt;author&gt;&lt;firstName&gt;Ralph&lt;/firstName&gt;&lt;middleNames&gt;L&lt;/middleNames&gt;&lt;lastName&gt;Holloway&lt;/lastName&gt;&lt;/author&gt;&lt;/authors&gt;&lt;/publication&gt;&lt;/publications&gt;&lt;cites&gt;&lt;/cites&gt;&lt;/citation&gt;</w:instrText>
      </w:r>
      <w:r w:rsidR="00871985">
        <w:rPr>
          <w:rFonts w:ascii="Times New Roman" w:hAnsi="Times New Roman" w:cs="Times New Roman"/>
        </w:rPr>
        <w:fldChar w:fldCharType="separate"/>
      </w:r>
      <w:r w:rsidR="00D45F4E">
        <w:rPr>
          <w:rFonts w:ascii="Times New Roman" w:hAnsi="Times New Roman" w:cs="Times New Roman"/>
        </w:rPr>
        <w:t>(Holloway, 2008)</w:t>
      </w:r>
      <w:r w:rsidR="00871985">
        <w:rPr>
          <w:rFonts w:ascii="Times New Roman" w:hAnsi="Times New Roman" w:cs="Times New Roman"/>
        </w:rPr>
        <w:fldChar w:fldCharType="end"/>
      </w:r>
      <w:r w:rsidR="00871985">
        <w:rPr>
          <w:rFonts w:ascii="Times New Roman" w:hAnsi="Times New Roman" w:cs="Times New Roman"/>
        </w:rPr>
        <w:t>.</w:t>
      </w:r>
      <w:r w:rsidR="00BF09EE">
        <w:rPr>
          <w:rFonts w:ascii="Times New Roman" w:hAnsi="Times New Roman" w:cs="Times New Roman"/>
        </w:rPr>
        <w:t xml:space="preserve"> Thus </w:t>
      </w:r>
      <w:r w:rsidR="00B913A2">
        <w:rPr>
          <w:rFonts w:ascii="Times New Roman" w:hAnsi="Times New Roman" w:cs="Times New Roman"/>
        </w:rPr>
        <w:t xml:space="preserve">uncertainties in </w:t>
      </w:r>
      <w:r w:rsidR="00BF09EE">
        <w:rPr>
          <w:rFonts w:ascii="Times New Roman" w:hAnsi="Times New Roman" w:cs="Times New Roman"/>
        </w:rPr>
        <w:t xml:space="preserve">dating and </w:t>
      </w:r>
      <w:r w:rsidR="00B913A2">
        <w:rPr>
          <w:rFonts w:ascii="Times New Roman" w:hAnsi="Times New Roman" w:cs="Times New Roman"/>
        </w:rPr>
        <w:t xml:space="preserve">morphological estimates </w:t>
      </w:r>
      <w:r w:rsidR="00BF09EE">
        <w:rPr>
          <w:rFonts w:ascii="Times New Roman" w:hAnsi="Times New Roman" w:cs="Times New Roman"/>
        </w:rPr>
        <w:t xml:space="preserve">in the fossil record pose some notable </w:t>
      </w:r>
      <w:r w:rsidR="0046706C">
        <w:rPr>
          <w:rFonts w:ascii="Times New Roman" w:hAnsi="Times New Roman" w:cs="Times New Roman"/>
        </w:rPr>
        <w:t>sources of error</w:t>
      </w:r>
      <w:r w:rsidR="00BF09EE">
        <w:rPr>
          <w:rFonts w:ascii="Times New Roman" w:hAnsi="Times New Roman" w:cs="Times New Roman"/>
        </w:rPr>
        <w:t>.</w:t>
      </w:r>
    </w:p>
    <w:p w14:paraId="459D43F9" w14:textId="7EC323E0" w:rsidR="00243855" w:rsidRDefault="00F66B0F" w:rsidP="003B0233">
      <w:pPr>
        <w:ind w:firstLine="720"/>
        <w:rPr>
          <w:rFonts w:ascii="Times New Roman" w:hAnsi="Times New Roman" w:cs="Times New Roman"/>
        </w:rPr>
      </w:pPr>
      <w:r>
        <w:rPr>
          <w:rFonts w:ascii="Times New Roman" w:hAnsi="Times New Roman" w:cs="Times New Roman"/>
        </w:rPr>
        <w:t xml:space="preserve"> Ancestral state </w:t>
      </w:r>
      <w:r w:rsidR="001661CE">
        <w:rPr>
          <w:rFonts w:ascii="Times New Roman" w:hAnsi="Times New Roman" w:cs="Times New Roman"/>
        </w:rPr>
        <w:t>reconstruction</w:t>
      </w:r>
      <w:r w:rsidR="007D5E19">
        <w:rPr>
          <w:rFonts w:ascii="Times New Roman" w:hAnsi="Times New Roman" w:cs="Times New Roman"/>
        </w:rPr>
        <w:t xml:space="preserve"> </w:t>
      </w:r>
      <w:r w:rsidR="00223005">
        <w:rPr>
          <w:rFonts w:ascii="Times New Roman" w:hAnsi="Times New Roman" w:cs="Times New Roman"/>
        </w:rPr>
        <w:t xml:space="preserve">in an alternate method that statistically infers the </w:t>
      </w:r>
      <w:r w:rsidR="009A71BE">
        <w:rPr>
          <w:rFonts w:ascii="Times New Roman" w:hAnsi="Times New Roman" w:cs="Times New Roman"/>
        </w:rPr>
        <w:t xml:space="preserve">most probable </w:t>
      </w:r>
      <w:r w:rsidR="00223005">
        <w:rPr>
          <w:rFonts w:ascii="Times New Roman" w:hAnsi="Times New Roman" w:cs="Times New Roman"/>
        </w:rPr>
        <w:t>state of a common ancestor shared between two or more species.</w:t>
      </w:r>
      <w:r w:rsidR="00AC27FB">
        <w:rPr>
          <w:rFonts w:ascii="Times New Roman" w:hAnsi="Times New Roman" w:cs="Times New Roman"/>
        </w:rPr>
        <w:t xml:space="preserve"> While </w:t>
      </w:r>
      <w:r w:rsidR="00374BD5">
        <w:rPr>
          <w:rFonts w:ascii="Times New Roman" w:hAnsi="Times New Roman" w:cs="Times New Roman"/>
        </w:rPr>
        <w:t>this method</w:t>
      </w:r>
      <w:r w:rsidR="00AC27FB">
        <w:rPr>
          <w:rFonts w:ascii="Times New Roman" w:hAnsi="Times New Roman" w:cs="Times New Roman"/>
        </w:rPr>
        <w:t xml:space="preserve"> </w:t>
      </w:r>
      <w:r w:rsidR="003B0233">
        <w:rPr>
          <w:rFonts w:ascii="Times New Roman" w:hAnsi="Times New Roman" w:cs="Times New Roman"/>
        </w:rPr>
        <w:t>avoid</w:t>
      </w:r>
      <w:r w:rsidR="001661CE">
        <w:rPr>
          <w:rFonts w:ascii="Times New Roman" w:hAnsi="Times New Roman" w:cs="Times New Roman"/>
        </w:rPr>
        <w:t>s</w:t>
      </w:r>
      <w:r w:rsidR="003B0233">
        <w:rPr>
          <w:rFonts w:ascii="Times New Roman" w:hAnsi="Times New Roman" w:cs="Times New Roman"/>
        </w:rPr>
        <w:t xml:space="preserve"> some of the l</w:t>
      </w:r>
      <w:r w:rsidR="00AC27FB">
        <w:rPr>
          <w:rFonts w:ascii="Times New Roman" w:hAnsi="Times New Roman" w:cs="Times New Roman"/>
        </w:rPr>
        <w:t xml:space="preserve">imitations of the fossil record, </w:t>
      </w:r>
      <w:r w:rsidR="00374BD5">
        <w:rPr>
          <w:rFonts w:ascii="Times New Roman" w:hAnsi="Times New Roman" w:cs="Times New Roman"/>
        </w:rPr>
        <w:t>it</w:t>
      </w:r>
      <w:r w:rsidR="001D281C">
        <w:rPr>
          <w:rFonts w:ascii="Times New Roman" w:hAnsi="Times New Roman" w:cs="Times New Roman"/>
        </w:rPr>
        <w:t xml:space="preserve"> </w:t>
      </w:r>
      <w:r w:rsidR="00CB28AE">
        <w:rPr>
          <w:rFonts w:ascii="Times New Roman" w:hAnsi="Times New Roman" w:cs="Times New Roman"/>
        </w:rPr>
        <w:t>pos</w:t>
      </w:r>
      <w:r w:rsidR="003B0233">
        <w:rPr>
          <w:rFonts w:ascii="Times New Roman" w:hAnsi="Times New Roman" w:cs="Times New Roman"/>
        </w:rPr>
        <w:t>sess</w:t>
      </w:r>
      <w:r w:rsidR="001661CE">
        <w:rPr>
          <w:rFonts w:ascii="Times New Roman" w:hAnsi="Times New Roman" w:cs="Times New Roman"/>
        </w:rPr>
        <w:t>es</w:t>
      </w:r>
      <w:r w:rsidR="003B0233">
        <w:rPr>
          <w:rFonts w:ascii="Times New Roman" w:hAnsi="Times New Roman" w:cs="Times New Roman"/>
        </w:rPr>
        <w:t xml:space="preserve"> </w:t>
      </w:r>
      <w:r w:rsidR="00CB28AE">
        <w:rPr>
          <w:rFonts w:ascii="Times New Roman" w:hAnsi="Times New Roman" w:cs="Times New Roman"/>
        </w:rPr>
        <w:t xml:space="preserve">several </w:t>
      </w:r>
      <w:r w:rsidR="00361C3E">
        <w:rPr>
          <w:rFonts w:ascii="Times New Roman" w:hAnsi="Times New Roman" w:cs="Times New Roman"/>
        </w:rPr>
        <w:t xml:space="preserve">of </w:t>
      </w:r>
      <w:r w:rsidR="001661CE">
        <w:rPr>
          <w:rFonts w:ascii="Times New Roman" w:hAnsi="Times New Roman" w:cs="Times New Roman"/>
        </w:rPr>
        <w:t>its</w:t>
      </w:r>
      <w:r w:rsidR="003B0233">
        <w:rPr>
          <w:rFonts w:ascii="Times New Roman" w:hAnsi="Times New Roman" w:cs="Times New Roman"/>
        </w:rPr>
        <w:t xml:space="preserve"> own inherent sources of error</w:t>
      </w:r>
      <w:r w:rsidR="000207A2">
        <w:rPr>
          <w:rFonts w:ascii="Times New Roman" w:hAnsi="Times New Roman" w:cs="Times New Roman"/>
        </w:rPr>
        <w:t xml:space="preserve"> and assumptions</w:t>
      </w:r>
      <w:r>
        <w:rPr>
          <w:rFonts w:ascii="Times New Roman" w:hAnsi="Times New Roman" w:cs="Times New Roman"/>
        </w:rPr>
        <w:t xml:space="preserve">. </w:t>
      </w:r>
      <w:r w:rsidR="000C2FA1">
        <w:rPr>
          <w:rFonts w:ascii="Times New Roman" w:hAnsi="Times New Roman" w:cs="Times New Roman"/>
        </w:rPr>
        <w:t>Notably, it</w:t>
      </w:r>
      <w:r w:rsidR="000207A2">
        <w:rPr>
          <w:rFonts w:ascii="Times New Roman" w:hAnsi="Times New Roman" w:cs="Times New Roman"/>
        </w:rPr>
        <w:t xml:space="preserve"> inherits errors </w:t>
      </w:r>
      <w:r w:rsidR="0061322D">
        <w:rPr>
          <w:rFonts w:ascii="Times New Roman" w:hAnsi="Times New Roman" w:cs="Times New Roman"/>
        </w:rPr>
        <w:t>associated with the</w:t>
      </w:r>
      <w:r w:rsidR="000207A2">
        <w:rPr>
          <w:rFonts w:ascii="Times New Roman" w:hAnsi="Times New Roman" w:cs="Times New Roman"/>
        </w:rPr>
        <w:t xml:space="preserve"> </w:t>
      </w:r>
      <w:r w:rsidR="0061322D">
        <w:rPr>
          <w:rFonts w:ascii="Times New Roman" w:hAnsi="Times New Roman" w:cs="Times New Roman"/>
        </w:rPr>
        <w:t>estimation of</w:t>
      </w:r>
      <w:r w:rsidR="000207A2">
        <w:rPr>
          <w:rFonts w:ascii="Times New Roman" w:hAnsi="Times New Roman" w:cs="Times New Roman"/>
        </w:rPr>
        <w:t xml:space="preserve"> molecular divergence dates and </w:t>
      </w:r>
      <w:r w:rsidR="0061322D">
        <w:rPr>
          <w:rFonts w:ascii="Times New Roman" w:hAnsi="Times New Roman" w:cs="Times New Roman"/>
        </w:rPr>
        <w:t>species</w:t>
      </w:r>
      <w:r w:rsidR="000207A2">
        <w:rPr>
          <w:rFonts w:ascii="Times New Roman" w:hAnsi="Times New Roman" w:cs="Times New Roman"/>
        </w:rPr>
        <w:t xml:space="preserve"> relationships</w:t>
      </w:r>
      <w:r w:rsidR="0061322D">
        <w:rPr>
          <w:rFonts w:ascii="Times New Roman" w:hAnsi="Times New Roman" w:cs="Times New Roman"/>
        </w:rPr>
        <w:t xml:space="preserve"> from the chosen phylogenetic tree</w:t>
      </w:r>
      <w:r w:rsidR="000207A2">
        <w:rPr>
          <w:rFonts w:ascii="Times New Roman" w:hAnsi="Times New Roman" w:cs="Times New Roman"/>
        </w:rPr>
        <w:t>.</w:t>
      </w:r>
      <w:r w:rsidR="0061322D">
        <w:rPr>
          <w:rFonts w:ascii="Times New Roman" w:hAnsi="Times New Roman" w:cs="Times New Roman"/>
        </w:rPr>
        <w:t xml:space="preserve"> </w:t>
      </w:r>
      <w:r w:rsidR="00EB0441">
        <w:rPr>
          <w:rFonts w:ascii="Times New Roman" w:hAnsi="Times New Roman" w:cs="Times New Roman"/>
        </w:rPr>
        <w:t>Despite this, in the way we employ it here</w:t>
      </w:r>
      <w:r>
        <w:rPr>
          <w:rFonts w:ascii="Times New Roman" w:hAnsi="Times New Roman" w:cs="Times New Roman"/>
        </w:rPr>
        <w:t xml:space="preserve"> </w:t>
      </w:r>
      <w:r w:rsidR="00C17A50">
        <w:rPr>
          <w:rFonts w:ascii="Times New Roman" w:hAnsi="Times New Roman" w:cs="Times New Roman"/>
        </w:rPr>
        <w:t>ancestral state reconstruction</w:t>
      </w:r>
      <w:r>
        <w:rPr>
          <w:rFonts w:ascii="Times New Roman" w:hAnsi="Times New Roman" w:cs="Times New Roman"/>
        </w:rPr>
        <w:t xml:space="preserve"> has the advantage of</w:t>
      </w:r>
      <w:r w:rsidR="007D5E19">
        <w:rPr>
          <w:rFonts w:ascii="Times New Roman" w:hAnsi="Times New Roman" w:cs="Times New Roman"/>
        </w:rPr>
        <w:t xml:space="preserve"> being derived from</w:t>
      </w:r>
      <w:r>
        <w:rPr>
          <w:rFonts w:ascii="Times New Roman" w:hAnsi="Times New Roman" w:cs="Times New Roman"/>
        </w:rPr>
        <w:t xml:space="preserve"> precise </w:t>
      </w:r>
      <w:r w:rsidR="00883403">
        <w:rPr>
          <w:rFonts w:ascii="Times New Roman" w:hAnsi="Times New Roman" w:cs="Times New Roman"/>
        </w:rPr>
        <w:t>estimates</w:t>
      </w:r>
      <w:r>
        <w:rPr>
          <w:rFonts w:ascii="Times New Roman" w:hAnsi="Times New Roman" w:cs="Times New Roman"/>
        </w:rPr>
        <w:t xml:space="preserve"> of CC as they are </w:t>
      </w:r>
      <w:r w:rsidR="0055700E">
        <w:rPr>
          <w:rFonts w:ascii="Times New Roman" w:hAnsi="Times New Roman" w:cs="Times New Roman"/>
        </w:rPr>
        <w:t>directly measured</w:t>
      </w:r>
      <w:r>
        <w:rPr>
          <w:rFonts w:ascii="Times New Roman" w:hAnsi="Times New Roman" w:cs="Times New Roman"/>
        </w:rPr>
        <w:t xml:space="preserve"> from an extant sample</w:t>
      </w:r>
      <w:r w:rsidR="00790735">
        <w:rPr>
          <w:rFonts w:ascii="Times New Roman" w:hAnsi="Times New Roman" w:cs="Times New Roman"/>
        </w:rPr>
        <w:t xml:space="preserve"> of mammalian</w:t>
      </w:r>
      <w:r w:rsidR="00F81771">
        <w:rPr>
          <w:rFonts w:ascii="Times New Roman" w:hAnsi="Times New Roman" w:cs="Times New Roman"/>
        </w:rPr>
        <w:t xml:space="preserve"> specimens</w:t>
      </w:r>
      <w:r>
        <w:rPr>
          <w:rFonts w:ascii="Times New Roman" w:hAnsi="Times New Roman" w:cs="Times New Roman"/>
        </w:rPr>
        <w:t xml:space="preserve">. </w:t>
      </w:r>
      <w:r w:rsidR="004E3791">
        <w:rPr>
          <w:rFonts w:ascii="Times New Roman" w:hAnsi="Times New Roman" w:cs="Times New Roman"/>
        </w:rPr>
        <w:t xml:space="preserve">In our model, we used a </w:t>
      </w:r>
      <w:r w:rsidR="00B50F94">
        <w:rPr>
          <w:rFonts w:ascii="Times New Roman" w:hAnsi="Times New Roman" w:cs="Times New Roman"/>
        </w:rPr>
        <w:t xml:space="preserve">Restricted Maximum Likelihood (REML) </w:t>
      </w:r>
      <w:r w:rsidR="004E3791">
        <w:rPr>
          <w:rFonts w:ascii="Times New Roman" w:hAnsi="Times New Roman" w:cs="Times New Roman"/>
        </w:rPr>
        <w:t>estimation method that assumes species diverge according to Brownian motion and takes into account branch length.</w:t>
      </w:r>
      <w:r w:rsidR="0051138B">
        <w:rPr>
          <w:rFonts w:ascii="Times New Roman" w:hAnsi="Times New Roman" w:cs="Times New Roman"/>
        </w:rPr>
        <w:t xml:space="preserve"> </w:t>
      </w:r>
      <w:r w:rsidR="00E64E00">
        <w:rPr>
          <w:rFonts w:ascii="Times New Roman" w:hAnsi="Times New Roman" w:cs="Times New Roman"/>
        </w:rPr>
        <w:t xml:space="preserve">Despite these assumptions, it has proven capable of </w:t>
      </w:r>
      <w:r w:rsidR="00D270FC">
        <w:rPr>
          <w:rFonts w:ascii="Times New Roman" w:hAnsi="Times New Roman" w:cs="Times New Roman"/>
        </w:rPr>
        <w:t xml:space="preserve">reliably </w:t>
      </w:r>
      <w:r w:rsidR="00E64E00">
        <w:rPr>
          <w:rFonts w:ascii="Times New Roman" w:hAnsi="Times New Roman" w:cs="Times New Roman"/>
        </w:rPr>
        <w:t>generating reconstructions of biological measurements (e.g. brain size)</w:t>
      </w:r>
      <w:r w:rsidR="00227009">
        <w:rPr>
          <w:rFonts w:ascii="Times New Roman" w:hAnsi="Times New Roman" w:cs="Times New Roman"/>
        </w:rPr>
        <w:t xml:space="preserve"> that can be cross-validated with the fossil record.  P</w:t>
      </w:r>
      <w:r w:rsidR="00E64E00">
        <w:rPr>
          <w:rFonts w:ascii="Times New Roman" w:hAnsi="Times New Roman" w:cs="Times New Roman"/>
        </w:rPr>
        <w:t xml:space="preserve">revious investigations </w:t>
      </w:r>
      <w:r w:rsidR="00227009">
        <w:rPr>
          <w:rFonts w:ascii="Times New Roman" w:hAnsi="Times New Roman" w:cs="Times New Roman"/>
        </w:rPr>
        <w:t xml:space="preserve">have utilized this method to reconstruct the brain size </w:t>
      </w:r>
      <w:r w:rsidR="00BF5F36">
        <w:rPr>
          <w:rFonts w:ascii="Times New Roman" w:hAnsi="Times New Roman" w:cs="Times New Roman"/>
        </w:rPr>
        <w:t xml:space="preserve">of </w:t>
      </w:r>
      <w:r w:rsidR="009A05C1">
        <w:rPr>
          <w:rFonts w:ascii="Times New Roman" w:hAnsi="Times New Roman" w:cs="Times New Roman"/>
        </w:rPr>
        <w:t>Primate</w:t>
      </w:r>
      <w:r w:rsidR="00BF5F36">
        <w:rPr>
          <w:rFonts w:ascii="Times New Roman" w:hAnsi="Times New Roman" w:cs="Times New Roman"/>
        </w:rPr>
        <w:t xml:space="preserve">s </w:t>
      </w:r>
      <w:r w:rsidR="00B92EE2">
        <w:rPr>
          <w:rFonts w:ascii="Times New Roman" w:hAnsi="Times New Roman" w:cs="Times New Roman"/>
        </w:rPr>
        <w:fldChar w:fldCharType="begin"/>
      </w:r>
      <w:r w:rsidR="006E3C20">
        <w:rPr>
          <w:rFonts w:ascii="Times New Roman" w:hAnsi="Times New Roman" w:cs="Times New Roman"/>
        </w:rPr>
        <w:instrText xml:space="preserve"> ADDIN PAPERS2_CITATIONS &lt;citation&gt;&lt;uuid&gt;BDB3DB71-DE1D-4AA2-9AC1-E1DF40F0F0BA&lt;/uuid&gt;&lt;priority&gt;14&lt;/priority&gt;&lt;publications&gt;&lt;publication&gt;&lt;volume&gt;8&lt;/volume&gt;&lt;publication_date&gt;99201000001200000000200000&lt;/publication_date&gt;&lt;number&gt;1&lt;/number&gt;&lt;doi&gt;10.1186/1741-7007-8-9&lt;/doi&gt;&lt;startpage&gt;9&lt;/startpage&gt;&lt;title&gt;Reconstructing the ups and downs of primate brain evolution: implications for adaptive hypotheses and Homo floresiensis&lt;/title&gt;&lt;uuid&gt;A91DE671-B5F4-4320-A519-F45AE72D1B0E&lt;/uuid&gt;&lt;subtype&gt;400&lt;/subtype&gt;&lt;type&gt;400&lt;/type&gt;&lt;url&gt;http://www.biomedcentral.com/1741-7007/8/9&lt;/url&gt;&lt;bundle&gt;&lt;publication&gt;&lt;title&gt;BMC Biology&lt;/title&gt;&lt;type&gt;-100&lt;/type&gt;&lt;subtype&gt;-100&lt;/subtype&gt;&lt;uuid&gt;B783A6D4-B68F-4C76-8E40-6637CB5638CB&lt;/uuid&gt;&lt;/publication&gt;&lt;/bundle&gt;&lt;authors&gt;&lt;author&gt;&lt;firstName&gt;Stephen&lt;/firstName&gt;&lt;middleNames&gt;H&lt;/middleNames&gt;&lt;lastName&gt;Montgomery&lt;/lastName&gt;&lt;/author&gt;&lt;author&gt;&lt;firstName&gt;Isabella&lt;/firstName&gt;&lt;lastName&gt;Capellini&lt;/lastName&gt;&lt;/author&gt;&lt;author&gt;&lt;firstName&gt;Robert&lt;/firstName&gt;&lt;middleNames&gt;A&lt;/middleNames&gt;&lt;lastName&gt;Barton&lt;/lastName&gt;&lt;/author&gt;&lt;author&gt;&lt;firstName&gt;Nicholas&lt;/firstName&gt;&lt;middleNames&gt;I&lt;/middleNames&gt;&lt;lastName&gt;Mundy&lt;/lastName&gt;&lt;/author&gt;&lt;/authors&gt;&lt;/publication&gt;&lt;publication&gt;&lt;uuid&gt;DCF82B77-A383-4F19-81E4-900244E32734&lt;/uuid&gt;&lt;volume&gt;25&lt;/volume&gt;&lt;doi&gt;10.1111/j.1420-9101.2012.02491.x&lt;/doi&gt;&lt;startpage&gt;981&lt;/startpage&gt;&lt;publication_date&gt;99201205001200000000220000&lt;/publication_date&gt;&lt;url&gt;http://eutils.ncbi.nlm.nih.gov/entrez/eutils/elink.fcgi?dbfrom=pubmed&amp;amp;id=22435703&amp;amp;retmode=ref&amp;amp;cmd=prlinks&lt;/url&gt;&lt;type&gt;400&lt;/type&gt;&lt;title&gt;Comparative analysis of encephalization in mammals reveals relaxed constraints on anthropoid primate and cetacean brain scaling.&lt;/title&gt;&lt;institution&gt;Center for Molecular Medicine and Genetics, Wayne State University School of Medicine, Detroit, MI, USA.&lt;/institution&gt;&lt;number&gt;5&lt;/number&gt;&lt;subtype&gt;400&lt;/subtype&gt;&lt;endpage&gt;994&lt;/endpage&gt;&lt;bundle&gt;&lt;publication&gt;&lt;title&gt;Journal of Evolutionary Biology&lt;/title&gt;&lt;type&gt;-100&lt;/type&gt;&lt;subtype&gt;-100&lt;/subtype&gt;&lt;uuid&gt;A47164B3-467E-4C56-AC5D-9447D0E1D8C5&lt;/uuid&gt;&lt;/publication&gt;&lt;/bundle&gt;&lt;authors&gt;&lt;author&gt;&lt;firstName&gt;A&lt;/firstName&gt;&lt;middleNames&gt;M&lt;/middleNames&gt;&lt;lastName&gt;Boddy&lt;/lastName&gt;&lt;/author&gt;&lt;author&gt;&lt;firstName&gt;M&lt;/firstName&gt;&lt;middleNames&gt;R&lt;/middleNames&gt;&lt;lastName&gt;McGowen&lt;/lastName&gt;&lt;/author&gt;&lt;author&gt;&lt;firstName&gt;C&lt;/firstName&gt;&lt;middleNames&gt;C&lt;/middleNames&gt;&lt;lastName&gt;Sherwood&lt;/lastName&gt;&lt;/author&gt;&lt;author&gt;&lt;firstName&gt;L&lt;/firstName&gt;&lt;middleNames&gt;I&lt;/middleNames&gt;&lt;lastName&gt;Grossman&lt;/lastName&gt;&lt;/author&gt;&lt;author&gt;&lt;firstName&gt;M&lt;/firstName&gt;&lt;lastName&gt;Goodman&lt;/lastName&gt;&lt;/author&gt;&lt;author&gt;&lt;firstName&gt;D&lt;/firstName&gt;&lt;middleNames&gt;E&lt;/middleNames&gt;&lt;lastName&gt;Wildman&lt;/lastName&gt;&lt;/author&gt;&lt;/authors&gt;&lt;/publication&gt;&lt;/publications&gt;&lt;cites&gt;&lt;/cites&gt;&lt;/citation&gt;</w:instrText>
      </w:r>
      <w:r w:rsidR="00B92EE2">
        <w:rPr>
          <w:rFonts w:ascii="Times New Roman" w:hAnsi="Times New Roman" w:cs="Times New Roman"/>
        </w:rPr>
        <w:fldChar w:fldCharType="separate"/>
      </w:r>
      <w:r w:rsidR="00D45F4E">
        <w:rPr>
          <w:rFonts w:ascii="Times New Roman" w:hAnsi="Times New Roman" w:cs="Times New Roman"/>
        </w:rPr>
        <w:t>(Montgomery et al., 2010; Boddy et al., 2012)</w:t>
      </w:r>
      <w:r w:rsidR="00B92EE2">
        <w:rPr>
          <w:rFonts w:ascii="Times New Roman" w:hAnsi="Times New Roman" w:cs="Times New Roman"/>
        </w:rPr>
        <w:fldChar w:fldCharType="end"/>
      </w:r>
      <w:r w:rsidR="00BF5F36">
        <w:rPr>
          <w:rFonts w:ascii="Times New Roman" w:hAnsi="Times New Roman" w:cs="Times New Roman"/>
        </w:rPr>
        <w:t xml:space="preserve">, </w:t>
      </w:r>
      <w:r w:rsidR="00A4745B">
        <w:rPr>
          <w:rFonts w:ascii="Times New Roman" w:hAnsi="Times New Roman" w:cs="Times New Roman"/>
        </w:rPr>
        <w:t>Carnivora</w:t>
      </w:r>
      <w:r w:rsidR="00BF5F36">
        <w:rPr>
          <w:rFonts w:ascii="Times New Roman" w:hAnsi="Times New Roman" w:cs="Times New Roman"/>
        </w:rPr>
        <w:t xml:space="preserve"> </w:t>
      </w:r>
      <w:r w:rsidR="00BF5F36">
        <w:rPr>
          <w:rFonts w:ascii="Times New Roman" w:hAnsi="Times New Roman" w:cs="Times New Roman"/>
        </w:rPr>
        <w:fldChar w:fldCharType="begin"/>
      </w:r>
      <w:r w:rsidR="006E3C20">
        <w:rPr>
          <w:rFonts w:ascii="Times New Roman" w:hAnsi="Times New Roman" w:cs="Times New Roman"/>
        </w:rPr>
        <w:instrText xml:space="preserve"> ADDIN PAPERS2_CITATIONS &lt;citation&gt;&lt;uuid&gt;0F93E2FC-294A-4076-8D43-AE3BC1866907&lt;/uuid&gt;&lt;priority&gt;0&lt;/priority&gt;&lt;publications&gt;&lt;publication&gt;&lt;uuid&gt;5FF3ACC4-A1B8-49DC-8D04-5EAC38177438&lt;/uuid&gt;&lt;volume&gt;61&lt;/volume&gt;&lt;doi&gt;10.1111/j.1558-5646.2007.00131.x&lt;/doi&gt;&lt;startpage&gt;1758&lt;/startpage&gt;&lt;publication_date&gt;99200707001200000000220000&lt;/publication_date&gt;&lt;url&gt;http://onlinelibrary.wiley.com/doi/10.1111/j.1558-5646.2007.00131.x/full&lt;/url&gt;&lt;type&gt;400&lt;/type&gt;&lt;title&gt;The evolution of encephalization in caniform carnivorans.&lt;/title&gt;&lt;publisher&gt;Blackwell Publishing Inc&lt;/publisher&gt;&lt;institution&gt;Committee on Evolutionary Biology, The University of Chicago, 1025 E. 57th St., Chicago, Illinois 60637, USA. johnf@uchicago.edu&lt;/institution&gt;&lt;number&gt;7&lt;/number&gt;&lt;subtype&gt;400&lt;/subtype&gt;&lt;endpage&gt;1772&lt;/endpage&gt;&lt;bundle&gt;&lt;publication&gt;&lt;title&gt;Evolution&lt;/title&gt;&lt;type&gt;-100&lt;/type&gt;&lt;subtype&gt;-100&lt;/subtype&gt;&lt;uuid&gt;11CCC7FE-B10E-4A83-8AA4-9B365865873C&lt;/uuid&gt;&lt;/publication&gt;&lt;/bundle&gt;&lt;authors&gt;&lt;author&gt;&lt;firstName&gt;John&lt;/firstName&gt;&lt;middleNames&gt;A&lt;/middleNames&gt;&lt;lastName&gt;Finarelli&lt;/lastName&gt;&lt;/author&gt;&lt;author&gt;&lt;firstName&gt;John&lt;/firstName&gt;&lt;middleNames&gt;J&lt;/middleNames&gt;&lt;lastName&gt;Flynn&lt;/lastName&gt;&lt;/author&gt;&lt;/authors&gt;&lt;/publication&gt;&lt;/publications&gt;&lt;cites&gt;&lt;/cites&gt;&lt;/citation&gt;</w:instrText>
      </w:r>
      <w:r w:rsidR="00BF5F36">
        <w:rPr>
          <w:rFonts w:ascii="Times New Roman" w:hAnsi="Times New Roman" w:cs="Times New Roman"/>
        </w:rPr>
        <w:fldChar w:fldCharType="separate"/>
      </w:r>
      <w:r w:rsidR="00D45F4E">
        <w:rPr>
          <w:rFonts w:ascii="Times New Roman" w:hAnsi="Times New Roman" w:cs="Times New Roman"/>
        </w:rPr>
        <w:t>(Finarelli and Flynn, 2007)</w:t>
      </w:r>
      <w:r w:rsidR="00BF5F36">
        <w:rPr>
          <w:rFonts w:ascii="Times New Roman" w:hAnsi="Times New Roman" w:cs="Times New Roman"/>
        </w:rPr>
        <w:fldChar w:fldCharType="end"/>
      </w:r>
      <w:r w:rsidR="00B92EE2">
        <w:rPr>
          <w:rFonts w:ascii="Times New Roman" w:hAnsi="Times New Roman" w:cs="Times New Roman"/>
        </w:rPr>
        <w:t xml:space="preserve">, </w:t>
      </w:r>
      <w:r w:rsidR="00A4745B">
        <w:rPr>
          <w:rFonts w:ascii="Times New Roman" w:hAnsi="Times New Roman" w:cs="Times New Roman"/>
        </w:rPr>
        <w:t>Cetacea</w:t>
      </w:r>
      <w:r w:rsidR="00B92EE2">
        <w:rPr>
          <w:rFonts w:ascii="Times New Roman" w:hAnsi="Times New Roman" w:cs="Times New Roman"/>
        </w:rPr>
        <w:t xml:space="preserve"> </w:t>
      </w:r>
      <w:r w:rsidR="00B92EE2">
        <w:rPr>
          <w:rFonts w:ascii="Times New Roman" w:hAnsi="Times New Roman" w:cs="Times New Roman"/>
        </w:rPr>
        <w:fldChar w:fldCharType="begin"/>
      </w:r>
      <w:r w:rsidR="006E3C20">
        <w:rPr>
          <w:rFonts w:ascii="Times New Roman" w:hAnsi="Times New Roman" w:cs="Times New Roman"/>
        </w:rPr>
        <w:instrText xml:space="preserve"> ADDIN PAPERS2_CITATIONS &lt;citation&gt;&lt;uuid&gt;F50EAB6D-E9B5-403C-AF50-EE7C2B5596DF&lt;/uuid&gt;&lt;priority&gt;0&lt;/priority&gt;&lt;publications&gt;&lt;publication&gt;&lt;uuid&gt;ADFA50D3-17A4-47E4-8F0D-BD608D086767&lt;/uuid&gt;&lt;volume&gt;67&lt;/volume&gt;&lt;accepted_date&gt;99201306131200000000222000&lt;/accepted_date&gt;&lt;doi&gt;10.1111/evo.12197&lt;/doi&gt;&lt;startpage&gt;3339&lt;/startpage&gt;&lt;publication_date&gt;99201311001200000000220000&lt;/publication_date&gt;&lt;url&gt;http://onlinelibrary.wiley.com/doi/10.1111/evo.12197/full&lt;/url&gt;&lt;type&gt;400&lt;/type&gt;&lt;title&gt;The evolutionary history of cetacean brain and body size.&lt;/title&gt;&lt;submission_date&gt;99201302261200000000222000&lt;/submission_date&gt;&lt;number&gt;11&lt;/number&gt;&lt;institution&gt;Department of Zoology, University of Cambridge, Downing Street, Cambridge, United Kingdom. stephen.montgomery@cantab.net.&lt;/institution&gt;&lt;subtype&gt;400&lt;/subtype&gt;&lt;endpage&gt;3353&lt;/endpage&gt;&lt;bundle&gt;&lt;publication&gt;&lt;title&gt;Evolution&lt;/title&gt;&lt;type&gt;-100&lt;/type&gt;&lt;subtype&gt;-100&lt;/subtype&gt;&lt;uuid&gt;11CCC7FE-B10E-4A83-8AA4-9B365865873C&lt;/uuid&gt;&lt;/publication&gt;&lt;/bundle&gt;&lt;authors&gt;&lt;author&gt;&lt;firstName&gt;Stephen&lt;/firstName&gt;&lt;middleNames&gt;H&lt;/middleNames&gt;&lt;lastName&gt;Montgomery&lt;/lastName&gt;&lt;/author&gt;&lt;author&gt;&lt;firstName&gt;Jonathan&lt;/firstName&gt;&lt;middleNames&gt;H&lt;/middleNames&gt;&lt;lastName&gt;Geisler&lt;/lastName&gt;&lt;/author&gt;&lt;author&gt;&lt;firstName&gt;Michael&lt;/firstName&gt;&lt;middleNames&gt;R&lt;/middleNames&gt;&lt;lastName&gt;McGowen&lt;/lastName&gt;&lt;/author&gt;&lt;author&gt;&lt;firstName&gt;Charlotte&lt;/firstName&gt;&lt;lastName&gt;Fox&lt;/lastName&gt;&lt;/author&gt;&lt;author&gt;&lt;firstName&gt;Lori&lt;/firstName&gt;&lt;lastName&gt;Marino&lt;/lastName&gt;&lt;/author&gt;&lt;author&gt;&lt;firstName&gt;John&lt;/firstName&gt;&lt;lastName&gt;Gatesy&lt;/lastName&gt;&lt;/author&gt;&lt;/authors&gt;&lt;/publication&gt;&lt;/publications&gt;&lt;cites&gt;&lt;/cites&gt;&lt;/citation&gt;</w:instrText>
      </w:r>
      <w:r w:rsidR="00B92EE2">
        <w:rPr>
          <w:rFonts w:ascii="Times New Roman" w:hAnsi="Times New Roman" w:cs="Times New Roman"/>
        </w:rPr>
        <w:fldChar w:fldCharType="separate"/>
      </w:r>
      <w:r w:rsidR="00D45F4E">
        <w:rPr>
          <w:rFonts w:ascii="Times New Roman" w:hAnsi="Times New Roman" w:cs="Times New Roman"/>
        </w:rPr>
        <w:t>(Montgomery et al., 2013)</w:t>
      </w:r>
      <w:r w:rsidR="00B92EE2">
        <w:rPr>
          <w:rFonts w:ascii="Times New Roman" w:hAnsi="Times New Roman" w:cs="Times New Roman"/>
        </w:rPr>
        <w:fldChar w:fldCharType="end"/>
      </w:r>
      <w:r w:rsidR="004C70CA">
        <w:rPr>
          <w:rFonts w:ascii="Times New Roman" w:hAnsi="Times New Roman" w:cs="Times New Roman"/>
        </w:rPr>
        <w:t xml:space="preserve"> and other mammalian taxa </w:t>
      </w:r>
      <w:r w:rsidR="004C70CA">
        <w:rPr>
          <w:rFonts w:ascii="Times New Roman" w:hAnsi="Times New Roman" w:cs="Times New Roman"/>
        </w:rPr>
        <w:fldChar w:fldCharType="begin"/>
      </w:r>
      <w:r w:rsidR="006E3C20">
        <w:rPr>
          <w:rFonts w:ascii="Times New Roman" w:hAnsi="Times New Roman" w:cs="Times New Roman"/>
        </w:rPr>
        <w:instrText xml:space="preserve"> ADDIN PAPERS2_CITATIONS &lt;citation&gt;&lt;uuid&gt;2BC8AD48-7EA3-47D4-9422-C094FBA5C806&lt;/uuid&gt;&lt;priority&gt;0&lt;/priority&gt;&lt;publications&gt;&lt;publication&gt;&lt;uuid&gt;DCF82B77-A383-4F19-81E4-900244E32734&lt;/uuid&gt;&lt;volume&gt;25&lt;/volume&gt;&lt;doi&gt;10.1111/j.1420-9101.2012.02491.x&lt;/doi&gt;&lt;startpage&gt;981&lt;/startpage&gt;&lt;publication_date&gt;99201205001200000000220000&lt;/publication_date&gt;&lt;url&gt;http://eutils.ncbi.nlm.nih.gov/entrez/eutils/elink.fcgi?dbfrom=pubmed&amp;amp;id=22435703&amp;amp;retmode=ref&amp;amp;cmd=prlinks&lt;/url&gt;&lt;type&gt;400&lt;/type&gt;&lt;title&gt;Comparative analysis of encephalization in mammals reveals relaxed constraints on anthropoid primate and cetacean brain scaling.&lt;/title&gt;&lt;institution&gt;Center for Molecular Medicine and Genetics, Wayne State University School of Medicine, Detroit, MI, USA.&lt;/institution&gt;&lt;number&gt;5&lt;/number&gt;&lt;subtype&gt;400&lt;/subtype&gt;&lt;endpage&gt;994&lt;/endpage&gt;&lt;bundle&gt;&lt;publication&gt;&lt;title&gt;Journal of Evolutionary Biology&lt;/title&gt;&lt;type&gt;-100&lt;/type&gt;&lt;subtype&gt;-100&lt;/subtype&gt;&lt;uuid&gt;A47164B3-467E-4C56-AC5D-9447D0E1D8C5&lt;/uuid&gt;&lt;/publication&gt;&lt;/bundle&gt;&lt;authors&gt;&lt;author&gt;&lt;firstName&gt;A&lt;/firstName&gt;&lt;middleNames&gt;M&lt;/middleNames&gt;&lt;lastName&gt;Boddy&lt;/lastName&gt;&lt;/author&gt;&lt;author&gt;&lt;firstName&gt;M&lt;/firstName&gt;&lt;middleNames&gt;R&lt;/middleNames&gt;&lt;lastName&gt;McGowen&lt;/lastName&gt;&lt;/author&gt;&lt;author&gt;&lt;firstName&gt;C&lt;/firstName&gt;&lt;middleNames&gt;C&lt;/middleNames&gt;&lt;lastName&gt;Sherwood&lt;/lastName&gt;&lt;/author&gt;&lt;author&gt;&lt;firstName&gt;L&lt;/firstName&gt;&lt;middleNames&gt;I&lt;/middleNames&gt;&lt;lastName&gt;Grossman&lt;/lastName&gt;&lt;/author&gt;&lt;author&gt;&lt;firstName&gt;M&lt;/firstName&gt;&lt;lastName&gt;Goodman&lt;/lastName&gt;&lt;/author&gt;&lt;author&gt;&lt;firstName&gt;D&lt;/firstName&gt;&lt;middleNames&gt;E&lt;/middleNames&gt;&lt;lastName&gt;Wildman&lt;/lastName&gt;&lt;/author&gt;&lt;/authors&gt;&lt;/publication&gt;&lt;/publications&gt;&lt;cites&gt;&lt;/cites&gt;&lt;/citation&gt;</w:instrText>
      </w:r>
      <w:r w:rsidR="004C70CA">
        <w:rPr>
          <w:rFonts w:ascii="Times New Roman" w:hAnsi="Times New Roman" w:cs="Times New Roman"/>
        </w:rPr>
        <w:fldChar w:fldCharType="separate"/>
      </w:r>
      <w:r w:rsidR="00D45F4E">
        <w:rPr>
          <w:rFonts w:ascii="Times New Roman" w:hAnsi="Times New Roman" w:cs="Times New Roman"/>
        </w:rPr>
        <w:t>(Boddy et al., 2012)</w:t>
      </w:r>
      <w:r w:rsidR="004C70CA">
        <w:rPr>
          <w:rFonts w:ascii="Times New Roman" w:hAnsi="Times New Roman" w:cs="Times New Roman"/>
        </w:rPr>
        <w:fldChar w:fldCharType="end"/>
      </w:r>
      <w:r w:rsidR="004C70CA">
        <w:rPr>
          <w:rFonts w:ascii="Times New Roman" w:hAnsi="Times New Roman" w:cs="Times New Roman"/>
        </w:rPr>
        <w:t>.</w:t>
      </w:r>
      <w:r w:rsidR="00E64E00">
        <w:rPr>
          <w:rFonts w:ascii="Times New Roman" w:hAnsi="Times New Roman" w:cs="Times New Roman"/>
        </w:rPr>
        <w:t xml:space="preserve"> </w:t>
      </w:r>
      <w:r w:rsidR="00757AF1">
        <w:rPr>
          <w:rFonts w:ascii="Times New Roman" w:hAnsi="Times New Roman" w:cs="Times New Roman"/>
        </w:rPr>
        <w:t>Here we employ both</w:t>
      </w:r>
      <w:r w:rsidR="00AB717F">
        <w:rPr>
          <w:rFonts w:ascii="Times New Roman" w:hAnsi="Times New Roman" w:cs="Times New Roman"/>
        </w:rPr>
        <w:t xml:space="preserve"> </w:t>
      </w:r>
      <w:r w:rsidR="004C70CA">
        <w:rPr>
          <w:rFonts w:ascii="Times New Roman" w:hAnsi="Times New Roman" w:cs="Times New Roman"/>
        </w:rPr>
        <w:t>fossil and ancestral</w:t>
      </w:r>
      <w:r w:rsidR="00AB717F">
        <w:rPr>
          <w:rFonts w:ascii="Times New Roman" w:hAnsi="Times New Roman" w:cs="Times New Roman"/>
        </w:rPr>
        <w:t xml:space="preserve"> </w:t>
      </w:r>
      <w:r w:rsidR="004C70CA">
        <w:rPr>
          <w:rFonts w:ascii="Times New Roman" w:hAnsi="Times New Roman" w:cs="Times New Roman"/>
        </w:rPr>
        <w:t xml:space="preserve">CCs </w:t>
      </w:r>
      <w:r w:rsidR="00757AF1">
        <w:rPr>
          <w:rFonts w:ascii="Times New Roman" w:hAnsi="Times New Roman" w:cs="Times New Roman"/>
        </w:rPr>
        <w:t>in our analyses under the supposition that</w:t>
      </w:r>
      <w:r w:rsidR="00AB717F">
        <w:rPr>
          <w:rFonts w:ascii="Times New Roman" w:hAnsi="Times New Roman" w:cs="Times New Roman"/>
        </w:rPr>
        <w:t xml:space="preserve"> concurrence</w:t>
      </w:r>
      <w:r w:rsidR="00352311">
        <w:rPr>
          <w:rFonts w:ascii="Times New Roman" w:hAnsi="Times New Roman" w:cs="Times New Roman"/>
        </w:rPr>
        <w:t xml:space="preserve"> of results</w:t>
      </w:r>
      <w:r w:rsidR="00AB717F">
        <w:rPr>
          <w:rFonts w:ascii="Times New Roman" w:hAnsi="Times New Roman" w:cs="Times New Roman"/>
        </w:rPr>
        <w:t xml:space="preserve"> between both methods increases the likelihood that any observed </w:t>
      </w:r>
      <w:r w:rsidR="00082244">
        <w:rPr>
          <w:rFonts w:ascii="Times New Roman" w:hAnsi="Times New Roman" w:cs="Times New Roman"/>
        </w:rPr>
        <w:t>relationships betw</w:t>
      </w:r>
      <w:r w:rsidR="00B177B5">
        <w:rPr>
          <w:rFonts w:ascii="Times New Roman" w:hAnsi="Times New Roman" w:cs="Times New Roman"/>
        </w:rPr>
        <w:t xml:space="preserve">een </w:t>
      </w:r>
      <w:r w:rsidR="00082244">
        <w:rPr>
          <w:rFonts w:ascii="Times New Roman" w:hAnsi="Times New Roman" w:cs="Times New Roman"/>
        </w:rPr>
        <w:t>CC and climate</w:t>
      </w:r>
      <w:r w:rsidR="00AB717F">
        <w:rPr>
          <w:rFonts w:ascii="Times New Roman" w:hAnsi="Times New Roman" w:cs="Times New Roman"/>
        </w:rPr>
        <w:t xml:space="preserve"> are in fact real evolutionary phenomena.</w:t>
      </w:r>
      <w:r w:rsidR="00EC468E">
        <w:rPr>
          <w:rFonts w:ascii="Times New Roman" w:hAnsi="Times New Roman" w:cs="Times New Roman"/>
        </w:rPr>
        <w:t xml:space="preserve"> </w:t>
      </w:r>
    </w:p>
    <w:p w14:paraId="369ECD38" w14:textId="1717869F" w:rsidR="005110F7" w:rsidRPr="00534072" w:rsidRDefault="00243855" w:rsidP="00AB717F">
      <w:pPr>
        <w:ind w:firstLine="720"/>
        <w:rPr>
          <w:rFonts w:ascii="Times New Roman" w:hAnsi="Times New Roman" w:cs="Times New Roman"/>
        </w:rPr>
      </w:pPr>
      <w:r>
        <w:rPr>
          <w:rFonts w:ascii="Times New Roman" w:hAnsi="Times New Roman" w:cs="Times New Roman"/>
        </w:rPr>
        <w:t xml:space="preserve">The second goal </w:t>
      </w:r>
      <w:r w:rsidR="00AB717F">
        <w:rPr>
          <w:rFonts w:ascii="Times New Roman" w:hAnsi="Times New Roman" w:cs="Times New Roman"/>
        </w:rPr>
        <w:t>was</w:t>
      </w:r>
      <w:r>
        <w:rPr>
          <w:rFonts w:ascii="Times New Roman" w:hAnsi="Times New Roman" w:cs="Times New Roman"/>
        </w:rPr>
        <w:t xml:space="preserve"> to test for potential relationships between</w:t>
      </w:r>
      <w:r w:rsidR="003B1651">
        <w:rPr>
          <w:rFonts w:ascii="Times New Roman" w:hAnsi="Times New Roman" w:cs="Times New Roman"/>
        </w:rPr>
        <w:t xml:space="preserve"> changes in CC and changes in global climate, </w:t>
      </w:r>
      <w:r w:rsidR="00FE08D6">
        <w:rPr>
          <w:rFonts w:ascii="Times New Roman" w:hAnsi="Times New Roman" w:cs="Times New Roman"/>
        </w:rPr>
        <w:t>using the deep-sea o</w:t>
      </w:r>
      <w:r w:rsidR="003B1651">
        <w:rPr>
          <w:rFonts w:ascii="Times New Roman" w:hAnsi="Times New Roman" w:cs="Times New Roman"/>
        </w:rPr>
        <w:t>xygen isotope record as a proxy</w:t>
      </w:r>
      <w:r w:rsidR="00B6581E" w:rsidRPr="00534072">
        <w:rPr>
          <w:rFonts w:ascii="Times New Roman" w:hAnsi="Times New Roman" w:cs="Times New Roman"/>
        </w:rPr>
        <w:t xml:space="preserve">. </w:t>
      </w:r>
      <w:r w:rsidR="003B1651">
        <w:rPr>
          <w:rFonts w:ascii="Times New Roman" w:hAnsi="Times New Roman" w:cs="Times New Roman"/>
        </w:rPr>
        <w:t xml:space="preserve">In order to address the </w:t>
      </w:r>
      <w:r w:rsidR="00163C2D">
        <w:rPr>
          <w:rFonts w:ascii="Times New Roman" w:hAnsi="Times New Roman" w:cs="Times New Roman"/>
        </w:rPr>
        <w:t>possibility</w:t>
      </w:r>
      <w:r w:rsidR="003B1651">
        <w:rPr>
          <w:rFonts w:ascii="Times New Roman" w:hAnsi="Times New Roman" w:cs="Times New Roman"/>
        </w:rPr>
        <w:t xml:space="preserve"> of multiple climatic factors simultaneously bein</w:t>
      </w:r>
      <w:r w:rsidR="00FB76D2">
        <w:rPr>
          <w:rFonts w:ascii="Times New Roman" w:hAnsi="Times New Roman" w:cs="Times New Roman"/>
        </w:rPr>
        <w:t xml:space="preserve">g important for brain evolution, </w:t>
      </w:r>
      <w:r w:rsidR="00FE08D6">
        <w:rPr>
          <w:rFonts w:ascii="Times New Roman" w:hAnsi="Times New Roman" w:cs="Times New Roman"/>
        </w:rPr>
        <w:t xml:space="preserve">we used multiple regression models with </w:t>
      </w:r>
      <w:r w:rsidR="005D76BA">
        <w:rPr>
          <w:rFonts w:ascii="Times New Roman" w:hAnsi="Times New Roman" w:cs="Times New Roman"/>
        </w:rPr>
        <w:t>CC</w:t>
      </w:r>
      <w:r w:rsidR="00FE08D6">
        <w:rPr>
          <w:rFonts w:ascii="Times New Roman" w:hAnsi="Times New Roman" w:cs="Times New Roman"/>
        </w:rPr>
        <w:t xml:space="preserve"> as the </w:t>
      </w:r>
      <w:r w:rsidR="00FB76D2">
        <w:rPr>
          <w:rFonts w:ascii="Times New Roman" w:hAnsi="Times New Roman" w:cs="Times New Roman"/>
        </w:rPr>
        <w:t>response</w:t>
      </w:r>
      <w:r w:rsidR="00FE08D6">
        <w:rPr>
          <w:rFonts w:ascii="Times New Roman" w:hAnsi="Times New Roman" w:cs="Times New Roman"/>
        </w:rPr>
        <w:t xml:space="preserve"> variable and three different measures of c</w:t>
      </w:r>
      <w:r w:rsidR="00F66B0F">
        <w:rPr>
          <w:rFonts w:ascii="Times New Roman" w:hAnsi="Times New Roman" w:cs="Times New Roman"/>
        </w:rPr>
        <w:t>limatic change as the predictor</w:t>
      </w:r>
      <w:r w:rsidR="00FE08D6">
        <w:rPr>
          <w:rFonts w:ascii="Times New Roman" w:hAnsi="Times New Roman" w:cs="Times New Roman"/>
        </w:rPr>
        <w:t xml:space="preserve"> variables. Each climatic measure was intended to capture a different climatic hypothesis</w:t>
      </w:r>
      <w:r w:rsidR="00A102D1" w:rsidRPr="00534072">
        <w:rPr>
          <w:rFonts w:ascii="Times New Roman" w:hAnsi="Times New Roman" w:cs="Times New Roman"/>
        </w:rPr>
        <w:t>:</w:t>
      </w:r>
    </w:p>
    <w:p w14:paraId="6F5F4718" w14:textId="4E56FF9A" w:rsidR="00A102D1" w:rsidRDefault="00FE08D6" w:rsidP="00A60175">
      <w:pPr>
        <w:ind w:left="720"/>
        <w:rPr>
          <w:rFonts w:ascii="Times New Roman" w:hAnsi="Times New Roman" w:cs="Times New Roman"/>
        </w:rPr>
      </w:pPr>
      <w:r>
        <w:rPr>
          <w:rFonts w:ascii="Times New Roman" w:hAnsi="Times New Roman" w:cs="Times New Roman"/>
        </w:rPr>
        <w:t>1</w:t>
      </w:r>
      <w:r w:rsidR="00A60175" w:rsidRPr="00534072">
        <w:rPr>
          <w:rFonts w:ascii="Times New Roman" w:hAnsi="Times New Roman" w:cs="Times New Roman"/>
        </w:rPr>
        <w:t xml:space="preserve">) </w:t>
      </w:r>
      <w:r>
        <w:rPr>
          <w:rFonts w:ascii="Times New Roman" w:hAnsi="Times New Roman" w:cs="Times New Roman"/>
          <w:i/>
        </w:rPr>
        <w:t>Trend</w:t>
      </w:r>
      <w:r w:rsidR="005D76BA">
        <w:rPr>
          <w:rFonts w:ascii="Times New Roman" w:hAnsi="Times New Roman" w:cs="Times New Roman"/>
        </w:rPr>
        <w:t xml:space="preserve">: This measure represents </w:t>
      </w:r>
      <w:r w:rsidR="00C51D2F">
        <w:rPr>
          <w:rFonts w:ascii="Times New Roman" w:hAnsi="Times New Roman" w:cs="Times New Roman"/>
        </w:rPr>
        <w:t>directional change</w:t>
      </w:r>
      <w:r w:rsidR="001A5441">
        <w:rPr>
          <w:rFonts w:ascii="Times New Roman" w:hAnsi="Times New Roman" w:cs="Times New Roman"/>
        </w:rPr>
        <w:t>-based hypotheses (e.g.</w:t>
      </w:r>
      <w:r w:rsidR="00846DC0">
        <w:rPr>
          <w:rFonts w:ascii="Times New Roman" w:hAnsi="Times New Roman" w:cs="Times New Roman"/>
        </w:rPr>
        <w:t xml:space="preserve"> </w:t>
      </w:r>
      <w:r w:rsidR="0066558B">
        <w:rPr>
          <w:rFonts w:ascii="Times New Roman" w:hAnsi="Times New Roman" w:cs="Times New Roman"/>
        </w:rPr>
        <w:t>deMenoca</w:t>
      </w:r>
      <w:r w:rsidR="003A71A3">
        <w:rPr>
          <w:rFonts w:ascii="Times New Roman" w:hAnsi="Times New Roman" w:cs="Times New Roman"/>
        </w:rPr>
        <w:t>l’s</w:t>
      </w:r>
      <w:r w:rsidR="0069711B">
        <w:rPr>
          <w:rFonts w:ascii="Times New Roman" w:hAnsi="Times New Roman" w:cs="Times New Roman"/>
        </w:rPr>
        <w:t xml:space="preserve"> </w:t>
      </w:r>
      <w:r w:rsidR="00DC51C2">
        <w:rPr>
          <w:rFonts w:ascii="Times New Roman" w:hAnsi="Times New Roman" w:cs="Times New Roman"/>
        </w:rPr>
        <w:fldChar w:fldCharType="begin"/>
      </w:r>
      <w:r w:rsidR="006E3C20">
        <w:rPr>
          <w:rFonts w:ascii="Times New Roman" w:hAnsi="Times New Roman" w:cs="Times New Roman"/>
        </w:rPr>
        <w:instrText xml:space="preserve"> ADDIN PAPERS2_CITATIONS &lt;citation&gt;&lt;uuid&gt;3BED21B5-D041-4113-A68F-E9B429478F51&lt;/uuid&gt;&lt;priority&gt;0&lt;/priority&gt;&lt;publications&gt;&lt;publication&gt;&lt;volume&gt;220&lt;/volume&gt;&lt;publication_date&gt;99200403001200000000220000&lt;/publication_date&gt;&lt;number&gt;1-2&lt;/number&gt;&lt;doi&gt;10.1016/S0012-821X(04)00003-2&lt;/doi&gt;&lt;startpage&gt;3&lt;/startpage&gt;&lt;title&gt;African climate change and faunal evolution during the Pliocene–Pleistocene&lt;/title&gt;&lt;uuid&gt;32149A72-AE6B-4937-A56B-056260115C06&lt;/uuid&gt;&lt;subtype&gt;400&lt;/subtype&gt;&lt;endpage&gt;24&lt;/endpage&gt;&lt;type&gt;400&lt;/type&gt;&lt;url&gt;http://linkinghub.elsevier.com/retrieve/pii/S0012821X04000032&lt;/url&gt;&lt;bundle&gt;&lt;publication&gt;&lt;publisher&gt;Elsevier B.V.&lt;/publisher&gt;&lt;title&gt;Earth and Planetary Science Letters&lt;/title&gt;&lt;type&gt;-100&lt;/type&gt;&lt;subtype&gt;-100&lt;/subtype&gt;&lt;uuid&gt;CA05172C-887B-4F53-A37E-9279EC73185B&lt;/uuid&gt;&lt;/publication&gt;&lt;/bundle&gt;&lt;authors&gt;&lt;author&gt;&lt;firstName&gt;Peter&lt;/firstName&gt;&lt;middleNames&gt;B&lt;/middleNames&gt;&lt;lastName&gt;deMenocal&lt;/lastName&gt;&lt;/author&gt;&lt;/authors&gt;&lt;/publication&gt;&lt;/publications&gt;&lt;cites&gt;&lt;cite&gt;&lt;suppress&gt;A&lt;/suppress&gt;&lt;/cite&gt;&lt;/cites&gt;&lt;/citation&gt;</w:instrText>
      </w:r>
      <w:r w:rsidR="00DC51C2">
        <w:rPr>
          <w:rFonts w:ascii="Times New Roman" w:hAnsi="Times New Roman" w:cs="Times New Roman"/>
        </w:rPr>
        <w:fldChar w:fldCharType="separate"/>
      </w:r>
      <w:r w:rsidR="00DC51C2">
        <w:rPr>
          <w:rFonts w:ascii="Times New Roman" w:hAnsi="Times New Roman" w:cs="Times New Roman"/>
        </w:rPr>
        <w:t>(2004)</w:t>
      </w:r>
      <w:r w:rsidR="00DC51C2">
        <w:rPr>
          <w:rFonts w:ascii="Times New Roman" w:hAnsi="Times New Roman" w:cs="Times New Roman"/>
        </w:rPr>
        <w:fldChar w:fldCharType="end"/>
      </w:r>
      <w:r w:rsidR="003A71A3">
        <w:rPr>
          <w:rFonts w:ascii="Times New Roman" w:hAnsi="Times New Roman" w:cs="Times New Roman"/>
        </w:rPr>
        <w:t xml:space="preserve"> aridity hypothesis </w:t>
      </w:r>
      <w:r w:rsidR="001A5441">
        <w:rPr>
          <w:rFonts w:ascii="Times New Roman" w:hAnsi="Times New Roman" w:cs="Times New Roman"/>
        </w:rPr>
        <w:t>)</w:t>
      </w:r>
      <w:r w:rsidR="005D76BA">
        <w:rPr>
          <w:rFonts w:ascii="Times New Roman" w:hAnsi="Times New Roman" w:cs="Times New Roman"/>
        </w:rPr>
        <w:t>, which predict that t</w:t>
      </w:r>
      <w:r w:rsidR="00A60175" w:rsidRPr="00534072">
        <w:rPr>
          <w:rFonts w:ascii="Times New Roman" w:hAnsi="Times New Roman" w:cs="Times New Roman"/>
        </w:rPr>
        <w:t xml:space="preserve">rends towards colder temperatures and increased </w:t>
      </w:r>
      <w:r w:rsidR="005D76BA">
        <w:rPr>
          <w:rFonts w:ascii="Times New Roman" w:hAnsi="Times New Roman" w:cs="Times New Roman"/>
        </w:rPr>
        <w:t>aridity</w:t>
      </w:r>
      <w:r w:rsidR="00A60175" w:rsidRPr="00534072">
        <w:rPr>
          <w:rFonts w:ascii="Times New Roman" w:hAnsi="Times New Roman" w:cs="Times New Roman"/>
        </w:rPr>
        <w:t xml:space="preserve"> correlate with increased </w:t>
      </w:r>
      <w:r w:rsidR="005D76BA">
        <w:rPr>
          <w:rFonts w:ascii="Times New Roman" w:hAnsi="Times New Roman" w:cs="Times New Roman"/>
        </w:rPr>
        <w:t>CC</w:t>
      </w:r>
      <w:r w:rsidR="00B81CB5">
        <w:rPr>
          <w:rFonts w:ascii="Times New Roman" w:hAnsi="Times New Roman" w:cs="Times New Roman"/>
        </w:rPr>
        <w:t xml:space="preserve"> in </w:t>
      </w:r>
      <w:r w:rsidR="00A41265">
        <w:rPr>
          <w:rFonts w:ascii="Times New Roman" w:hAnsi="Times New Roman" w:cs="Times New Roman"/>
        </w:rPr>
        <w:t>Hominin</w:t>
      </w:r>
      <w:r w:rsidR="00B81CB5">
        <w:rPr>
          <w:rFonts w:ascii="Times New Roman" w:hAnsi="Times New Roman" w:cs="Times New Roman"/>
        </w:rPr>
        <w:t>s</w:t>
      </w:r>
      <w:r w:rsidR="00A60175" w:rsidRPr="00534072">
        <w:rPr>
          <w:rFonts w:ascii="Times New Roman" w:hAnsi="Times New Roman" w:cs="Times New Roman"/>
        </w:rPr>
        <w:t>.</w:t>
      </w:r>
      <w:r w:rsidR="005D76BA">
        <w:rPr>
          <w:rFonts w:ascii="Times New Roman" w:hAnsi="Times New Roman" w:cs="Times New Roman"/>
        </w:rPr>
        <w:t xml:space="preserve"> This was quantified as mean oxygen isotope values</w:t>
      </w:r>
      <w:r w:rsidR="00011F8B">
        <w:rPr>
          <w:rFonts w:ascii="Times New Roman" w:hAnsi="Times New Roman" w:cs="Times New Roman"/>
        </w:rPr>
        <w:t xml:space="preserve"> in a given interval</w:t>
      </w:r>
      <w:r w:rsidR="005D76BA">
        <w:rPr>
          <w:rFonts w:ascii="Times New Roman" w:hAnsi="Times New Roman" w:cs="Times New Roman"/>
        </w:rPr>
        <w:t>.</w:t>
      </w:r>
    </w:p>
    <w:p w14:paraId="67F5C0A0" w14:textId="3D0F77E9" w:rsidR="00FE08D6" w:rsidRPr="00534072" w:rsidRDefault="00FE08D6" w:rsidP="005D76BA">
      <w:pPr>
        <w:ind w:left="720"/>
        <w:rPr>
          <w:rFonts w:ascii="Times New Roman" w:hAnsi="Times New Roman" w:cs="Times New Roman"/>
        </w:rPr>
      </w:pPr>
      <w:r>
        <w:rPr>
          <w:rFonts w:ascii="Times New Roman" w:hAnsi="Times New Roman" w:cs="Times New Roman"/>
        </w:rPr>
        <w:t>2</w:t>
      </w:r>
      <w:r w:rsidRPr="00534072">
        <w:rPr>
          <w:rFonts w:ascii="Times New Roman" w:hAnsi="Times New Roman" w:cs="Times New Roman"/>
        </w:rPr>
        <w:t xml:space="preserve">) </w:t>
      </w:r>
      <w:r w:rsidRPr="00534072">
        <w:rPr>
          <w:rFonts w:ascii="Times New Roman" w:hAnsi="Times New Roman" w:cs="Times New Roman"/>
          <w:i/>
        </w:rPr>
        <w:t>Variability</w:t>
      </w:r>
      <w:r w:rsidR="005D76BA">
        <w:rPr>
          <w:rFonts w:ascii="Times New Roman" w:hAnsi="Times New Roman" w:cs="Times New Roman"/>
        </w:rPr>
        <w:t>: This measure rep</w:t>
      </w:r>
      <w:r w:rsidR="00545EF6">
        <w:rPr>
          <w:rFonts w:ascii="Times New Roman" w:hAnsi="Times New Roman" w:cs="Times New Roman"/>
        </w:rPr>
        <w:t>resents</w:t>
      </w:r>
      <w:r w:rsidR="007F2F76">
        <w:rPr>
          <w:rFonts w:ascii="Times New Roman" w:hAnsi="Times New Roman" w:cs="Times New Roman"/>
        </w:rPr>
        <w:t xml:space="preserve"> variability-based</w:t>
      </w:r>
      <w:r w:rsidR="00545EF6">
        <w:rPr>
          <w:rFonts w:ascii="Times New Roman" w:hAnsi="Times New Roman" w:cs="Times New Roman"/>
        </w:rPr>
        <w:t xml:space="preserve"> hypotheses </w:t>
      </w:r>
      <w:r w:rsidR="007F2F76">
        <w:rPr>
          <w:rFonts w:ascii="Times New Roman" w:hAnsi="Times New Roman" w:cs="Times New Roman"/>
        </w:rPr>
        <w:t>(e.g.</w:t>
      </w:r>
      <w:r w:rsidR="00545EF6">
        <w:rPr>
          <w:rFonts w:ascii="Times New Roman" w:hAnsi="Times New Roman" w:cs="Times New Roman"/>
        </w:rPr>
        <w:t xml:space="preserve"> Pott</w:t>
      </w:r>
      <w:r w:rsidR="005D76BA">
        <w:rPr>
          <w:rFonts w:ascii="Times New Roman" w:hAnsi="Times New Roman" w:cs="Times New Roman"/>
        </w:rPr>
        <w:t>s</w:t>
      </w:r>
      <w:r w:rsidR="00545EF6">
        <w:rPr>
          <w:rFonts w:ascii="Times New Roman" w:hAnsi="Times New Roman" w:cs="Times New Roman"/>
        </w:rPr>
        <w:t>’</w:t>
      </w:r>
      <w:r w:rsidR="005D76BA">
        <w:rPr>
          <w:rFonts w:ascii="Times New Roman" w:hAnsi="Times New Roman" w:cs="Times New Roman"/>
        </w:rPr>
        <w:t xml:space="preserve"> </w:t>
      </w:r>
      <w:r w:rsidR="00BC1175">
        <w:rPr>
          <w:rFonts w:ascii="Times New Roman" w:hAnsi="Times New Roman" w:cs="Times New Roman"/>
        </w:rPr>
        <w:fldChar w:fldCharType="begin"/>
      </w:r>
      <w:r w:rsidR="006E3C20">
        <w:rPr>
          <w:rFonts w:ascii="Times New Roman" w:hAnsi="Times New Roman" w:cs="Times New Roman"/>
        </w:rPr>
        <w:instrText xml:space="preserve"> ADDIN PAPERS2_CITATIONS &lt;citation&gt;&lt;uuid&gt;BC84403D-46D7-49B5-8378-F4DD3C53CB2C&lt;/uuid&gt;&lt;priority&gt;0&lt;/priority&gt;&lt;publications&gt;&lt;publication&gt;&lt;volume&gt;53&lt;/volume&gt;&lt;publication_date&gt;99201212001200000000220000&lt;/publication_date&gt;&lt;number&gt;S6&lt;/number&gt;&lt;doi&gt;10.1086/667704&lt;/doi&gt;&lt;startpage&gt;S299&lt;/startpage&gt;&lt;title&gt;Environmental and Behavioral Evidence Pertaining to the Evolution of Early Homo&lt;/title&gt;&lt;uuid&gt;2D87DFED-54A8-4FF1-82C1-EA7FA65E64F5&lt;/uuid&gt;&lt;subtype&gt;400&lt;/subtype&gt;&lt;endpage&gt;S317&lt;/endpage&gt;&lt;type&gt;400&lt;/type&gt;&lt;url&gt;http://www.jstor.org/stable/info/10.1086/667704&lt;/url&gt;&lt;bundle&gt;&lt;publication&gt;&lt;publisher&gt;The University of Chicago Press&lt;/publisher&gt;&lt;title&gt;Current Anthropology&lt;/title&gt;&lt;type&gt;-100&lt;/type&gt;&lt;subtype&gt;-100&lt;/subtype&gt;&lt;uuid&gt;FD8F4165-70D7-44F8-93AB-E7D9C7F5CB4D&lt;/uuid&gt;&lt;/publication&gt;&lt;/bundle&gt;&lt;authors&gt;&lt;author&gt;&lt;firstName&gt;Richard&lt;/firstName&gt;&lt;lastName&gt;Potts&lt;/lastName&gt;&lt;/author&gt;&lt;/authors&gt;&lt;/publication&gt;&lt;publication&gt;&lt;volume&gt;273&lt;/volume&gt;&lt;publication_date&gt;99199600001200000000200000&lt;/publication_date&gt;&lt;number&gt;5277&lt;/number&gt;&lt;startpage&gt;922&lt;/startpage&gt;&lt;title&gt;Evolution and climate variability&lt;/title&gt;&lt;uuid&gt;B5F9F3EA-860C-474A-8979-F0D3865446BA&lt;/uuid&gt;&lt;subtype&gt;400&lt;/subtype&gt;&lt;publisher&gt;American Association for the Advancement of Science&lt;/publisher&gt;&lt;type&gt;400&lt;/type&gt;&lt;endpage&gt;923&lt;/endpage&gt;&lt;url&gt;http://www.sciencemag.org/content/273/5277/922.short&lt;/url&gt;&lt;bundle&gt;&lt;publication&gt;&lt;title&gt;Science&lt;/title&gt;&lt;type&gt;-100&lt;/type&gt;&lt;subtype&gt;-100&lt;/subtype&gt;&lt;uuid&gt;8E97A13A-F8DE-467E-88CF-00434DA3F570&lt;/uuid&gt;&lt;/publication&gt;&lt;/bundle&gt;&lt;authors&gt;&lt;author&gt;&lt;firstName&gt;Richard&lt;/firstName&gt;&lt;lastName&gt;Potts&lt;/lastName&gt;&lt;/author&gt;&lt;/authors&gt;&lt;/publication&gt;&lt;publication&gt;&lt;uuid&gt;5E0378E7-67C0-4CDB-8E3E-002808DDE87D&lt;/uuid&gt;&lt;volume&gt;Suppl 27&lt;/volume&gt;&lt;doi&gt;10.1002/(SICI)1096-8644(1998)107:27+&amp;lt;93::AID-AJPA5&amp;gt;3.0.CO;2-X&lt;/doi&gt;&lt;startpage&gt;93&lt;/startpage&gt;&lt;publication_date&gt;99199800001200000000200000&lt;/publication_date&gt;&lt;url&gt;http://eutils.ncbi.nlm.nih.gov/entrez/eutils/elink.fcgi?dbfrom=pubmed&amp;amp;id=9881524&amp;amp;retmode=ref&amp;amp;cmd=prlinks&lt;/url&gt;&lt;type&gt;400&lt;/type&gt;&lt;title&gt;Environmental hypotheses of hominin evolution.&lt;/title&gt;&lt;location&gt;&amp;lt;html&amp;gt;&amp;lt;head&amp;gt;&amp;lt;meta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Home&amp;lt;/a&amp;gt;&amp;lt;/div&amp;gt;&amp;lt;/body&amp;gt;&amp;lt;/html&amp;gt;&lt;/location&gt;&lt;institution&gt;Human Origins Program, National Museum of Natural History, Smithsonian Institution, Washington, DC 20560-0112, USA.&lt;/institution&gt;&lt;number&gt;&lt;/number&gt;&lt;subtype&gt;400&lt;/subtype&gt;&lt;endpage&gt;136&lt;/endpage&gt;&lt;bundle&gt;&lt;publication&gt;&lt;title&gt;American journal of physical anthropology&lt;/title&gt;&lt;type&gt;-100&lt;/type&gt;&lt;subtype&gt;-100&lt;/subtype&gt;&lt;uuid&gt;B4C50CE8-AD2F-4622-9A68-0649F09ACC8F&lt;/uuid&gt;&lt;/publication&gt;&lt;/bundle&gt;&lt;authors&gt;&lt;author&gt;&lt;firstName&gt;R&lt;/firstName&gt;&lt;lastName&gt;Potts&lt;/lastName&gt;&lt;/author&gt;&lt;/authors&gt;&lt;/publication&gt;&lt;publication&gt;&lt;volume&gt;73&lt;/volume&gt;&lt;publication_date&gt;99201308001200000000220000&lt;/publication_date&gt;&lt;doi&gt;10.1016/j.quascirev.2013.04.003&lt;/doi&gt;&lt;startpage&gt;1&lt;/startpage&gt;&lt;title&gt;Hominin evolution in settings of strong environmental variability&lt;/title&gt;&lt;uuid&gt;B1D64CE2-08B7-4503-A086-E0937ED8F5C8&lt;/uuid&gt;&lt;subtype&gt;400&lt;/subtype&gt;&lt;endpage&gt;13&lt;/endpage&gt;&lt;type&gt;400&lt;/type&gt;&lt;url&gt;http://linkinghub.elsevier.com/retrieve/pii/S0277379113001340&lt;/url&gt;&lt;bundle&gt;&lt;publication&gt;&lt;publisher&gt;Elsevier Ltd&lt;/publisher&gt;&lt;title&gt;Quaternary Science Reviews&lt;/title&gt;&lt;type&gt;-100&lt;/type&gt;&lt;subtype&gt;-100&lt;/subtype&gt;&lt;uuid&gt;FC56DF03-A8BA-4976-AA12-37A7ACE20A5E&lt;/uuid&gt;&lt;/publication&gt;&lt;/bundle&gt;&lt;authors&gt;&lt;author&gt;&lt;firstName&gt;Richard&lt;/firstName&gt;&lt;lastName&gt;Potts&lt;/lastName&gt;&lt;/author&gt;&lt;/authors&gt;&lt;/publication&gt;&lt;publication&gt;&lt;uuid&gt;0404D4B4-A503-4995-B975-CBA9404FD6D7&lt;/uuid&gt;&lt;volume&gt;7&lt;/volume&gt;&lt;doi&gt;10.1038/nri3370&lt;/doi&gt;&lt;startpage&gt;81&lt;/startpage&gt;&lt;publication_date&gt;99199800001200000000200000&lt;/publication_date&gt;&lt;url&gt;http://onlinelibrary.wiley.com/doi/10.1002/(SICI)1520-6505(1998)7:3%3C81::AID-EVAN3%3E3.0.CO;2-A/abstract&lt;/url&gt;&lt;type&gt;400&lt;/type&gt;&lt;title&gt;Variability selection in hominid evolution&lt;/title&gt;&lt;publisher&gt;Wiley Online Library&lt;/publisher&gt;&lt;number&gt;3&lt;/number&gt;&lt;subtype&gt;400&lt;/subtype&gt;&lt;endpage&gt;96&lt;/endpage&gt;&lt;bundle&gt;&lt;publication&gt;&lt;publisher&gt;John Wiley &amp;amp; Sons, Inc.&lt;/publisher&gt;&lt;title&gt;Evolutionary Anthropology: Issues, News, and Reviews&lt;/title&gt;&lt;type&gt;-100&lt;/type&gt;&lt;subtype&gt;-100&lt;/subtype&gt;&lt;uuid&gt;9280548D-8F74-4F56-8050-102D5868F08C&lt;/uuid&gt;&lt;/publication&gt;&lt;/bundle&gt;&lt;authors&gt;&lt;author&gt;&lt;firstName&gt;Richard&lt;/firstName&gt;&lt;lastName&gt;Potts&lt;/lastName&gt;&lt;/author&gt;&lt;/authors&gt;&lt;/publication&gt;&lt;/publications&gt;&lt;cites&gt;&lt;cite&gt;&lt;suppress&gt;A&lt;/suppress&gt;&lt;/cite&gt;&lt;cite&gt;&lt;suppress&gt;A&lt;/suppress&gt;&lt;/cite&gt;&lt;cite&gt;&lt;suppress&gt;A&lt;/suppress&gt;&lt;/cite&gt;&lt;cite&gt;&lt;suppress&gt;A&lt;/suppress&gt;&lt;/cite&gt;&lt;cite&gt;&lt;suppress&gt;A&lt;/suppress&gt;&lt;/cite&gt;&lt;/cites&gt;&lt;/citation&gt;</w:instrText>
      </w:r>
      <w:r w:rsidR="00BC1175">
        <w:rPr>
          <w:rFonts w:ascii="Times New Roman" w:hAnsi="Times New Roman" w:cs="Times New Roman"/>
        </w:rPr>
        <w:fldChar w:fldCharType="separate"/>
      </w:r>
      <w:r w:rsidR="00BC1175">
        <w:rPr>
          <w:rFonts w:ascii="Times New Roman" w:hAnsi="Times New Roman" w:cs="Times New Roman"/>
        </w:rPr>
        <w:t>(1996; 1998a; 1998b; 2012; 2013)</w:t>
      </w:r>
      <w:r w:rsidR="00BC1175">
        <w:rPr>
          <w:rFonts w:ascii="Times New Roman" w:hAnsi="Times New Roman" w:cs="Times New Roman"/>
        </w:rPr>
        <w:fldChar w:fldCharType="end"/>
      </w:r>
      <w:r w:rsidR="0066558B">
        <w:rPr>
          <w:rFonts w:ascii="Times New Roman" w:hAnsi="Times New Roman" w:cs="Times New Roman"/>
        </w:rPr>
        <w:t xml:space="preserve"> </w:t>
      </w:r>
      <w:r w:rsidR="005D76BA">
        <w:rPr>
          <w:rFonts w:ascii="Times New Roman" w:hAnsi="Times New Roman" w:cs="Times New Roman"/>
        </w:rPr>
        <w:t>variability selection hypothesis</w:t>
      </w:r>
      <w:r w:rsidR="007F2F76">
        <w:rPr>
          <w:rFonts w:ascii="Times New Roman" w:hAnsi="Times New Roman" w:cs="Times New Roman"/>
        </w:rPr>
        <w:t>)</w:t>
      </w:r>
      <w:r w:rsidRPr="00534072">
        <w:rPr>
          <w:rFonts w:ascii="Times New Roman" w:hAnsi="Times New Roman" w:cs="Times New Roman"/>
        </w:rPr>
        <w:t xml:space="preserve"> </w:t>
      </w:r>
      <w:r w:rsidR="00B81CB5">
        <w:rPr>
          <w:rFonts w:ascii="Times New Roman" w:hAnsi="Times New Roman" w:cs="Times New Roman"/>
        </w:rPr>
        <w:t>which predict</w:t>
      </w:r>
      <w:r w:rsidR="005D76BA">
        <w:rPr>
          <w:rFonts w:ascii="Times New Roman" w:hAnsi="Times New Roman" w:cs="Times New Roman"/>
        </w:rPr>
        <w:t xml:space="preserve"> that </w:t>
      </w:r>
      <w:r w:rsidR="00F72C91">
        <w:rPr>
          <w:rFonts w:ascii="Times New Roman" w:hAnsi="Times New Roman" w:cs="Times New Roman"/>
        </w:rPr>
        <w:t xml:space="preserve">increased fluctuations </w:t>
      </w:r>
      <w:r w:rsidRPr="00534072">
        <w:rPr>
          <w:rFonts w:ascii="Times New Roman" w:hAnsi="Times New Roman" w:cs="Times New Roman"/>
        </w:rPr>
        <w:t xml:space="preserve">in </w:t>
      </w:r>
      <w:r w:rsidR="00D860CE">
        <w:rPr>
          <w:rFonts w:ascii="Times New Roman" w:hAnsi="Times New Roman" w:cs="Times New Roman"/>
        </w:rPr>
        <w:t>global temperature and aridity</w:t>
      </w:r>
      <w:r w:rsidR="00E556D8">
        <w:rPr>
          <w:rFonts w:ascii="Times New Roman" w:hAnsi="Times New Roman" w:cs="Times New Roman"/>
        </w:rPr>
        <w:t xml:space="preserve"> lead</w:t>
      </w:r>
      <w:r w:rsidR="00D860CE">
        <w:rPr>
          <w:rFonts w:ascii="Times New Roman" w:hAnsi="Times New Roman" w:cs="Times New Roman"/>
        </w:rPr>
        <w:t xml:space="preserve"> to increased CC</w:t>
      </w:r>
      <w:r w:rsidR="00B81CB5">
        <w:rPr>
          <w:rFonts w:ascii="Times New Roman" w:hAnsi="Times New Roman" w:cs="Times New Roman"/>
        </w:rPr>
        <w:t xml:space="preserve"> in </w:t>
      </w:r>
      <w:r w:rsidR="00A41265">
        <w:rPr>
          <w:rFonts w:ascii="Times New Roman" w:hAnsi="Times New Roman" w:cs="Times New Roman"/>
        </w:rPr>
        <w:t>Hominin</w:t>
      </w:r>
      <w:r w:rsidR="00B81CB5">
        <w:rPr>
          <w:rFonts w:ascii="Times New Roman" w:hAnsi="Times New Roman" w:cs="Times New Roman"/>
        </w:rPr>
        <w:t>s</w:t>
      </w:r>
      <w:r w:rsidR="00D860CE">
        <w:rPr>
          <w:rFonts w:ascii="Times New Roman" w:hAnsi="Times New Roman" w:cs="Times New Roman"/>
        </w:rPr>
        <w:t>. This was quantified as standard deviation of oxygen isotope values</w:t>
      </w:r>
      <w:r w:rsidR="00011F8B">
        <w:rPr>
          <w:rFonts w:ascii="Times New Roman" w:hAnsi="Times New Roman" w:cs="Times New Roman"/>
        </w:rPr>
        <w:t xml:space="preserve"> in a given interval</w:t>
      </w:r>
      <w:r w:rsidR="00D860CE">
        <w:rPr>
          <w:rFonts w:ascii="Times New Roman" w:hAnsi="Times New Roman" w:cs="Times New Roman"/>
        </w:rPr>
        <w:t>.</w:t>
      </w:r>
    </w:p>
    <w:p w14:paraId="18393AE6" w14:textId="59F331C1" w:rsidR="00A60175" w:rsidRPr="00862889" w:rsidRDefault="00FE08D6" w:rsidP="00A60175">
      <w:pPr>
        <w:ind w:left="720"/>
        <w:rPr>
          <w:rFonts w:ascii="Times New Roman" w:hAnsi="Times New Roman" w:cs="Times New Roman"/>
        </w:rPr>
      </w:pPr>
      <w:r>
        <w:rPr>
          <w:rFonts w:ascii="Times New Roman" w:hAnsi="Times New Roman" w:cs="Times New Roman"/>
        </w:rPr>
        <w:t>3</w:t>
      </w:r>
      <w:r w:rsidR="00A60175" w:rsidRPr="00534072">
        <w:rPr>
          <w:rFonts w:ascii="Times New Roman" w:hAnsi="Times New Roman" w:cs="Times New Roman"/>
        </w:rPr>
        <w:t xml:space="preserve">) </w:t>
      </w:r>
      <w:r>
        <w:rPr>
          <w:rFonts w:ascii="Times New Roman" w:hAnsi="Times New Roman" w:cs="Times New Roman"/>
          <w:i/>
        </w:rPr>
        <w:t>Rate</w:t>
      </w:r>
      <w:r w:rsidR="00A60175" w:rsidRPr="00534072">
        <w:rPr>
          <w:rFonts w:ascii="Times New Roman" w:hAnsi="Times New Roman" w:cs="Times New Roman"/>
        </w:rPr>
        <w:t xml:space="preserve">: </w:t>
      </w:r>
      <w:r w:rsidR="00D860CE">
        <w:rPr>
          <w:rFonts w:ascii="Times New Roman" w:hAnsi="Times New Roman" w:cs="Times New Roman"/>
        </w:rPr>
        <w:t xml:space="preserve">This </w:t>
      </w:r>
      <w:r w:rsidR="00E6048C">
        <w:rPr>
          <w:rFonts w:ascii="Times New Roman" w:hAnsi="Times New Roman" w:cs="Times New Roman"/>
        </w:rPr>
        <w:t>measure</w:t>
      </w:r>
      <w:r w:rsidR="00D860CE">
        <w:rPr>
          <w:rFonts w:ascii="Times New Roman" w:hAnsi="Times New Roman" w:cs="Times New Roman"/>
        </w:rPr>
        <w:t xml:space="preserve"> draws from </w:t>
      </w:r>
      <w:r w:rsidR="00574B00">
        <w:rPr>
          <w:rFonts w:ascii="Times New Roman" w:hAnsi="Times New Roman" w:cs="Times New Roman"/>
        </w:rPr>
        <w:t>aspects</w:t>
      </w:r>
      <w:r w:rsidR="00D860CE">
        <w:rPr>
          <w:rFonts w:ascii="Times New Roman" w:hAnsi="Times New Roman" w:cs="Times New Roman"/>
        </w:rPr>
        <w:t xml:space="preserve"> in both trend- and variability-based hypotheses and predicts that increases in the rate of change in global temperature and aridity lead to increases in CC. This was quantified as </w:t>
      </w:r>
      <w:r w:rsidR="007F3734">
        <w:rPr>
          <w:rFonts w:ascii="Times New Roman" w:hAnsi="Times New Roman" w:cs="Times New Roman"/>
        </w:rPr>
        <w:t>the slope of the linear regression of oxygen isotope values</w:t>
      </w:r>
      <w:r w:rsidR="00324214">
        <w:rPr>
          <w:rFonts w:ascii="Times New Roman" w:hAnsi="Times New Roman" w:cs="Times New Roman"/>
        </w:rPr>
        <w:t xml:space="preserve"> in a given interval</w:t>
      </w:r>
      <w:r w:rsidR="007F3734">
        <w:rPr>
          <w:rFonts w:ascii="Times New Roman" w:hAnsi="Times New Roman" w:cs="Times New Roman"/>
        </w:rPr>
        <w:t>.</w:t>
      </w:r>
    </w:p>
    <w:p w14:paraId="6CA3D5F5" w14:textId="65142A61" w:rsidR="00E6048C" w:rsidRDefault="00E6048C" w:rsidP="00A60175">
      <w:pPr>
        <w:rPr>
          <w:rFonts w:ascii="Times New Roman" w:hAnsi="Times New Roman" w:cs="Times New Roman"/>
        </w:rPr>
      </w:pPr>
      <w:r>
        <w:rPr>
          <w:rFonts w:ascii="Times New Roman" w:hAnsi="Times New Roman" w:cs="Times New Roman"/>
        </w:rPr>
        <w:t>By including all three variables in a single multiple regression model, not only can any potential relationships between global climate and CC can be identified, but the relative contribution of each variable can be quantified</w:t>
      </w:r>
      <w:r w:rsidR="00CF5213">
        <w:rPr>
          <w:rFonts w:ascii="Times New Roman" w:hAnsi="Times New Roman" w:cs="Times New Roman"/>
        </w:rPr>
        <w:t xml:space="preserve"> in terms of effect size</w:t>
      </w:r>
      <w:r>
        <w:rPr>
          <w:rFonts w:ascii="Times New Roman" w:hAnsi="Times New Roman" w:cs="Times New Roman"/>
        </w:rPr>
        <w:t xml:space="preserve">. </w:t>
      </w:r>
    </w:p>
    <w:p w14:paraId="37C52F51" w14:textId="2E2B3FCD" w:rsidR="00B21E67" w:rsidRDefault="00AA1EE3" w:rsidP="00AA1EE3">
      <w:pPr>
        <w:rPr>
          <w:rFonts w:ascii="Times New Roman" w:hAnsi="Times New Roman" w:cs="Times New Roman"/>
        </w:rPr>
      </w:pPr>
      <w:r>
        <w:rPr>
          <w:rFonts w:ascii="Times New Roman" w:hAnsi="Times New Roman" w:cs="Times New Roman"/>
        </w:rPr>
        <w:tab/>
        <w:t xml:space="preserve">The third goal of this study was </w:t>
      </w:r>
      <w:r w:rsidR="003A66B2">
        <w:rPr>
          <w:rFonts w:ascii="Times New Roman" w:hAnsi="Times New Roman" w:cs="Times New Roman"/>
        </w:rPr>
        <w:t xml:space="preserve">to </w:t>
      </w:r>
      <w:r w:rsidR="00B1265F">
        <w:rPr>
          <w:rFonts w:ascii="Times New Roman" w:hAnsi="Times New Roman" w:cs="Times New Roman"/>
        </w:rPr>
        <w:t xml:space="preserve">assess </w:t>
      </w:r>
      <w:r w:rsidR="00733938">
        <w:rPr>
          <w:rFonts w:ascii="Times New Roman" w:hAnsi="Times New Roman" w:cs="Times New Roman"/>
        </w:rPr>
        <w:t>whether</w:t>
      </w:r>
      <w:r>
        <w:rPr>
          <w:rFonts w:ascii="Times New Roman" w:hAnsi="Times New Roman" w:cs="Times New Roman"/>
        </w:rPr>
        <w:t xml:space="preserve"> </w:t>
      </w:r>
      <w:r w:rsidR="000F4D45">
        <w:rPr>
          <w:rFonts w:ascii="Times New Roman" w:hAnsi="Times New Roman" w:cs="Times New Roman"/>
        </w:rPr>
        <w:t>correct</w:t>
      </w:r>
      <w:r w:rsidR="00B1265F">
        <w:rPr>
          <w:rFonts w:ascii="Times New Roman" w:hAnsi="Times New Roman" w:cs="Times New Roman"/>
        </w:rPr>
        <w:t>ing</w:t>
      </w:r>
      <w:r w:rsidR="00733938">
        <w:rPr>
          <w:rFonts w:ascii="Times New Roman" w:hAnsi="Times New Roman" w:cs="Times New Roman"/>
        </w:rPr>
        <w:t xml:space="preserve"> for temporal autocorrelation </w:t>
      </w:r>
      <w:r w:rsidR="00553F49">
        <w:rPr>
          <w:rFonts w:ascii="Times New Roman" w:hAnsi="Times New Roman" w:cs="Times New Roman"/>
        </w:rPr>
        <w:t xml:space="preserve">has any effects on the </w:t>
      </w:r>
      <w:r w:rsidR="0015012D">
        <w:rPr>
          <w:rFonts w:ascii="Times New Roman" w:hAnsi="Times New Roman" w:cs="Times New Roman"/>
        </w:rPr>
        <w:t>relationship between CC and global climate</w:t>
      </w:r>
      <w:r w:rsidR="00553F49">
        <w:rPr>
          <w:rFonts w:ascii="Times New Roman" w:hAnsi="Times New Roman" w:cs="Times New Roman"/>
        </w:rPr>
        <w:t xml:space="preserve">. </w:t>
      </w:r>
      <w:r w:rsidR="0015012D">
        <w:rPr>
          <w:rFonts w:ascii="Times New Roman" w:hAnsi="Times New Roman" w:cs="Times New Roman"/>
        </w:rPr>
        <w:t xml:space="preserve">This will help identify whether temporal autocorrelation </w:t>
      </w:r>
      <w:r w:rsidR="000F4D45">
        <w:rPr>
          <w:rFonts w:ascii="Times New Roman" w:hAnsi="Times New Roman" w:cs="Times New Roman"/>
        </w:rPr>
        <w:t xml:space="preserve">could have </w:t>
      </w:r>
      <w:r w:rsidR="0015012D">
        <w:rPr>
          <w:rFonts w:ascii="Times New Roman" w:hAnsi="Times New Roman" w:cs="Times New Roman"/>
        </w:rPr>
        <w:t>confounded</w:t>
      </w:r>
      <w:r w:rsidR="000F4D45">
        <w:rPr>
          <w:rFonts w:ascii="Times New Roman" w:hAnsi="Times New Roman" w:cs="Times New Roman"/>
        </w:rPr>
        <w:t xml:space="preserve"> </w:t>
      </w:r>
      <w:r w:rsidR="00805BC9">
        <w:rPr>
          <w:rFonts w:ascii="Times New Roman" w:hAnsi="Times New Roman" w:cs="Times New Roman"/>
        </w:rPr>
        <w:t>previous</w:t>
      </w:r>
      <w:r w:rsidR="000F4D45">
        <w:rPr>
          <w:rFonts w:ascii="Times New Roman" w:hAnsi="Times New Roman" w:cs="Times New Roman"/>
        </w:rPr>
        <w:t xml:space="preserve"> studies that have reported </w:t>
      </w:r>
      <w:r w:rsidR="00A226F8">
        <w:rPr>
          <w:rFonts w:ascii="Times New Roman" w:hAnsi="Times New Roman" w:cs="Times New Roman"/>
        </w:rPr>
        <w:t xml:space="preserve">significant </w:t>
      </w:r>
      <w:r w:rsidR="000F4D45">
        <w:rPr>
          <w:rFonts w:ascii="Times New Roman" w:hAnsi="Times New Roman" w:cs="Times New Roman"/>
        </w:rPr>
        <w:t>relationships between brain size and climate.</w:t>
      </w:r>
    </w:p>
    <w:p w14:paraId="488BC486" w14:textId="7A96313B" w:rsidR="00D0621A" w:rsidRPr="00862889" w:rsidRDefault="00D0621A" w:rsidP="00AA1EE3">
      <w:pPr>
        <w:rPr>
          <w:rFonts w:ascii="Times New Roman" w:hAnsi="Times New Roman" w:cs="Times New Roman"/>
        </w:rPr>
      </w:pPr>
      <w:r>
        <w:rPr>
          <w:rFonts w:ascii="Times New Roman" w:hAnsi="Times New Roman" w:cs="Times New Roman"/>
        </w:rPr>
        <w:tab/>
        <w:t>We predict</w:t>
      </w:r>
      <w:r w:rsidR="008C0A09">
        <w:rPr>
          <w:rFonts w:ascii="Times New Roman" w:hAnsi="Times New Roman" w:cs="Times New Roman"/>
        </w:rPr>
        <w:t>ed</w:t>
      </w:r>
      <w:r>
        <w:rPr>
          <w:rFonts w:ascii="Times New Roman" w:hAnsi="Times New Roman" w:cs="Times New Roman"/>
        </w:rPr>
        <w:t xml:space="preserve"> that some </w:t>
      </w:r>
      <w:r w:rsidR="00F86BEB">
        <w:rPr>
          <w:rFonts w:ascii="Times New Roman" w:hAnsi="Times New Roman" w:cs="Times New Roman"/>
        </w:rPr>
        <w:t xml:space="preserve">mammalian </w:t>
      </w:r>
      <w:r>
        <w:rPr>
          <w:rFonts w:ascii="Times New Roman" w:hAnsi="Times New Roman" w:cs="Times New Roman"/>
        </w:rPr>
        <w:t xml:space="preserve">orders </w:t>
      </w:r>
      <w:r w:rsidR="001B0CA0">
        <w:rPr>
          <w:rFonts w:ascii="Times New Roman" w:hAnsi="Times New Roman" w:cs="Times New Roman"/>
        </w:rPr>
        <w:t>would</w:t>
      </w:r>
      <w:r>
        <w:rPr>
          <w:rFonts w:ascii="Times New Roman" w:hAnsi="Times New Roman" w:cs="Times New Roman"/>
        </w:rPr>
        <w:t xml:space="preserve"> display </w:t>
      </w:r>
      <w:r w:rsidR="00396696">
        <w:rPr>
          <w:rFonts w:ascii="Times New Roman" w:hAnsi="Times New Roman" w:cs="Times New Roman"/>
        </w:rPr>
        <w:t xml:space="preserve">directional </w:t>
      </w:r>
      <w:r w:rsidR="0091493F">
        <w:rPr>
          <w:rFonts w:ascii="Times New Roman" w:hAnsi="Times New Roman" w:cs="Times New Roman"/>
        </w:rPr>
        <w:t>changes in CC over time</w:t>
      </w:r>
      <w:r w:rsidR="007F2DE7">
        <w:rPr>
          <w:rFonts w:ascii="Times New Roman" w:hAnsi="Times New Roman" w:cs="Times New Roman"/>
        </w:rPr>
        <w:t xml:space="preserve">, and/or </w:t>
      </w:r>
      <w:r w:rsidR="00006CF5">
        <w:rPr>
          <w:rFonts w:ascii="Times New Roman" w:hAnsi="Times New Roman" w:cs="Times New Roman"/>
        </w:rPr>
        <w:t>relationship</w:t>
      </w:r>
      <w:r w:rsidR="007F2DE7">
        <w:rPr>
          <w:rFonts w:ascii="Times New Roman" w:hAnsi="Times New Roman" w:cs="Times New Roman"/>
        </w:rPr>
        <w:t>s</w:t>
      </w:r>
      <w:r w:rsidR="00006CF5">
        <w:rPr>
          <w:rFonts w:ascii="Times New Roman" w:hAnsi="Times New Roman" w:cs="Times New Roman"/>
        </w:rPr>
        <w:t xml:space="preserve"> between brain size and climatic variables, while other orders </w:t>
      </w:r>
      <w:r w:rsidR="00212535">
        <w:rPr>
          <w:rFonts w:ascii="Times New Roman" w:hAnsi="Times New Roman" w:cs="Times New Roman"/>
        </w:rPr>
        <w:t>would</w:t>
      </w:r>
      <w:r w:rsidR="00006CF5">
        <w:rPr>
          <w:rFonts w:ascii="Times New Roman" w:hAnsi="Times New Roman" w:cs="Times New Roman"/>
        </w:rPr>
        <w:t xml:space="preserve"> not. Each order has </w:t>
      </w:r>
      <w:r w:rsidR="00AF4BB7">
        <w:rPr>
          <w:rFonts w:ascii="Times New Roman" w:hAnsi="Times New Roman" w:cs="Times New Roman"/>
        </w:rPr>
        <w:t>its</w:t>
      </w:r>
      <w:r w:rsidR="00006CF5">
        <w:rPr>
          <w:rFonts w:ascii="Times New Roman" w:hAnsi="Times New Roman" w:cs="Times New Roman"/>
        </w:rPr>
        <w:t xml:space="preserve"> own evolutionary history, </w:t>
      </w:r>
      <w:r w:rsidR="00AC0A6E">
        <w:rPr>
          <w:rFonts w:ascii="Times New Roman" w:hAnsi="Times New Roman" w:cs="Times New Roman"/>
        </w:rPr>
        <w:t xml:space="preserve">array of </w:t>
      </w:r>
      <w:r w:rsidR="00006CF5">
        <w:rPr>
          <w:rFonts w:ascii="Times New Roman" w:hAnsi="Times New Roman" w:cs="Times New Roman"/>
        </w:rPr>
        <w:t xml:space="preserve">ecological niches, and </w:t>
      </w:r>
      <w:r w:rsidR="00AC0A6E">
        <w:rPr>
          <w:rFonts w:ascii="Times New Roman" w:hAnsi="Times New Roman" w:cs="Times New Roman"/>
        </w:rPr>
        <w:t>distribution</w:t>
      </w:r>
      <w:r w:rsidR="00973289">
        <w:rPr>
          <w:rFonts w:ascii="Times New Roman" w:hAnsi="Times New Roman" w:cs="Times New Roman"/>
        </w:rPr>
        <w:t xml:space="preserve"> acros</w:t>
      </w:r>
      <w:r w:rsidR="007C2303">
        <w:rPr>
          <w:rFonts w:ascii="Times New Roman" w:hAnsi="Times New Roman" w:cs="Times New Roman"/>
        </w:rPr>
        <w:t>s</w:t>
      </w:r>
      <w:r w:rsidR="00973289">
        <w:rPr>
          <w:rFonts w:ascii="Times New Roman" w:hAnsi="Times New Roman" w:cs="Times New Roman"/>
        </w:rPr>
        <w:t xml:space="preserve"> </w:t>
      </w:r>
      <w:r w:rsidR="004F08F0">
        <w:rPr>
          <w:rFonts w:ascii="Times New Roman" w:hAnsi="Times New Roman" w:cs="Times New Roman"/>
        </w:rPr>
        <w:t>habitats</w:t>
      </w:r>
      <w:r w:rsidR="00CF7AEA">
        <w:rPr>
          <w:rFonts w:ascii="Times New Roman" w:hAnsi="Times New Roman" w:cs="Times New Roman"/>
        </w:rPr>
        <w:t>,</w:t>
      </w:r>
      <w:r w:rsidR="007C2036">
        <w:rPr>
          <w:rFonts w:ascii="Times New Roman" w:hAnsi="Times New Roman" w:cs="Times New Roman"/>
        </w:rPr>
        <w:t xml:space="preserve"> which can influence how they respond to a given environmental pressure</w:t>
      </w:r>
      <w:r w:rsidR="004F08F0">
        <w:rPr>
          <w:rFonts w:ascii="Times New Roman" w:hAnsi="Times New Roman" w:cs="Times New Roman"/>
        </w:rPr>
        <w:t xml:space="preserve">. Thus </w:t>
      </w:r>
      <w:r w:rsidR="00006CF5">
        <w:rPr>
          <w:rFonts w:ascii="Times New Roman" w:hAnsi="Times New Roman" w:cs="Times New Roman"/>
        </w:rPr>
        <w:t xml:space="preserve">it follows that </w:t>
      </w:r>
      <w:r w:rsidR="004F08F0">
        <w:rPr>
          <w:rFonts w:ascii="Times New Roman" w:hAnsi="Times New Roman" w:cs="Times New Roman"/>
        </w:rPr>
        <w:t>each order</w:t>
      </w:r>
      <w:r w:rsidR="00006CF5">
        <w:rPr>
          <w:rFonts w:ascii="Times New Roman" w:hAnsi="Times New Roman" w:cs="Times New Roman"/>
        </w:rPr>
        <w:t xml:space="preserve"> </w:t>
      </w:r>
      <w:del w:id="17" w:author="Andrew Barr" w:date="2015-12-14T15:47:00Z">
        <w:r w:rsidR="00006CF5" w:rsidDel="00F22D3B">
          <w:rPr>
            <w:rFonts w:ascii="Times New Roman" w:hAnsi="Times New Roman" w:cs="Times New Roman"/>
          </w:rPr>
          <w:delText xml:space="preserve">will </w:delText>
        </w:r>
      </w:del>
      <w:ins w:id="18" w:author="Andrew Barr" w:date="2015-12-14T15:47:00Z">
        <w:r w:rsidR="00F22D3B">
          <w:rPr>
            <w:rFonts w:ascii="Times New Roman" w:hAnsi="Times New Roman" w:cs="Times New Roman"/>
          </w:rPr>
          <w:t>may</w:t>
        </w:r>
        <w:r w:rsidR="00F22D3B">
          <w:rPr>
            <w:rFonts w:ascii="Times New Roman" w:hAnsi="Times New Roman" w:cs="Times New Roman"/>
          </w:rPr>
          <w:t xml:space="preserve"> </w:t>
        </w:r>
      </w:ins>
      <w:r w:rsidR="00006CF5">
        <w:rPr>
          <w:rFonts w:ascii="Times New Roman" w:hAnsi="Times New Roman" w:cs="Times New Roman"/>
        </w:rPr>
        <w:t>be differentially affected by</w:t>
      </w:r>
      <w:r w:rsidR="00CF7AEA">
        <w:rPr>
          <w:rFonts w:ascii="Times New Roman" w:hAnsi="Times New Roman" w:cs="Times New Roman"/>
        </w:rPr>
        <w:t xml:space="preserve"> </w:t>
      </w:r>
      <w:r w:rsidR="00B4557B">
        <w:rPr>
          <w:rFonts w:ascii="Times New Roman" w:hAnsi="Times New Roman" w:cs="Times New Roman"/>
        </w:rPr>
        <w:t>various</w:t>
      </w:r>
      <w:r w:rsidR="00CF7AEA">
        <w:rPr>
          <w:rFonts w:ascii="Times New Roman" w:hAnsi="Times New Roman" w:cs="Times New Roman"/>
        </w:rPr>
        <w:t xml:space="preserve"> aspects of</w:t>
      </w:r>
      <w:r w:rsidR="00006CF5">
        <w:rPr>
          <w:rFonts w:ascii="Times New Roman" w:hAnsi="Times New Roman" w:cs="Times New Roman"/>
        </w:rPr>
        <w:t xml:space="preserve"> global climatic shifts</w:t>
      </w:r>
      <w:r w:rsidR="00973879">
        <w:rPr>
          <w:rFonts w:ascii="Times New Roman" w:hAnsi="Times New Roman" w:cs="Times New Roman"/>
        </w:rPr>
        <w:t xml:space="preserve"> </w:t>
      </w:r>
      <w:r w:rsidR="00021841">
        <w:rPr>
          <w:rFonts w:ascii="Times New Roman" w:hAnsi="Times New Roman" w:cs="Times New Roman"/>
        </w:rPr>
        <w:t xml:space="preserve">over time </w:t>
      </w:r>
      <w:r w:rsidR="00973879">
        <w:rPr>
          <w:rFonts w:ascii="Times New Roman" w:hAnsi="Times New Roman" w:cs="Times New Roman"/>
        </w:rPr>
        <w:t>(</w:t>
      </w:r>
      <w:r w:rsidR="00CE20E7">
        <w:rPr>
          <w:rFonts w:ascii="Times New Roman" w:hAnsi="Times New Roman" w:cs="Times New Roman"/>
        </w:rPr>
        <w:t xml:space="preserve">i.e. </w:t>
      </w:r>
      <w:r w:rsidR="00973879">
        <w:rPr>
          <w:rFonts w:ascii="Times New Roman" w:hAnsi="Times New Roman" w:cs="Times New Roman"/>
        </w:rPr>
        <w:t>trend, variability, rate)</w:t>
      </w:r>
      <w:r w:rsidR="00006CF5">
        <w:rPr>
          <w:rFonts w:ascii="Times New Roman" w:hAnsi="Times New Roman" w:cs="Times New Roman"/>
        </w:rPr>
        <w:t>, if at all.</w:t>
      </w:r>
    </w:p>
    <w:p w14:paraId="127C92C7" w14:textId="77777777" w:rsidR="00BA125A" w:rsidRPr="00862889" w:rsidRDefault="00BA125A" w:rsidP="005024D6">
      <w:pPr>
        <w:ind w:firstLine="720"/>
        <w:rPr>
          <w:rFonts w:ascii="Times New Roman" w:hAnsi="Times New Roman" w:cs="Times New Roman"/>
        </w:rPr>
      </w:pPr>
    </w:p>
    <w:p w14:paraId="7AE23B2A" w14:textId="50F43857" w:rsidR="00B21E67" w:rsidRPr="00862889" w:rsidRDefault="009168D7" w:rsidP="00BA125A">
      <w:pPr>
        <w:rPr>
          <w:rFonts w:ascii="Times New Roman" w:hAnsi="Times New Roman" w:cs="Times New Roman"/>
          <w:b/>
        </w:rPr>
      </w:pPr>
      <w:r>
        <w:rPr>
          <w:rFonts w:ascii="Times New Roman" w:hAnsi="Times New Roman" w:cs="Times New Roman"/>
          <w:b/>
        </w:rPr>
        <w:t>MATERIALS</w:t>
      </w:r>
    </w:p>
    <w:p w14:paraId="5017A14D" w14:textId="77777777" w:rsidR="00BA125A" w:rsidRPr="00862889" w:rsidRDefault="00BA125A" w:rsidP="00BA125A">
      <w:pPr>
        <w:rPr>
          <w:rFonts w:ascii="Times New Roman" w:hAnsi="Times New Roman" w:cs="Times New Roman"/>
          <w:b/>
        </w:rPr>
      </w:pPr>
    </w:p>
    <w:p w14:paraId="7BAA1E2E" w14:textId="77777777" w:rsidR="009168D7" w:rsidRPr="006C528C" w:rsidRDefault="009168D7" w:rsidP="009168D7">
      <w:pPr>
        <w:rPr>
          <w:rFonts w:ascii="Times New Roman" w:hAnsi="Times New Roman" w:cs="Times New Roman"/>
          <w:b/>
          <w:i/>
        </w:rPr>
      </w:pPr>
      <w:r w:rsidRPr="006C528C">
        <w:rPr>
          <w:rFonts w:ascii="Times New Roman" w:hAnsi="Times New Roman" w:cs="Times New Roman"/>
          <w:b/>
          <w:i/>
        </w:rPr>
        <w:t xml:space="preserve">Fossil CC Data </w:t>
      </w:r>
    </w:p>
    <w:p w14:paraId="7694D4CA" w14:textId="77777777" w:rsidR="009168D7" w:rsidRDefault="009168D7" w:rsidP="009168D7">
      <w:pPr>
        <w:rPr>
          <w:rFonts w:ascii="Times New Roman" w:hAnsi="Times New Roman" w:cs="Times New Roman"/>
        </w:rPr>
      </w:pPr>
    </w:p>
    <w:p w14:paraId="2EB319E0" w14:textId="15C8665A" w:rsidR="00004BB6" w:rsidRDefault="009168D7" w:rsidP="00C613F5">
      <w:pPr>
        <w:rPr>
          <w:rFonts w:ascii="Times New Roman" w:hAnsi="Times New Roman" w:cs="Times New Roman"/>
        </w:rPr>
      </w:pPr>
      <w:r>
        <w:rPr>
          <w:rFonts w:ascii="Times New Roman" w:hAnsi="Times New Roman" w:cs="Times New Roman"/>
        </w:rPr>
        <w:t>CCs</w:t>
      </w:r>
      <w:r w:rsidRPr="00862889">
        <w:rPr>
          <w:rFonts w:ascii="Times New Roman" w:hAnsi="Times New Roman" w:cs="Times New Roman"/>
        </w:rPr>
        <w:t xml:space="preserve"> for </w:t>
      </w:r>
      <w:r w:rsidR="00BC3347">
        <w:rPr>
          <w:rFonts w:ascii="Times New Roman" w:hAnsi="Times New Roman" w:cs="Times New Roman"/>
        </w:rPr>
        <w:t>222</w:t>
      </w:r>
      <w:r w:rsidR="0096705E" w:rsidRPr="00862889">
        <w:rPr>
          <w:rFonts w:ascii="Times New Roman" w:hAnsi="Times New Roman" w:cs="Times New Roman"/>
        </w:rPr>
        <w:t xml:space="preserve"> </w:t>
      </w:r>
      <w:r>
        <w:rPr>
          <w:rFonts w:ascii="Times New Roman" w:hAnsi="Times New Roman" w:cs="Times New Roman"/>
        </w:rPr>
        <w:t xml:space="preserve">mammalian fossil </w:t>
      </w:r>
      <w:r w:rsidR="00C613F5">
        <w:rPr>
          <w:rFonts w:ascii="Times New Roman" w:hAnsi="Times New Roman" w:cs="Times New Roman"/>
        </w:rPr>
        <w:t>species</w:t>
      </w:r>
      <w:r w:rsidRPr="00862889">
        <w:rPr>
          <w:rFonts w:ascii="Times New Roman" w:hAnsi="Times New Roman" w:cs="Times New Roman"/>
        </w:rPr>
        <w:t xml:space="preserve"> from six different </w:t>
      </w:r>
      <w:r>
        <w:rPr>
          <w:rFonts w:ascii="Times New Roman" w:hAnsi="Times New Roman" w:cs="Times New Roman"/>
        </w:rPr>
        <w:t>o</w:t>
      </w:r>
      <w:r w:rsidRPr="00862889">
        <w:rPr>
          <w:rFonts w:ascii="Times New Roman" w:hAnsi="Times New Roman" w:cs="Times New Roman"/>
        </w:rPr>
        <w:t>rders (</w:t>
      </w:r>
      <w:r w:rsidR="00703937">
        <w:rPr>
          <w:rFonts w:ascii="Times New Roman" w:hAnsi="Times New Roman" w:cs="Times New Roman"/>
        </w:rPr>
        <w:t>Artiodactyla</w:t>
      </w:r>
      <w:r w:rsidR="00703937" w:rsidRPr="00703937">
        <w:rPr>
          <w:rFonts w:ascii="Times New Roman" w:hAnsi="Times New Roman" w:cs="Times New Roman"/>
        </w:rPr>
        <w:t xml:space="preserve"> </w:t>
      </w:r>
      <w:r w:rsidR="000C477D">
        <w:rPr>
          <w:rFonts w:ascii="Times New Roman" w:hAnsi="Times New Roman" w:cs="Times New Roman"/>
        </w:rPr>
        <w:t>(</w:t>
      </w:r>
      <w:r w:rsidRPr="00862889">
        <w:rPr>
          <w:rFonts w:ascii="Times New Roman" w:hAnsi="Times New Roman" w:cs="Times New Roman"/>
          <w:i/>
        </w:rPr>
        <w:t>n</w:t>
      </w:r>
      <w:r w:rsidRPr="00862889">
        <w:rPr>
          <w:rFonts w:ascii="Times New Roman" w:hAnsi="Times New Roman" w:cs="Times New Roman"/>
        </w:rPr>
        <w:t>=</w:t>
      </w:r>
      <w:r w:rsidR="002A639A">
        <w:rPr>
          <w:rFonts w:ascii="Times New Roman" w:hAnsi="Times New Roman" w:cs="Times New Roman"/>
        </w:rPr>
        <w:t>2</w:t>
      </w:r>
      <w:r w:rsidR="00215559">
        <w:rPr>
          <w:rFonts w:ascii="Times New Roman" w:hAnsi="Times New Roman" w:cs="Times New Roman"/>
        </w:rPr>
        <w:t>0</w:t>
      </w:r>
      <w:r w:rsidR="00472C87">
        <w:rPr>
          <w:rFonts w:ascii="Times New Roman" w:hAnsi="Times New Roman" w:cs="Times New Roman"/>
        </w:rPr>
        <w:t xml:space="preserve"> species</w:t>
      </w:r>
      <w:r w:rsidR="000C477D">
        <w:rPr>
          <w:rFonts w:ascii="Times New Roman" w:hAnsi="Times New Roman" w:cs="Times New Roman"/>
        </w:rPr>
        <w:t>)</w:t>
      </w:r>
      <w:r w:rsidRPr="00862889">
        <w:rPr>
          <w:rFonts w:ascii="Times New Roman" w:hAnsi="Times New Roman" w:cs="Times New Roman"/>
        </w:rPr>
        <w:t xml:space="preserve">, </w:t>
      </w:r>
      <w:r w:rsidR="00703937">
        <w:rPr>
          <w:rFonts w:ascii="Times New Roman" w:hAnsi="Times New Roman" w:cs="Times New Roman"/>
        </w:rPr>
        <w:t>Carnivora</w:t>
      </w:r>
      <w:r w:rsidRPr="00862889">
        <w:rPr>
          <w:rFonts w:ascii="Times New Roman" w:hAnsi="Times New Roman" w:cs="Times New Roman"/>
        </w:rPr>
        <w:t xml:space="preserve"> </w:t>
      </w:r>
      <w:r w:rsidR="000C477D">
        <w:rPr>
          <w:rFonts w:ascii="Times New Roman" w:hAnsi="Times New Roman" w:cs="Times New Roman"/>
        </w:rPr>
        <w:t>(</w:t>
      </w:r>
      <w:r w:rsidRPr="00862889">
        <w:rPr>
          <w:rFonts w:ascii="Times New Roman" w:hAnsi="Times New Roman" w:cs="Times New Roman"/>
          <w:i/>
        </w:rPr>
        <w:t>n</w:t>
      </w:r>
      <w:r w:rsidRPr="00862889">
        <w:rPr>
          <w:rFonts w:ascii="Times New Roman" w:hAnsi="Times New Roman" w:cs="Times New Roman"/>
        </w:rPr>
        <w:t>=</w:t>
      </w:r>
      <w:r w:rsidR="002A639A">
        <w:rPr>
          <w:rFonts w:ascii="Times New Roman" w:hAnsi="Times New Roman" w:cs="Times New Roman"/>
        </w:rPr>
        <w:t>1</w:t>
      </w:r>
      <w:r w:rsidR="00215559">
        <w:rPr>
          <w:rFonts w:ascii="Times New Roman" w:hAnsi="Times New Roman" w:cs="Times New Roman"/>
        </w:rPr>
        <w:t>29</w:t>
      </w:r>
      <w:r w:rsidR="000C477D">
        <w:rPr>
          <w:rFonts w:ascii="Times New Roman" w:hAnsi="Times New Roman" w:cs="Times New Roman"/>
        </w:rPr>
        <w:t>)</w:t>
      </w:r>
      <w:r w:rsidRPr="00862889">
        <w:rPr>
          <w:rFonts w:ascii="Times New Roman" w:hAnsi="Times New Roman" w:cs="Times New Roman"/>
        </w:rPr>
        <w:t xml:space="preserve">, Cetacea </w:t>
      </w:r>
      <w:r w:rsidR="000C477D">
        <w:rPr>
          <w:rFonts w:ascii="Times New Roman" w:hAnsi="Times New Roman" w:cs="Times New Roman"/>
        </w:rPr>
        <w:t>(</w:t>
      </w:r>
      <w:r w:rsidRPr="00862889">
        <w:rPr>
          <w:rFonts w:ascii="Times New Roman" w:hAnsi="Times New Roman" w:cs="Times New Roman"/>
          <w:i/>
        </w:rPr>
        <w:t>n</w:t>
      </w:r>
      <w:r w:rsidRPr="00862889">
        <w:rPr>
          <w:rFonts w:ascii="Times New Roman" w:hAnsi="Times New Roman" w:cs="Times New Roman"/>
        </w:rPr>
        <w:t>=</w:t>
      </w:r>
      <w:r w:rsidR="00215559">
        <w:rPr>
          <w:rFonts w:ascii="Times New Roman" w:hAnsi="Times New Roman" w:cs="Times New Roman"/>
        </w:rPr>
        <w:t>26</w:t>
      </w:r>
      <w:r w:rsidR="000C477D">
        <w:rPr>
          <w:rFonts w:ascii="Times New Roman" w:hAnsi="Times New Roman" w:cs="Times New Roman"/>
        </w:rPr>
        <w:t>)</w:t>
      </w:r>
      <w:r w:rsidRPr="00862889">
        <w:rPr>
          <w:rFonts w:ascii="Times New Roman" w:hAnsi="Times New Roman" w:cs="Times New Roman"/>
        </w:rPr>
        <w:t xml:space="preserve">, Perissodactyla </w:t>
      </w:r>
      <w:r w:rsidR="000C477D">
        <w:rPr>
          <w:rFonts w:ascii="Times New Roman" w:hAnsi="Times New Roman" w:cs="Times New Roman"/>
        </w:rPr>
        <w:t>(</w:t>
      </w:r>
      <w:r w:rsidRPr="00862889">
        <w:rPr>
          <w:rFonts w:ascii="Times New Roman" w:hAnsi="Times New Roman" w:cs="Times New Roman"/>
          <w:i/>
        </w:rPr>
        <w:t>n</w:t>
      </w:r>
      <w:r w:rsidRPr="00862889">
        <w:rPr>
          <w:rFonts w:ascii="Times New Roman" w:hAnsi="Times New Roman" w:cs="Times New Roman"/>
        </w:rPr>
        <w:t>=</w:t>
      </w:r>
      <w:r w:rsidR="00215559">
        <w:rPr>
          <w:rFonts w:ascii="Times New Roman" w:hAnsi="Times New Roman" w:cs="Times New Roman"/>
        </w:rPr>
        <w:t>14</w:t>
      </w:r>
      <w:r w:rsidR="000C477D">
        <w:rPr>
          <w:rFonts w:ascii="Times New Roman" w:hAnsi="Times New Roman" w:cs="Times New Roman"/>
        </w:rPr>
        <w:t>)</w:t>
      </w:r>
      <w:r w:rsidRPr="00862889">
        <w:rPr>
          <w:rFonts w:ascii="Times New Roman" w:hAnsi="Times New Roman" w:cs="Times New Roman"/>
        </w:rPr>
        <w:t>, and non-</w:t>
      </w:r>
      <w:r w:rsidR="00A41265">
        <w:rPr>
          <w:rFonts w:ascii="Times New Roman" w:hAnsi="Times New Roman" w:cs="Times New Roman"/>
        </w:rPr>
        <w:t>Hominin</w:t>
      </w:r>
      <w:r w:rsidRPr="00862889">
        <w:rPr>
          <w:rFonts w:ascii="Times New Roman" w:hAnsi="Times New Roman" w:cs="Times New Roman"/>
        </w:rPr>
        <w:t xml:space="preserve"> Primates </w:t>
      </w:r>
      <w:r w:rsidR="000C477D">
        <w:rPr>
          <w:rFonts w:ascii="Times New Roman" w:hAnsi="Times New Roman" w:cs="Times New Roman"/>
        </w:rPr>
        <w:t>(</w:t>
      </w:r>
      <w:r w:rsidRPr="00862889">
        <w:rPr>
          <w:rFonts w:ascii="Times New Roman" w:hAnsi="Times New Roman" w:cs="Times New Roman"/>
          <w:i/>
        </w:rPr>
        <w:t>n</w:t>
      </w:r>
      <w:r w:rsidR="00215559">
        <w:rPr>
          <w:rFonts w:ascii="Times New Roman" w:hAnsi="Times New Roman" w:cs="Times New Roman"/>
        </w:rPr>
        <w:t>=19</w:t>
      </w:r>
      <w:r w:rsidR="000C477D">
        <w:rPr>
          <w:rFonts w:ascii="Times New Roman" w:hAnsi="Times New Roman" w:cs="Times New Roman"/>
        </w:rPr>
        <w:t>)</w:t>
      </w:r>
      <w:r w:rsidRPr="00862889">
        <w:rPr>
          <w:rFonts w:ascii="Times New Roman" w:hAnsi="Times New Roman" w:cs="Times New Roman"/>
        </w:rPr>
        <w:t xml:space="preserve">) were extracted from the Shultz &amp; Dunbar supplementary dataset </w:t>
      </w:r>
      <w:r w:rsidRPr="00862889">
        <w:rPr>
          <w:rFonts w:ascii="Times New Roman" w:hAnsi="Times New Roman" w:cs="Times New Roman"/>
        </w:rPr>
        <w:fldChar w:fldCharType="begin"/>
      </w:r>
      <w:r w:rsidR="006E3C20">
        <w:rPr>
          <w:rFonts w:ascii="Times New Roman" w:hAnsi="Times New Roman" w:cs="Times New Roman"/>
        </w:rPr>
        <w:instrText xml:space="preserve"> ADDIN PAPERS2_CITATIONS &lt;citation&gt;&lt;uuid&gt;27AB62C4-2029-4E34-9C9C-81515B468B0D&lt;/uuid&gt;&lt;priority&gt;10&lt;/priority&gt;&lt;publications&gt;&lt;publication&gt;&lt;uuid&gt;C367CDE0-FBF6-404E-84F3-F3BC1CA57D05&lt;/uuid&gt;&lt;volume&gt;107&lt;/volume&gt;&lt;doi&gt;10.1073/pnas.1005246107&lt;/doi&gt;&lt;startpage&gt;21582&lt;/startpage&gt;&lt;publication_date&gt;99201012141200000000222000&lt;/publication_date&gt;&lt;url&gt;http://eutils.ncbi.nlm.nih.gov/entrez/eutils/elink.fcgi?dbfrom=pubmed&amp;amp;id=21098277&amp;amp;retmode=ref&amp;amp;cmd=prlinks&lt;/url&gt;&lt;type&gt;400&lt;/type&gt;&lt;title&gt;Encephalization is not a universal macroevolutionary phenomenon in mammals but is associated with sociality.&lt;/title&gt;&lt;location&gt;&amp;lt;html&amp;gt;&amp;lt;head&amp;gt;&amp;lt;meta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Home&amp;lt;/a&amp;gt;&amp;lt;/div&amp;gt;&amp;lt;/body&amp;gt;&amp;lt;/html&amp;gt;&lt;/location&gt;&lt;institution&gt;Institute of Cognitive and Evolutionary Anthropology, University of Oxford, Oxford OX2 6PN, United Kingdom. susanne.shultz@anthro.ox.ac.uk&lt;/institution&gt;&lt;number&gt;50&lt;/number&gt;&lt;subtype&gt;400&lt;/subtype&gt;&lt;endpage&gt;21586&lt;/endpage&gt;&lt;bundle&gt;&lt;publication&gt;&lt;title&gt;PNAS&lt;/title&gt;&lt;type&gt;-100&lt;/type&gt;&lt;subtype&gt;-100&lt;/subtype&gt;&lt;uuid&gt;7CCFCC8B-3779-473B-9F23-2F8D465AF21A&lt;/uuid&gt;&lt;/publication&gt;&lt;/bundle&gt;&lt;authors&gt;&lt;author&gt;&lt;firstName&gt;Susanne&lt;/firstName&gt;&lt;lastName&gt;Shultz&lt;/lastName&gt;&lt;/author&gt;&lt;author&gt;&lt;firstName&gt;Robin&lt;/firstName&gt;&lt;middleNames&gt;I M&lt;/middleNames&gt;&lt;lastName&gt;Dunbar&lt;/lastName&gt;&lt;/author&gt;&lt;/authors&gt;&lt;/publication&gt;&lt;/publications&gt;&lt;cites&gt;&lt;cite&gt;&lt;suppress&gt;A&lt;/suppress&gt;&lt;/cite&gt;&lt;/cites&gt;&lt;/citation&gt;</w:instrText>
      </w:r>
      <w:r w:rsidRPr="00862889">
        <w:rPr>
          <w:rFonts w:ascii="Times New Roman" w:hAnsi="Times New Roman" w:cs="Times New Roman"/>
        </w:rPr>
        <w:fldChar w:fldCharType="separate"/>
      </w:r>
      <w:r w:rsidR="00D45F4E">
        <w:rPr>
          <w:rFonts w:ascii="Times New Roman" w:hAnsi="Times New Roman" w:cs="Times New Roman"/>
        </w:rPr>
        <w:t>(2010)</w:t>
      </w:r>
      <w:r w:rsidRPr="00862889">
        <w:rPr>
          <w:rFonts w:ascii="Times New Roman" w:hAnsi="Times New Roman" w:cs="Times New Roman"/>
        </w:rPr>
        <w:fldChar w:fldCharType="end"/>
      </w:r>
      <w:r w:rsidRPr="00862889">
        <w:rPr>
          <w:rFonts w:ascii="Times New Roman" w:hAnsi="Times New Roman" w:cs="Times New Roman"/>
        </w:rPr>
        <w:t xml:space="preserve">. </w:t>
      </w:r>
      <w:r w:rsidR="00C613F5" w:rsidRPr="00862889">
        <w:rPr>
          <w:rFonts w:ascii="Times New Roman" w:hAnsi="Times New Roman" w:cs="Times New Roman"/>
        </w:rPr>
        <w:t xml:space="preserve">For the </w:t>
      </w:r>
      <w:r w:rsidR="00A41265">
        <w:rPr>
          <w:rFonts w:ascii="Times New Roman" w:hAnsi="Times New Roman" w:cs="Times New Roman"/>
        </w:rPr>
        <w:t>Hominin</w:t>
      </w:r>
      <w:r w:rsidR="00C613F5" w:rsidRPr="00862889">
        <w:rPr>
          <w:rFonts w:ascii="Times New Roman" w:hAnsi="Times New Roman" w:cs="Times New Roman"/>
        </w:rPr>
        <w:t xml:space="preserve"> sample, CC and </w:t>
      </w:r>
      <w:r w:rsidR="00D07500">
        <w:rPr>
          <w:rFonts w:ascii="Times New Roman" w:hAnsi="Times New Roman" w:cs="Times New Roman"/>
        </w:rPr>
        <w:t>Ma</w:t>
      </w:r>
      <w:r w:rsidR="004223BC">
        <w:rPr>
          <w:rFonts w:ascii="Times New Roman" w:hAnsi="Times New Roman" w:cs="Times New Roman"/>
        </w:rPr>
        <w:t xml:space="preserve"> for 184 individual specimens </w:t>
      </w:r>
      <w:r w:rsidR="00C613F5" w:rsidRPr="00862889">
        <w:rPr>
          <w:rFonts w:ascii="Times New Roman" w:hAnsi="Times New Roman" w:cs="Times New Roman"/>
        </w:rPr>
        <w:t xml:space="preserve">were extracted from a compiled dataset from Shultz, Nelson, &amp; Dunbar </w:t>
      </w:r>
      <w:r w:rsidR="00C613F5" w:rsidRPr="00862889">
        <w:rPr>
          <w:rFonts w:ascii="Times New Roman" w:hAnsi="Times New Roman" w:cs="Times New Roman"/>
        </w:rPr>
        <w:fldChar w:fldCharType="begin"/>
      </w:r>
      <w:r w:rsidR="006E3C20">
        <w:rPr>
          <w:rFonts w:ascii="Times New Roman" w:hAnsi="Times New Roman" w:cs="Times New Roman"/>
        </w:rPr>
        <w:instrText xml:space="preserve"> ADDIN PAPERS2_CITATIONS &lt;citation&gt;&lt;uuid&gt;44CEAEFB-BF5C-4A7E-B1BC-871C288CCF44&lt;/uuid&gt;&lt;priority&gt;14&lt;/priority&gt;&lt;publications&gt;&lt;publication&gt;&lt;uuid&gt;76F89752-4CE2-4A81-AF14-15A415BA5AF0&lt;/uuid&gt;&lt;volume&gt;367&lt;/volume&gt;&lt;doi&gt;10.1098/rstb.2012.0115&lt;/doi&gt;&lt;startpage&gt;2130&lt;/startpage&gt;&lt;publication_date&gt;99201208051200000000222000&lt;/publication_date&gt;&lt;url&gt;http://eutils.ncbi.nlm.nih.gov/entrez/eutils/elink.fcgi?dbfrom=pubmed&amp;amp;id=22734056&amp;amp;retmode=ref&amp;amp;cmd=prlinks&lt;/url&gt;&lt;type&gt;400&lt;/type&gt;&lt;title&gt;Hominin cognitive evolution: identifying patterns and processes in the fossil and archaeological record.&lt;/title&gt;&lt;location&gt;&amp;lt;html&amp;gt;&amp;lt;head&amp;gt;&amp;lt;meta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Home&amp;lt;/a&amp;gt;&amp;lt;/div&amp;gt;&amp;lt;/body&amp;gt;&amp;lt;/html&amp;gt;&lt;/location&gt;&lt;institution&gt;Institute of Cognitive and Evolutionary Anthropology, University of Oxford, 64 Banbury Road, Oxford OX2 6PN, UK. susanne.shultz@manchester.ac.uk&lt;/institution&gt;&lt;number&gt;1599&lt;/number&gt;&lt;subtype&gt;400&lt;/subtype&gt;&lt;endpage&gt;2140&lt;/endpage&gt;&lt;bundle&gt;&lt;publication&gt;&lt;title&gt;Philosophical Transactions of the Royal Society B: Biological Sciences&lt;/title&gt;&lt;type&gt;-100&lt;/type&gt;&lt;subtype&gt;-100&lt;/subtype&gt;&lt;uuid&gt;93DA7FC9-7034-4E2C-A050-F7D12CBF826C&lt;/uuid&gt;&lt;/publication&gt;&lt;/bundle&gt;&lt;authors&gt;&lt;author&gt;&lt;firstName&gt;Susanne&lt;/firstName&gt;&lt;lastName&gt;Shultz&lt;/lastName&gt;&lt;/author&gt;&lt;author&gt;&lt;firstName&gt;Emma&lt;/firstName&gt;&lt;lastName&gt;Nelson&lt;/lastName&gt;&lt;/author&gt;&lt;author&gt;&lt;firstName&gt;Robin&lt;/firstName&gt;&lt;middleNames&gt;I M&lt;/middleNames&gt;&lt;lastName&gt;Dunbar&lt;/lastName&gt;&lt;/author&gt;&lt;/authors&gt;&lt;/publication&gt;&lt;/publications&gt;&lt;cites&gt;&lt;cite&gt;&lt;suppress&gt;A&lt;/suppress&gt;&lt;/cite&gt;&lt;/cites&gt;&lt;/citation&gt;</w:instrText>
      </w:r>
      <w:r w:rsidR="00C613F5" w:rsidRPr="00862889">
        <w:rPr>
          <w:rFonts w:ascii="Times New Roman" w:hAnsi="Times New Roman" w:cs="Times New Roman"/>
        </w:rPr>
        <w:fldChar w:fldCharType="separate"/>
      </w:r>
      <w:r w:rsidR="00D45F4E">
        <w:rPr>
          <w:rFonts w:ascii="Times New Roman" w:hAnsi="Times New Roman" w:cs="Times New Roman"/>
        </w:rPr>
        <w:t>(2012a)</w:t>
      </w:r>
      <w:r w:rsidR="00C613F5" w:rsidRPr="00862889">
        <w:rPr>
          <w:rFonts w:ascii="Times New Roman" w:hAnsi="Times New Roman" w:cs="Times New Roman"/>
        </w:rPr>
        <w:fldChar w:fldCharType="end"/>
      </w:r>
      <w:r w:rsidR="00E1237A">
        <w:rPr>
          <w:rFonts w:ascii="Times New Roman" w:hAnsi="Times New Roman" w:cs="Times New Roman"/>
        </w:rPr>
        <w:t xml:space="preserve"> and Schoenemann </w:t>
      </w:r>
      <w:r w:rsidR="00E1237A">
        <w:rPr>
          <w:rFonts w:ascii="Times New Roman" w:hAnsi="Times New Roman" w:cs="Times New Roman"/>
        </w:rPr>
        <w:fldChar w:fldCharType="begin"/>
      </w:r>
      <w:r w:rsidR="006E3C20">
        <w:rPr>
          <w:rFonts w:ascii="Times New Roman" w:hAnsi="Times New Roman" w:cs="Times New Roman"/>
        </w:rPr>
        <w:instrText xml:space="preserve"> ADDIN PAPERS2_CITATIONS &lt;citation&gt;&lt;uuid&gt;2B8E8059-9B7A-441F-80D3-F1FE8167E61C&lt;/uuid&gt;&lt;priority&gt;0&lt;/priority&gt;&lt;publications&gt;&lt;publication&gt;&lt;publication_date&gt;99201300001200000000200000&lt;/publication_date&gt;&lt;startpage&gt;136&lt;/startpage&gt;&lt;title&gt;Hominid brain evolution&lt;/title&gt;&lt;uuid&gt;106E4020-0253-4BD0-BCCF-AFBFB618D567&lt;/uuid&gt;&lt;subtype&gt;400&lt;/subtype&gt;&lt;publisher&gt;Blackwell Publishing Ltd&lt;/publisher&gt;&lt;type&gt;400&lt;/type&gt;&lt;endpage&gt;164&lt;/endpage&gt;&lt;url&gt;http://www.indiana.edu/~brainevo/publications/schoenemann-hominid-brain-evol-2013.pdf&lt;/url&gt;&lt;bundle&gt;&lt;publication&gt;&lt;title&gt;A Companion to Paleoanthropology&lt;/title&gt;&lt;type&gt;-100&lt;/type&gt;&lt;subtype&gt;-100&lt;/subtype&gt;&lt;uuid&gt;81D0CB00-E0F8-4808-AA30-5C8A592E6B76&lt;/uuid&gt;&lt;/publication&gt;&lt;/bundle&gt;&lt;authors&gt;&lt;author&gt;&lt;firstName&gt;P&lt;/firstName&gt;&lt;middleNames&gt;Thomas&lt;/middleNames&gt;&lt;lastName&gt;Schoenemann&lt;/lastName&gt;&lt;/author&gt;&lt;author&gt;&lt;firstName&gt;D&lt;/firstName&gt;&lt;middleNames&gt;R&lt;/middleNames&gt;&lt;lastName&gt;Begun&lt;/lastName&gt;&lt;/author&gt;&lt;/authors&gt;&lt;/publication&gt;&lt;/publications&gt;&lt;cites&gt;&lt;cite&gt;&lt;suppress&gt;A&lt;/suppress&gt;&lt;/cite&gt;&lt;/cites&gt;&lt;/citation&gt;</w:instrText>
      </w:r>
      <w:r w:rsidR="00E1237A">
        <w:rPr>
          <w:rFonts w:ascii="Times New Roman" w:hAnsi="Times New Roman" w:cs="Times New Roman"/>
        </w:rPr>
        <w:fldChar w:fldCharType="separate"/>
      </w:r>
      <w:r w:rsidR="0060314B">
        <w:rPr>
          <w:rFonts w:ascii="Times New Roman" w:hAnsi="Times New Roman" w:cs="Times New Roman"/>
        </w:rPr>
        <w:t>(2013)</w:t>
      </w:r>
      <w:r w:rsidR="00E1237A">
        <w:rPr>
          <w:rFonts w:ascii="Times New Roman" w:hAnsi="Times New Roman" w:cs="Times New Roman"/>
        </w:rPr>
        <w:fldChar w:fldCharType="end"/>
      </w:r>
      <w:r w:rsidR="00C613F5" w:rsidRPr="00862889">
        <w:rPr>
          <w:rFonts w:ascii="Times New Roman" w:hAnsi="Times New Roman" w:cs="Times New Roman"/>
        </w:rPr>
        <w:t>. These individuals were fit into a scheme of</w:t>
      </w:r>
      <w:r w:rsidR="00215559">
        <w:rPr>
          <w:rFonts w:ascii="Times New Roman" w:hAnsi="Times New Roman" w:cs="Times New Roman"/>
        </w:rPr>
        <w:t xml:space="preserve"> 1</w:t>
      </w:r>
      <w:r w:rsidR="00C17444">
        <w:rPr>
          <w:rFonts w:ascii="Times New Roman" w:hAnsi="Times New Roman" w:cs="Times New Roman"/>
        </w:rPr>
        <w:t xml:space="preserve">4 </w:t>
      </w:r>
      <w:r w:rsidR="00BD66FE">
        <w:rPr>
          <w:rFonts w:ascii="Times New Roman" w:hAnsi="Times New Roman" w:cs="Times New Roman"/>
        </w:rPr>
        <w:t xml:space="preserve">different </w:t>
      </w:r>
      <w:r w:rsidR="00A41265">
        <w:rPr>
          <w:rFonts w:ascii="Times New Roman" w:hAnsi="Times New Roman" w:cs="Times New Roman"/>
        </w:rPr>
        <w:t>Hominin</w:t>
      </w:r>
      <w:r w:rsidR="00BD66FE">
        <w:rPr>
          <w:rFonts w:ascii="Times New Roman" w:hAnsi="Times New Roman" w:cs="Times New Roman"/>
        </w:rPr>
        <w:t xml:space="preserve"> species including:</w:t>
      </w:r>
      <w:r w:rsidR="00151F35">
        <w:rPr>
          <w:rFonts w:ascii="Times New Roman" w:hAnsi="Times New Roman" w:cs="Times New Roman"/>
        </w:rPr>
        <w:t xml:space="preserve"> </w:t>
      </w:r>
      <w:r w:rsidR="00C613F5" w:rsidRPr="00862889">
        <w:rPr>
          <w:rFonts w:ascii="Times New Roman" w:hAnsi="Times New Roman" w:cs="Times New Roman"/>
          <w:i/>
        </w:rPr>
        <w:t>Australopithecus afarensis</w:t>
      </w:r>
      <w:r w:rsidR="00C613F5" w:rsidRPr="00862889">
        <w:rPr>
          <w:rFonts w:ascii="Times New Roman" w:hAnsi="Times New Roman" w:cs="Times New Roman"/>
        </w:rPr>
        <w:t xml:space="preserve"> </w:t>
      </w:r>
      <w:r w:rsidR="000C477D">
        <w:rPr>
          <w:rFonts w:ascii="Times New Roman" w:hAnsi="Times New Roman" w:cs="Times New Roman"/>
        </w:rPr>
        <w:t>(</w:t>
      </w:r>
      <w:r w:rsidR="00C613F5" w:rsidRPr="002524F7">
        <w:rPr>
          <w:rFonts w:ascii="Times New Roman" w:hAnsi="Times New Roman" w:cs="Times New Roman"/>
        </w:rPr>
        <w:t>n</w:t>
      </w:r>
      <w:r w:rsidR="00C613F5" w:rsidRPr="00862889">
        <w:rPr>
          <w:rFonts w:ascii="Times New Roman" w:hAnsi="Times New Roman" w:cs="Times New Roman"/>
        </w:rPr>
        <w:t>=5</w:t>
      </w:r>
      <w:r w:rsidR="000C477D">
        <w:rPr>
          <w:rFonts w:ascii="Times New Roman" w:hAnsi="Times New Roman" w:cs="Times New Roman"/>
        </w:rPr>
        <w:t>)</w:t>
      </w:r>
      <w:r w:rsidR="00C613F5" w:rsidRPr="00862889">
        <w:rPr>
          <w:rFonts w:ascii="Times New Roman" w:hAnsi="Times New Roman" w:cs="Times New Roman"/>
        </w:rPr>
        <w:t xml:space="preserve">, </w:t>
      </w:r>
      <w:r w:rsidR="00C613F5" w:rsidRPr="00862889">
        <w:rPr>
          <w:rFonts w:ascii="Times New Roman" w:hAnsi="Times New Roman" w:cs="Times New Roman"/>
          <w:i/>
        </w:rPr>
        <w:t>Australopithecus africanus</w:t>
      </w:r>
      <w:r w:rsidR="00C613F5" w:rsidRPr="00862889">
        <w:rPr>
          <w:rFonts w:ascii="Times New Roman" w:hAnsi="Times New Roman" w:cs="Times New Roman"/>
        </w:rPr>
        <w:t xml:space="preserve"> </w:t>
      </w:r>
      <w:r w:rsidR="000C477D">
        <w:rPr>
          <w:rFonts w:ascii="Times New Roman" w:hAnsi="Times New Roman" w:cs="Times New Roman"/>
        </w:rPr>
        <w:t>(</w:t>
      </w:r>
      <w:r w:rsidR="00C613F5" w:rsidRPr="002524F7">
        <w:rPr>
          <w:rFonts w:ascii="Times New Roman" w:hAnsi="Times New Roman" w:cs="Times New Roman"/>
        </w:rPr>
        <w:t>n</w:t>
      </w:r>
      <w:r w:rsidR="00C613F5" w:rsidRPr="00862889">
        <w:rPr>
          <w:rFonts w:ascii="Times New Roman" w:hAnsi="Times New Roman" w:cs="Times New Roman"/>
        </w:rPr>
        <w:t>=8</w:t>
      </w:r>
      <w:r w:rsidR="000C477D">
        <w:rPr>
          <w:rFonts w:ascii="Times New Roman" w:hAnsi="Times New Roman" w:cs="Times New Roman"/>
        </w:rPr>
        <w:t>)</w:t>
      </w:r>
      <w:r w:rsidR="00C613F5" w:rsidRPr="00862889">
        <w:rPr>
          <w:rFonts w:ascii="Times New Roman" w:hAnsi="Times New Roman" w:cs="Times New Roman"/>
        </w:rPr>
        <w:t xml:space="preserve">, </w:t>
      </w:r>
      <w:r w:rsidR="00C613F5" w:rsidRPr="00862889">
        <w:rPr>
          <w:rFonts w:ascii="Times New Roman" w:hAnsi="Times New Roman" w:cs="Times New Roman"/>
          <w:i/>
        </w:rPr>
        <w:t xml:space="preserve">Australopithecus garhi </w:t>
      </w:r>
      <w:r w:rsidR="000C477D">
        <w:rPr>
          <w:rFonts w:ascii="Times New Roman" w:hAnsi="Times New Roman" w:cs="Times New Roman"/>
        </w:rPr>
        <w:t>(</w:t>
      </w:r>
      <w:r w:rsidR="00C613F5" w:rsidRPr="002524F7">
        <w:rPr>
          <w:rFonts w:ascii="Times New Roman" w:hAnsi="Times New Roman" w:cs="Times New Roman"/>
        </w:rPr>
        <w:t>n=</w:t>
      </w:r>
      <w:r w:rsidR="00C613F5" w:rsidRPr="00862889">
        <w:rPr>
          <w:rFonts w:ascii="Times New Roman" w:hAnsi="Times New Roman" w:cs="Times New Roman"/>
        </w:rPr>
        <w:t>1</w:t>
      </w:r>
      <w:r w:rsidR="000C477D">
        <w:rPr>
          <w:rFonts w:ascii="Times New Roman" w:hAnsi="Times New Roman" w:cs="Times New Roman"/>
        </w:rPr>
        <w:t>)</w:t>
      </w:r>
      <w:r w:rsidR="00C613F5" w:rsidRPr="00862889">
        <w:rPr>
          <w:rFonts w:ascii="Times New Roman" w:hAnsi="Times New Roman" w:cs="Times New Roman"/>
        </w:rPr>
        <w:t xml:space="preserve">, </w:t>
      </w:r>
      <w:r w:rsidR="00C613F5" w:rsidRPr="00862889">
        <w:rPr>
          <w:rFonts w:ascii="Times New Roman" w:hAnsi="Times New Roman" w:cs="Times New Roman"/>
          <w:i/>
        </w:rPr>
        <w:t>Homo habilis</w:t>
      </w:r>
      <w:r w:rsidR="00C613F5" w:rsidRPr="00862889">
        <w:rPr>
          <w:rFonts w:ascii="Times New Roman" w:hAnsi="Times New Roman" w:cs="Times New Roman"/>
        </w:rPr>
        <w:t xml:space="preserve"> </w:t>
      </w:r>
      <w:r w:rsidR="000C477D">
        <w:rPr>
          <w:rFonts w:ascii="Times New Roman" w:hAnsi="Times New Roman" w:cs="Times New Roman"/>
        </w:rPr>
        <w:t>(</w:t>
      </w:r>
      <w:r w:rsidR="00C613F5" w:rsidRPr="00B33AF1">
        <w:rPr>
          <w:rFonts w:ascii="Times New Roman" w:hAnsi="Times New Roman" w:cs="Times New Roman"/>
        </w:rPr>
        <w:t>n=10</w:t>
      </w:r>
      <w:r w:rsidR="000C477D">
        <w:rPr>
          <w:rFonts w:ascii="Times New Roman" w:hAnsi="Times New Roman" w:cs="Times New Roman"/>
        </w:rPr>
        <w:t>)</w:t>
      </w:r>
      <w:r w:rsidR="00C613F5" w:rsidRPr="00862889">
        <w:rPr>
          <w:rFonts w:ascii="Times New Roman" w:hAnsi="Times New Roman" w:cs="Times New Roman"/>
        </w:rPr>
        <w:t xml:space="preserve">, </w:t>
      </w:r>
      <w:r w:rsidR="00C613F5" w:rsidRPr="00862889">
        <w:rPr>
          <w:rFonts w:ascii="Times New Roman" w:hAnsi="Times New Roman" w:cs="Times New Roman"/>
          <w:i/>
        </w:rPr>
        <w:t>Homo rudolfensis</w:t>
      </w:r>
      <w:r w:rsidR="00C613F5" w:rsidRPr="00862889">
        <w:rPr>
          <w:rFonts w:ascii="Times New Roman" w:hAnsi="Times New Roman" w:cs="Times New Roman"/>
        </w:rPr>
        <w:t xml:space="preserve"> </w:t>
      </w:r>
      <w:r w:rsidR="000C477D">
        <w:rPr>
          <w:rFonts w:ascii="Times New Roman" w:hAnsi="Times New Roman" w:cs="Times New Roman"/>
        </w:rPr>
        <w:t>(</w:t>
      </w:r>
      <w:r w:rsidR="00C613F5" w:rsidRPr="002524F7">
        <w:rPr>
          <w:rFonts w:ascii="Times New Roman" w:hAnsi="Times New Roman" w:cs="Times New Roman"/>
        </w:rPr>
        <w:t>n</w:t>
      </w:r>
      <w:r w:rsidR="00C613F5" w:rsidRPr="00862889">
        <w:rPr>
          <w:rFonts w:ascii="Times New Roman" w:hAnsi="Times New Roman" w:cs="Times New Roman"/>
        </w:rPr>
        <w:t>=3</w:t>
      </w:r>
      <w:r w:rsidR="000C477D">
        <w:rPr>
          <w:rFonts w:ascii="Times New Roman" w:hAnsi="Times New Roman" w:cs="Times New Roman"/>
        </w:rPr>
        <w:t>)</w:t>
      </w:r>
      <w:r w:rsidR="00C613F5" w:rsidRPr="00862889">
        <w:rPr>
          <w:rFonts w:ascii="Times New Roman" w:hAnsi="Times New Roman" w:cs="Times New Roman"/>
        </w:rPr>
        <w:t xml:space="preserve">, </w:t>
      </w:r>
      <w:r w:rsidR="00C613F5" w:rsidRPr="00862889">
        <w:rPr>
          <w:rFonts w:ascii="Times New Roman" w:hAnsi="Times New Roman" w:cs="Times New Roman"/>
          <w:i/>
        </w:rPr>
        <w:t>Homo ergaster</w:t>
      </w:r>
      <w:r w:rsidR="00C613F5" w:rsidRPr="00862889">
        <w:rPr>
          <w:rFonts w:ascii="Times New Roman" w:hAnsi="Times New Roman" w:cs="Times New Roman"/>
        </w:rPr>
        <w:t xml:space="preserve"> </w:t>
      </w:r>
      <w:r w:rsidR="000C477D">
        <w:rPr>
          <w:rFonts w:ascii="Times New Roman" w:hAnsi="Times New Roman" w:cs="Times New Roman"/>
        </w:rPr>
        <w:t>(</w:t>
      </w:r>
      <w:r w:rsidR="00C613F5" w:rsidRPr="002524F7">
        <w:rPr>
          <w:rFonts w:ascii="Times New Roman" w:hAnsi="Times New Roman" w:cs="Times New Roman"/>
        </w:rPr>
        <w:t>n=</w:t>
      </w:r>
      <w:r w:rsidR="00C613F5" w:rsidRPr="00862889">
        <w:rPr>
          <w:rFonts w:ascii="Times New Roman" w:hAnsi="Times New Roman" w:cs="Times New Roman"/>
        </w:rPr>
        <w:t>6</w:t>
      </w:r>
      <w:r w:rsidR="000C477D">
        <w:rPr>
          <w:rFonts w:ascii="Times New Roman" w:hAnsi="Times New Roman" w:cs="Times New Roman"/>
        </w:rPr>
        <w:t>)</w:t>
      </w:r>
      <w:r w:rsidR="00C613F5" w:rsidRPr="00862889">
        <w:rPr>
          <w:rFonts w:ascii="Times New Roman" w:hAnsi="Times New Roman" w:cs="Times New Roman"/>
        </w:rPr>
        <w:t xml:space="preserve">, </w:t>
      </w:r>
      <w:r w:rsidR="00C613F5" w:rsidRPr="00862889">
        <w:rPr>
          <w:rFonts w:ascii="Times New Roman" w:hAnsi="Times New Roman" w:cs="Times New Roman"/>
          <w:i/>
        </w:rPr>
        <w:t>Homo georgicus</w:t>
      </w:r>
      <w:r w:rsidR="00C613F5" w:rsidRPr="00862889">
        <w:rPr>
          <w:rFonts w:ascii="Times New Roman" w:hAnsi="Times New Roman" w:cs="Times New Roman"/>
        </w:rPr>
        <w:t xml:space="preserve"> </w:t>
      </w:r>
      <w:r w:rsidR="000C477D">
        <w:rPr>
          <w:rFonts w:ascii="Times New Roman" w:hAnsi="Times New Roman" w:cs="Times New Roman"/>
        </w:rPr>
        <w:t>(</w:t>
      </w:r>
      <w:r w:rsidR="00C613F5" w:rsidRPr="00862889">
        <w:rPr>
          <w:rFonts w:ascii="Times New Roman" w:hAnsi="Times New Roman" w:cs="Times New Roman"/>
          <w:i/>
        </w:rPr>
        <w:t>n</w:t>
      </w:r>
      <w:r w:rsidR="00C613F5" w:rsidRPr="00862889">
        <w:rPr>
          <w:rFonts w:ascii="Times New Roman" w:hAnsi="Times New Roman" w:cs="Times New Roman"/>
        </w:rPr>
        <w:t>=3</w:t>
      </w:r>
      <w:r w:rsidR="000C477D">
        <w:rPr>
          <w:rFonts w:ascii="Times New Roman" w:hAnsi="Times New Roman" w:cs="Times New Roman"/>
        </w:rPr>
        <w:t>)</w:t>
      </w:r>
      <w:r w:rsidR="00C613F5" w:rsidRPr="00862889">
        <w:rPr>
          <w:rFonts w:ascii="Times New Roman" w:hAnsi="Times New Roman" w:cs="Times New Roman"/>
        </w:rPr>
        <w:t xml:space="preserve">, </w:t>
      </w:r>
      <w:r w:rsidR="00C613F5" w:rsidRPr="00862889">
        <w:rPr>
          <w:rFonts w:ascii="Times New Roman" w:hAnsi="Times New Roman" w:cs="Times New Roman"/>
          <w:i/>
        </w:rPr>
        <w:t>Homo erectus</w:t>
      </w:r>
      <w:r w:rsidR="00C613F5" w:rsidRPr="00862889">
        <w:rPr>
          <w:rFonts w:ascii="Times New Roman" w:hAnsi="Times New Roman" w:cs="Times New Roman"/>
        </w:rPr>
        <w:t xml:space="preserve"> </w:t>
      </w:r>
      <w:r w:rsidR="000C477D">
        <w:rPr>
          <w:rFonts w:ascii="Times New Roman" w:hAnsi="Times New Roman" w:cs="Times New Roman"/>
        </w:rPr>
        <w:t>(</w:t>
      </w:r>
      <w:r w:rsidR="00C613F5" w:rsidRPr="002524F7">
        <w:rPr>
          <w:rFonts w:ascii="Times New Roman" w:hAnsi="Times New Roman" w:cs="Times New Roman"/>
        </w:rPr>
        <w:t>n=</w:t>
      </w:r>
      <w:r w:rsidR="00C613F5" w:rsidRPr="00862889">
        <w:rPr>
          <w:rFonts w:ascii="Times New Roman" w:hAnsi="Times New Roman" w:cs="Times New Roman"/>
        </w:rPr>
        <w:t>33</w:t>
      </w:r>
      <w:r w:rsidR="000C477D">
        <w:rPr>
          <w:rFonts w:ascii="Times New Roman" w:hAnsi="Times New Roman" w:cs="Times New Roman"/>
        </w:rPr>
        <w:t>)</w:t>
      </w:r>
      <w:r w:rsidR="00C613F5" w:rsidRPr="00862889">
        <w:rPr>
          <w:rFonts w:ascii="Times New Roman" w:hAnsi="Times New Roman" w:cs="Times New Roman"/>
        </w:rPr>
        <w:t xml:space="preserve">, </w:t>
      </w:r>
      <w:r w:rsidR="00C613F5" w:rsidRPr="00862889">
        <w:rPr>
          <w:rFonts w:ascii="Times New Roman" w:hAnsi="Times New Roman" w:cs="Times New Roman"/>
          <w:i/>
        </w:rPr>
        <w:t>Homo heidelbergensis</w:t>
      </w:r>
      <w:r w:rsidR="00C613F5" w:rsidRPr="00862889">
        <w:rPr>
          <w:rFonts w:ascii="Times New Roman" w:hAnsi="Times New Roman" w:cs="Times New Roman"/>
        </w:rPr>
        <w:t xml:space="preserve"> </w:t>
      </w:r>
      <w:r w:rsidR="000C477D">
        <w:rPr>
          <w:rFonts w:ascii="Times New Roman" w:hAnsi="Times New Roman" w:cs="Times New Roman"/>
        </w:rPr>
        <w:t>(</w:t>
      </w:r>
      <w:r w:rsidR="00C613F5" w:rsidRPr="00604B23">
        <w:rPr>
          <w:rFonts w:ascii="Times New Roman" w:hAnsi="Times New Roman" w:cs="Times New Roman"/>
        </w:rPr>
        <w:t>n=21</w:t>
      </w:r>
      <w:r w:rsidR="000C477D">
        <w:rPr>
          <w:rFonts w:ascii="Times New Roman" w:hAnsi="Times New Roman" w:cs="Times New Roman"/>
        </w:rPr>
        <w:t>)</w:t>
      </w:r>
      <w:r w:rsidR="00C613F5" w:rsidRPr="00862889">
        <w:rPr>
          <w:rFonts w:ascii="Times New Roman" w:hAnsi="Times New Roman" w:cs="Times New Roman"/>
        </w:rPr>
        <w:t xml:space="preserve">, </w:t>
      </w:r>
      <w:r w:rsidR="00C613F5" w:rsidRPr="00862889">
        <w:rPr>
          <w:rFonts w:ascii="Times New Roman" w:hAnsi="Times New Roman" w:cs="Times New Roman"/>
          <w:i/>
        </w:rPr>
        <w:t>Homo neanderthalensis</w:t>
      </w:r>
      <w:r w:rsidR="00C613F5" w:rsidRPr="00862889">
        <w:rPr>
          <w:rFonts w:ascii="Times New Roman" w:hAnsi="Times New Roman" w:cs="Times New Roman"/>
        </w:rPr>
        <w:t xml:space="preserve"> </w:t>
      </w:r>
      <w:r w:rsidR="000C477D">
        <w:rPr>
          <w:rFonts w:ascii="Times New Roman" w:hAnsi="Times New Roman" w:cs="Times New Roman"/>
        </w:rPr>
        <w:t>(</w:t>
      </w:r>
      <w:r w:rsidR="00C613F5" w:rsidRPr="002524F7">
        <w:rPr>
          <w:rFonts w:ascii="Times New Roman" w:hAnsi="Times New Roman" w:cs="Times New Roman"/>
        </w:rPr>
        <w:t>n</w:t>
      </w:r>
      <w:r w:rsidR="00C613F5" w:rsidRPr="00862889">
        <w:rPr>
          <w:rFonts w:ascii="Times New Roman" w:hAnsi="Times New Roman" w:cs="Times New Roman"/>
        </w:rPr>
        <w:t>=27</w:t>
      </w:r>
      <w:r w:rsidR="000C477D">
        <w:rPr>
          <w:rFonts w:ascii="Times New Roman" w:hAnsi="Times New Roman" w:cs="Times New Roman"/>
        </w:rPr>
        <w:t>)</w:t>
      </w:r>
      <w:r w:rsidR="00C613F5" w:rsidRPr="00862889">
        <w:rPr>
          <w:rFonts w:ascii="Times New Roman" w:hAnsi="Times New Roman" w:cs="Times New Roman"/>
        </w:rPr>
        <w:t>,</w:t>
      </w:r>
      <w:r w:rsidR="00BD66FE">
        <w:rPr>
          <w:rFonts w:ascii="Times New Roman" w:hAnsi="Times New Roman" w:cs="Times New Roman"/>
        </w:rPr>
        <w:t xml:space="preserve"> </w:t>
      </w:r>
      <w:r w:rsidR="00C613F5" w:rsidRPr="00862889">
        <w:rPr>
          <w:rFonts w:ascii="Times New Roman" w:hAnsi="Times New Roman" w:cs="Times New Roman"/>
          <w:i/>
        </w:rPr>
        <w:t>Homo sapiens</w:t>
      </w:r>
      <w:r w:rsidR="00C613F5" w:rsidRPr="00862889">
        <w:rPr>
          <w:rFonts w:ascii="Times New Roman" w:hAnsi="Times New Roman" w:cs="Times New Roman"/>
        </w:rPr>
        <w:t xml:space="preserve"> </w:t>
      </w:r>
      <w:r w:rsidR="000C477D">
        <w:rPr>
          <w:rFonts w:ascii="Times New Roman" w:hAnsi="Times New Roman" w:cs="Times New Roman"/>
        </w:rPr>
        <w:t>(</w:t>
      </w:r>
      <w:r w:rsidR="00C613F5" w:rsidRPr="002524F7">
        <w:rPr>
          <w:rFonts w:ascii="Times New Roman" w:hAnsi="Times New Roman" w:cs="Times New Roman"/>
        </w:rPr>
        <w:t>n</w:t>
      </w:r>
      <w:r w:rsidR="00523657">
        <w:rPr>
          <w:rFonts w:ascii="Times New Roman" w:hAnsi="Times New Roman" w:cs="Times New Roman"/>
        </w:rPr>
        <w:t>=58</w:t>
      </w:r>
      <w:r w:rsidR="000C477D">
        <w:rPr>
          <w:rFonts w:ascii="Times New Roman" w:hAnsi="Times New Roman" w:cs="Times New Roman"/>
        </w:rPr>
        <w:t>)</w:t>
      </w:r>
      <w:r w:rsidR="0060314B">
        <w:rPr>
          <w:rFonts w:ascii="Times New Roman" w:hAnsi="Times New Roman" w:cs="Times New Roman"/>
        </w:rPr>
        <w:t xml:space="preserve">, </w:t>
      </w:r>
      <w:r w:rsidR="00004BB6" w:rsidRPr="00151F35">
        <w:rPr>
          <w:rFonts w:ascii="Times New Roman" w:hAnsi="Times New Roman" w:cs="Times New Roman"/>
          <w:i/>
        </w:rPr>
        <w:t>Ardipithecus ramidus</w:t>
      </w:r>
      <w:r w:rsidR="00004BB6">
        <w:rPr>
          <w:rFonts w:ascii="Times New Roman" w:hAnsi="Times New Roman" w:cs="Times New Roman"/>
        </w:rPr>
        <w:t xml:space="preserve"> </w:t>
      </w:r>
      <w:r w:rsidR="000C477D">
        <w:rPr>
          <w:rFonts w:ascii="Times New Roman" w:hAnsi="Times New Roman" w:cs="Times New Roman"/>
        </w:rPr>
        <w:t>(</w:t>
      </w:r>
      <w:r w:rsidR="00004BB6">
        <w:rPr>
          <w:rFonts w:ascii="Times New Roman" w:hAnsi="Times New Roman" w:cs="Times New Roman"/>
        </w:rPr>
        <w:t>n=1</w:t>
      </w:r>
      <w:r w:rsidR="000C477D">
        <w:rPr>
          <w:rFonts w:ascii="Times New Roman" w:hAnsi="Times New Roman" w:cs="Times New Roman"/>
        </w:rPr>
        <w:t>)</w:t>
      </w:r>
      <w:r w:rsidR="00004BB6">
        <w:rPr>
          <w:rFonts w:ascii="Times New Roman" w:hAnsi="Times New Roman" w:cs="Times New Roman"/>
        </w:rPr>
        <w:t xml:space="preserve"> and </w:t>
      </w:r>
      <w:r w:rsidR="00523657">
        <w:rPr>
          <w:rFonts w:ascii="Times New Roman" w:hAnsi="Times New Roman" w:cs="Times New Roman"/>
        </w:rPr>
        <w:t xml:space="preserve">the robust australopiths </w:t>
      </w:r>
      <w:r w:rsidR="00BD66FE" w:rsidRPr="00523657">
        <w:rPr>
          <w:rFonts w:ascii="Times New Roman" w:hAnsi="Times New Roman" w:cs="Times New Roman"/>
          <w:i/>
        </w:rPr>
        <w:t>Paranthropus aethiopicus</w:t>
      </w:r>
      <w:r w:rsidR="00ED2D7D">
        <w:rPr>
          <w:rFonts w:ascii="Times New Roman" w:hAnsi="Times New Roman" w:cs="Times New Roman"/>
        </w:rPr>
        <w:t xml:space="preserve"> </w:t>
      </w:r>
      <w:r w:rsidR="000C477D">
        <w:rPr>
          <w:rFonts w:ascii="Times New Roman" w:hAnsi="Times New Roman" w:cs="Times New Roman"/>
        </w:rPr>
        <w:t>(</w:t>
      </w:r>
      <w:r w:rsidR="00ED2D7D">
        <w:rPr>
          <w:rFonts w:ascii="Times New Roman" w:hAnsi="Times New Roman" w:cs="Times New Roman"/>
        </w:rPr>
        <w:t>n=1</w:t>
      </w:r>
      <w:r w:rsidR="000C477D">
        <w:rPr>
          <w:rFonts w:ascii="Times New Roman" w:hAnsi="Times New Roman" w:cs="Times New Roman"/>
        </w:rPr>
        <w:t>)</w:t>
      </w:r>
      <w:r w:rsidR="00BD66FE">
        <w:rPr>
          <w:rFonts w:ascii="Times New Roman" w:hAnsi="Times New Roman" w:cs="Times New Roman"/>
        </w:rPr>
        <w:t xml:space="preserve">, </w:t>
      </w:r>
      <w:r w:rsidR="00523657">
        <w:rPr>
          <w:rFonts w:ascii="Times New Roman" w:hAnsi="Times New Roman" w:cs="Times New Roman"/>
        </w:rPr>
        <w:t xml:space="preserve">and </w:t>
      </w:r>
      <w:r w:rsidR="00BD66FE" w:rsidRPr="00523657">
        <w:rPr>
          <w:rFonts w:ascii="Times New Roman" w:hAnsi="Times New Roman" w:cs="Times New Roman"/>
          <w:i/>
        </w:rPr>
        <w:t>Paranthropus boisei</w:t>
      </w:r>
      <w:r w:rsidR="00BD66FE">
        <w:rPr>
          <w:rFonts w:ascii="Times New Roman" w:hAnsi="Times New Roman" w:cs="Times New Roman"/>
        </w:rPr>
        <w:t xml:space="preserve"> </w:t>
      </w:r>
      <w:r w:rsidR="000C477D">
        <w:rPr>
          <w:rFonts w:ascii="Times New Roman" w:hAnsi="Times New Roman" w:cs="Times New Roman"/>
        </w:rPr>
        <w:t>(</w:t>
      </w:r>
      <w:r w:rsidR="00BD66FE">
        <w:rPr>
          <w:rFonts w:ascii="Times New Roman" w:hAnsi="Times New Roman" w:cs="Times New Roman"/>
        </w:rPr>
        <w:t>n=</w:t>
      </w:r>
      <w:r w:rsidR="00ED2D7D">
        <w:rPr>
          <w:rFonts w:ascii="Times New Roman" w:hAnsi="Times New Roman" w:cs="Times New Roman"/>
        </w:rPr>
        <w:t>3</w:t>
      </w:r>
      <w:r w:rsidR="000C477D">
        <w:rPr>
          <w:rFonts w:ascii="Times New Roman" w:hAnsi="Times New Roman" w:cs="Times New Roman"/>
        </w:rPr>
        <w:t>)</w:t>
      </w:r>
      <w:r w:rsidR="0060314B">
        <w:rPr>
          <w:rFonts w:ascii="Times New Roman" w:hAnsi="Times New Roman" w:cs="Times New Roman"/>
        </w:rPr>
        <w:t>.</w:t>
      </w:r>
      <w:r w:rsidR="00836336">
        <w:rPr>
          <w:rFonts w:ascii="Times New Roman" w:hAnsi="Times New Roman" w:cs="Times New Roman"/>
        </w:rPr>
        <w:t xml:space="preserve"> Species averages were calculated when multiple specimens per species </w:t>
      </w:r>
      <w:r w:rsidR="00643D7B">
        <w:rPr>
          <w:rFonts w:ascii="Times New Roman" w:hAnsi="Times New Roman" w:cs="Times New Roman"/>
        </w:rPr>
        <w:t>were available.</w:t>
      </w:r>
    </w:p>
    <w:p w14:paraId="217576B9" w14:textId="27E521CF" w:rsidR="00286139" w:rsidRDefault="009168D7" w:rsidP="006C528C">
      <w:pPr>
        <w:ind w:firstLine="720"/>
        <w:rPr>
          <w:rFonts w:ascii="Times New Roman" w:hAnsi="Times New Roman" w:cs="Times New Roman"/>
        </w:rPr>
      </w:pPr>
      <w:r w:rsidRPr="00862889">
        <w:rPr>
          <w:rFonts w:ascii="Times New Roman" w:hAnsi="Times New Roman" w:cs="Times New Roman"/>
        </w:rPr>
        <w:t>Each specimen was assigned an associated date (</w:t>
      </w:r>
      <w:r w:rsidR="00D878DD">
        <w:rPr>
          <w:rFonts w:ascii="Times New Roman" w:hAnsi="Times New Roman" w:cs="Times New Roman"/>
        </w:rPr>
        <w:t>Ma</w:t>
      </w:r>
      <w:r w:rsidRPr="00862889">
        <w:rPr>
          <w:rFonts w:ascii="Times New Roman" w:hAnsi="Times New Roman" w:cs="Times New Roman"/>
        </w:rPr>
        <w:t xml:space="preserve">) corresponding </w:t>
      </w:r>
      <w:r w:rsidR="00C613F5">
        <w:rPr>
          <w:rFonts w:ascii="Times New Roman" w:hAnsi="Times New Roman" w:cs="Times New Roman"/>
        </w:rPr>
        <w:t xml:space="preserve">to the </w:t>
      </w:r>
      <w:r w:rsidRPr="00862889">
        <w:rPr>
          <w:rFonts w:ascii="Times New Roman" w:hAnsi="Times New Roman" w:cs="Times New Roman"/>
        </w:rPr>
        <w:t>First Appearance Datum (FAD)</w:t>
      </w:r>
      <w:r w:rsidR="00C613F5">
        <w:rPr>
          <w:rFonts w:ascii="Times New Roman" w:hAnsi="Times New Roman" w:cs="Times New Roman"/>
        </w:rPr>
        <w:t xml:space="preserve"> of that fossil species as an approximation of its emergence</w:t>
      </w:r>
      <w:r w:rsidRPr="00862889">
        <w:rPr>
          <w:rFonts w:ascii="Times New Roman" w:hAnsi="Times New Roman" w:cs="Times New Roman"/>
        </w:rPr>
        <w:t xml:space="preserve">. Any error associated with these measures was equally distributed across all </w:t>
      </w:r>
      <w:r w:rsidR="00234A4B">
        <w:rPr>
          <w:rFonts w:ascii="Times New Roman" w:hAnsi="Times New Roman" w:cs="Times New Roman"/>
        </w:rPr>
        <w:t>o</w:t>
      </w:r>
      <w:r w:rsidRPr="00862889">
        <w:rPr>
          <w:rFonts w:ascii="Times New Roman" w:hAnsi="Times New Roman" w:cs="Times New Roman"/>
        </w:rPr>
        <w:t xml:space="preserve">rders </w:t>
      </w:r>
      <w:r w:rsidRPr="00862889">
        <w:rPr>
          <w:rFonts w:ascii="Times New Roman" w:hAnsi="Times New Roman" w:cs="Times New Roman"/>
        </w:rPr>
        <w:fldChar w:fldCharType="begin"/>
      </w:r>
      <w:r w:rsidR="006E3C20">
        <w:rPr>
          <w:rFonts w:ascii="Times New Roman" w:hAnsi="Times New Roman" w:cs="Times New Roman"/>
        </w:rPr>
        <w:instrText xml:space="preserve"> ADDIN PAPERS2_CITATIONS &lt;citation&gt;&lt;uuid&gt;B54940EC-5B67-4306-A949-4C4C5E716030&lt;/uuid&gt;&lt;priority&gt;13&lt;/priority&gt;&lt;publications&gt;&lt;publication&gt;&lt;uuid&gt;C367CDE0-FBF6-404E-84F3-F3BC1CA57D05&lt;/uuid&gt;&lt;volume&gt;107&lt;/volume&gt;&lt;doi&gt;10.1073/pnas.1005246107&lt;/doi&gt;&lt;startpage&gt;21582&lt;/startpage&gt;&lt;publication_date&gt;99201012141200000000222000&lt;/publication_date&gt;&lt;url&gt;http://eutils.ncbi.nlm.nih.gov/entrez/eutils/elink.fcgi?dbfrom=pubmed&amp;amp;id=21098277&amp;amp;retmode=ref&amp;amp;cmd=prlinks&lt;/url&gt;&lt;type&gt;400&lt;/type&gt;&lt;title&gt;Encephalization is not a universal macroevolutionary phenomenon in mammals but is associated with sociality.&lt;/title&gt;&lt;location&gt;&amp;lt;html&amp;gt;&amp;lt;head&amp;gt;&amp;lt;meta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Home&amp;lt;/a&amp;gt;&amp;lt;/div&amp;gt;&amp;lt;/body&amp;gt;&amp;lt;/html&amp;gt;&lt;/location&gt;&lt;institution&gt;Institute of Cognitive and Evolutionary Anthropology, University of Oxford, Oxford OX2 6PN, United Kingdom. susanne.shultz@anthro.ox.ac.uk&lt;/institution&gt;&lt;number&gt;50&lt;/number&gt;&lt;subtype&gt;400&lt;/subtype&gt;&lt;endpage&gt;21586&lt;/endpage&gt;&lt;bundle&gt;&lt;publication&gt;&lt;title&gt;PNAS&lt;/title&gt;&lt;type&gt;-100&lt;/type&gt;&lt;subtype&gt;-100&lt;/subtype&gt;&lt;uuid&gt;7CCFCC8B-3779-473B-9F23-2F8D465AF21A&lt;/uuid&gt;&lt;/publication&gt;&lt;/bundle&gt;&lt;authors&gt;&lt;author&gt;&lt;firstName&gt;Susanne&lt;/firstName&gt;&lt;lastName&gt;Shultz&lt;/lastName&gt;&lt;/author&gt;&lt;author&gt;&lt;firstName&gt;Robin&lt;/firstName&gt;&lt;middleNames&gt;I M&lt;/middleNames&gt;&lt;lastName&gt;Dunbar&lt;/lastName&gt;&lt;/author&gt;&lt;/authors&gt;&lt;/publication&gt;&lt;/publications&gt;&lt;cites&gt;&lt;/cites&gt;&lt;/citation&gt;</w:instrText>
      </w:r>
      <w:r w:rsidRPr="00862889">
        <w:rPr>
          <w:rFonts w:ascii="Times New Roman" w:hAnsi="Times New Roman" w:cs="Times New Roman"/>
        </w:rPr>
        <w:fldChar w:fldCharType="separate"/>
      </w:r>
      <w:r w:rsidR="00766BBB">
        <w:rPr>
          <w:rFonts w:ascii="Times New Roman" w:hAnsi="Times New Roman" w:cs="Times New Roman"/>
        </w:rPr>
        <w:t>(Shultz and Dunbar, 2010)</w:t>
      </w:r>
      <w:r w:rsidRPr="00862889">
        <w:rPr>
          <w:rFonts w:ascii="Times New Roman" w:hAnsi="Times New Roman" w:cs="Times New Roman"/>
        </w:rPr>
        <w:fldChar w:fldCharType="end"/>
      </w:r>
      <w:r w:rsidRPr="00862889">
        <w:rPr>
          <w:rFonts w:ascii="Times New Roman" w:hAnsi="Times New Roman" w:cs="Times New Roman"/>
        </w:rPr>
        <w:t xml:space="preserve">. </w:t>
      </w:r>
    </w:p>
    <w:p w14:paraId="62DB8C20" w14:textId="1B9E09F9" w:rsidR="00862E6D" w:rsidRPr="00862889" w:rsidRDefault="00862E6D" w:rsidP="00862E6D">
      <w:pPr>
        <w:ind w:firstLine="720"/>
        <w:rPr>
          <w:rFonts w:ascii="Times New Roman" w:hAnsi="Times New Roman" w:cs="Times New Roman"/>
        </w:rPr>
      </w:pPr>
      <w:r>
        <w:rPr>
          <w:rFonts w:ascii="Times New Roman" w:hAnsi="Times New Roman" w:cs="Times New Roman"/>
        </w:rPr>
        <w:t>While</w:t>
      </w:r>
      <w:r w:rsidRPr="00862889">
        <w:rPr>
          <w:rFonts w:ascii="Times New Roman" w:hAnsi="Times New Roman" w:cs="Times New Roman"/>
        </w:rPr>
        <w:t xml:space="preserve"> a complete </w:t>
      </w:r>
      <w:r w:rsidR="00764847">
        <w:rPr>
          <w:rFonts w:ascii="Times New Roman" w:hAnsi="Times New Roman" w:cs="Times New Roman"/>
        </w:rPr>
        <w:t>set of analyses investigating</w:t>
      </w:r>
      <w:r w:rsidRPr="00862889">
        <w:rPr>
          <w:rFonts w:ascii="Times New Roman" w:hAnsi="Times New Roman" w:cs="Times New Roman"/>
        </w:rPr>
        <w:t xml:space="preserve"> CC, Body Size, </w:t>
      </w:r>
      <w:r w:rsidR="00A56A78">
        <w:rPr>
          <w:rFonts w:ascii="Times New Roman" w:hAnsi="Times New Roman" w:cs="Times New Roman"/>
        </w:rPr>
        <w:t xml:space="preserve">encephalization </w:t>
      </w:r>
      <w:r w:rsidR="00ED2791">
        <w:rPr>
          <w:rFonts w:ascii="Times New Roman" w:hAnsi="Times New Roman" w:cs="Times New Roman"/>
        </w:rPr>
        <w:t>quotient</w:t>
      </w:r>
      <w:r w:rsidR="00A56A78">
        <w:rPr>
          <w:rFonts w:ascii="Times New Roman" w:hAnsi="Times New Roman" w:cs="Times New Roman"/>
        </w:rPr>
        <w:t xml:space="preserve"> (</w:t>
      </w:r>
      <w:r w:rsidRPr="00862889">
        <w:rPr>
          <w:rFonts w:ascii="Times New Roman" w:hAnsi="Times New Roman" w:cs="Times New Roman"/>
        </w:rPr>
        <w:t>EQ</w:t>
      </w:r>
      <w:r w:rsidR="00A56A78">
        <w:rPr>
          <w:rFonts w:ascii="Times New Roman" w:hAnsi="Times New Roman" w:cs="Times New Roman"/>
        </w:rPr>
        <w:t>)</w:t>
      </w:r>
      <w:r w:rsidR="00ED2791">
        <w:rPr>
          <w:rFonts w:ascii="Times New Roman" w:hAnsi="Times New Roman" w:cs="Times New Roman"/>
        </w:rPr>
        <w:t xml:space="preserve"> </w:t>
      </w:r>
      <w:r w:rsidR="00ED2791">
        <w:rPr>
          <w:rFonts w:ascii="Times New Roman" w:hAnsi="Times New Roman" w:cs="Times New Roman"/>
        </w:rPr>
        <w:fldChar w:fldCharType="begin"/>
      </w:r>
      <w:r w:rsidR="006E3C20">
        <w:rPr>
          <w:rFonts w:ascii="Times New Roman" w:hAnsi="Times New Roman" w:cs="Times New Roman"/>
        </w:rPr>
        <w:instrText xml:space="preserve"> ADDIN PAPERS2_CITATIONS &lt;citation&gt;&lt;uuid&gt;AD4ED5BD-F603-4089-BC72-AE151D883C9B&lt;/uuid&gt;&lt;priority&gt;0&lt;/priority&gt;&lt;publications&gt;&lt;publication&gt;&lt;publication_date&gt;99198400001200000000200000&lt;/publication_date&gt;&lt;startpage&gt;73&lt;/startpage&gt;&lt;subtitle&gt;Food acquisition and processing in primates&lt;/subtitle&gt;&lt;title&gt;Body size, brain size and feeding strategies&lt;/title&gt;&lt;uuid&gt;02655E33-51F9-4419-8556-2887E4E1823B&lt;/uuid&gt;&lt;subtype&gt;400&lt;/subtype&gt;&lt;publisher&gt;Springer&lt;/publisher&gt;&lt;type&gt;400&lt;/type&gt;&lt;endpage&gt;103&lt;/endpage&gt;&lt;url&gt;http://www.worldcat.org/title/food-acquisition-and-processing-in-primates/oclc/851732693&lt;/url&gt;&lt;authors&gt;&lt;author&gt;&lt;firstName&gt;Robert&lt;/firstName&gt;&lt;middleNames&gt;D&lt;/middleNames&gt;&lt;lastName&gt;Martin&lt;/lastName&gt;&lt;/author&gt;&lt;/authors&gt;&lt;/publication&gt;&lt;publication&gt;&lt;volume&gt;293&lt;/volume&gt;&lt;publication_date&gt;99198109031200000000222000&lt;/publication_date&gt;&lt;number&gt;5827&lt;/number&gt;&lt;doi&gt;10.1038/293057a0&lt;/doi&gt;&lt;startpage&gt;57&lt;/startpage&gt;&lt;title&gt;Relative brain size and basal metabolic rate in terrestrial vertebrates.&lt;/title&gt;&lt;uuid&gt;979E7AAC-8D78-4A03-A239-8ABC1AD82F2F&lt;/uuid&gt;&lt;subtype&gt;400&lt;/subtype&gt;&lt;endpage&gt;60&lt;/endpage&gt;&lt;type&gt;400&lt;/type&gt;&lt;url&gt;http://eutils.ncbi.nlm.nih.gov/entrez/eutils/elink.fcgi?dbfrom=pubmed&amp;amp;id=7266659&amp;amp;retmode=ref&amp;amp;cmd=prlinks&lt;/url&gt;&lt;bundle&gt;&lt;publication&gt;&lt;publisher&gt;Nature Publishing Group&lt;/publisher&gt;&lt;title&gt;Nature&lt;/title&gt;&lt;type&gt;-100&lt;/type&gt;&lt;subtype&gt;-100&lt;/subtype&gt;&lt;uuid&gt;DF6BCE0A-6455-43BD-9845-895680FE751D&lt;/uuid&gt;&lt;/publication&gt;&lt;/bundle&gt;&lt;authors&gt;&lt;author&gt;&lt;firstName&gt;R&lt;/firstName&gt;&lt;middleNames&gt;D&lt;/middleNames&gt;&lt;lastName&gt;Martin&lt;/lastName&gt;&lt;/author&gt;&lt;/authors&gt;&lt;/publication&gt;&lt;/publications&gt;&lt;cites&gt;&lt;/cites&gt;&lt;/citation&gt;</w:instrText>
      </w:r>
      <w:r w:rsidR="00ED2791">
        <w:rPr>
          <w:rFonts w:ascii="Times New Roman" w:hAnsi="Times New Roman" w:cs="Times New Roman"/>
        </w:rPr>
        <w:fldChar w:fldCharType="separate"/>
      </w:r>
      <w:r w:rsidR="00D45F4E">
        <w:rPr>
          <w:rFonts w:ascii="Times New Roman" w:hAnsi="Times New Roman" w:cs="Times New Roman"/>
        </w:rPr>
        <w:t>(Martin, 1981; 1984)</w:t>
      </w:r>
      <w:r w:rsidR="00ED2791">
        <w:rPr>
          <w:rFonts w:ascii="Times New Roman" w:hAnsi="Times New Roman" w:cs="Times New Roman"/>
        </w:rPr>
        <w:fldChar w:fldCharType="end"/>
      </w:r>
      <w:r w:rsidRPr="00862889">
        <w:rPr>
          <w:rFonts w:ascii="Times New Roman" w:hAnsi="Times New Roman" w:cs="Times New Roman"/>
        </w:rPr>
        <w:t xml:space="preserve"> and their interrelated dynamics</w:t>
      </w:r>
      <w:r>
        <w:rPr>
          <w:rFonts w:ascii="Times New Roman" w:hAnsi="Times New Roman" w:cs="Times New Roman"/>
        </w:rPr>
        <w:t xml:space="preserve"> would be interesting, </w:t>
      </w:r>
      <w:commentRangeStart w:id="19"/>
      <w:r>
        <w:rPr>
          <w:rFonts w:ascii="Times New Roman" w:hAnsi="Times New Roman" w:cs="Times New Roman"/>
        </w:rPr>
        <w:t xml:space="preserve">this kind of detailed investigation </w:t>
      </w:r>
      <w:commentRangeEnd w:id="19"/>
      <w:r w:rsidR="002B37B5">
        <w:rPr>
          <w:rStyle w:val="CommentReference"/>
        </w:rPr>
        <w:commentReference w:id="19"/>
      </w:r>
      <w:r w:rsidRPr="00862889">
        <w:rPr>
          <w:rFonts w:ascii="Times New Roman" w:hAnsi="Times New Roman" w:cs="Times New Roman"/>
        </w:rPr>
        <w:t xml:space="preserve">is outside the scope of this study. </w:t>
      </w:r>
      <w:r>
        <w:rPr>
          <w:rFonts w:ascii="Times New Roman" w:hAnsi="Times New Roman" w:cs="Times New Roman"/>
        </w:rPr>
        <w:t xml:space="preserve">Furthermore, </w:t>
      </w:r>
      <w:r w:rsidR="00ED2791">
        <w:rPr>
          <w:rFonts w:ascii="Times New Roman" w:hAnsi="Times New Roman" w:cs="Times New Roman"/>
        </w:rPr>
        <w:t xml:space="preserve">some evidence suggests that </w:t>
      </w:r>
      <w:r>
        <w:rPr>
          <w:rFonts w:ascii="Times New Roman" w:hAnsi="Times New Roman" w:cs="Times New Roman"/>
        </w:rPr>
        <w:t xml:space="preserve">CC </w:t>
      </w:r>
      <w:r w:rsidR="00ED2791">
        <w:rPr>
          <w:rFonts w:ascii="Times New Roman" w:hAnsi="Times New Roman" w:cs="Times New Roman"/>
        </w:rPr>
        <w:t xml:space="preserve">is the </w:t>
      </w:r>
      <w:r>
        <w:rPr>
          <w:rFonts w:ascii="Times New Roman" w:hAnsi="Times New Roman" w:cs="Times New Roman"/>
        </w:rPr>
        <w:t xml:space="preserve">best predictor </w:t>
      </w:r>
      <w:r w:rsidR="002524F7">
        <w:rPr>
          <w:rFonts w:ascii="Times New Roman" w:hAnsi="Times New Roman" w:cs="Times New Roman"/>
        </w:rPr>
        <w:t xml:space="preserve">of </w:t>
      </w:r>
      <w:r>
        <w:rPr>
          <w:rFonts w:ascii="Times New Roman" w:hAnsi="Times New Roman" w:cs="Times New Roman"/>
        </w:rPr>
        <w:t xml:space="preserve">intelligence </w:t>
      </w:r>
      <w:r>
        <w:rPr>
          <w:rFonts w:ascii="Times New Roman" w:hAnsi="Times New Roman" w:cs="Times New Roman"/>
        </w:rPr>
        <w:fldChar w:fldCharType="begin"/>
      </w:r>
      <w:r w:rsidR="006E3C20">
        <w:rPr>
          <w:rFonts w:ascii="Times New Roman" w:hAnsi="Times New Roman" w:cs="Times New Roman"/>
        </w:rPr>
        <w:instrText xml:space="preserve"> ADDIN PAPERS2_CITATIONS &lt;citation&gt;&lt;uuid&gt;7FFC3AFA-28D3-4443-A541-816CE121CEBF&lt;/uuid&gt;&lt;priority&gt;0&lt;/priority&gt;&lt;publications&gt;&lt;publication&gt;&lt;volume&gt;70&lt;/volume&gt;&lt;publication_date&gt;99200700001200000000200000&lt;/publication_date&gt;&lt;number&gt;2&lt;/number&gt;&lt;doi&gt;10.1159/000102973&lt;/doi&gt;&lt;startpage&gt;115&lt;/startpage&gt;&lt;title&gt;Overall Brain Size, and Not Encephalization Quotient, Best Predicts Cognitive Ability across Non-Human Primates&lt;/title&gt;&lt;uuid&gt;5FBE37DC-698E-4569-BC31-B1CE79DBDE81&lt;/uuid&gt;&lt;subtype&gt;400&lt;/subtype&gt;&lt;endpage&gt;124&lt;/endpage&gt;&lt;type&gt;400&lt;/type&gt;&lt;url&gt;http://www.karger.com/doi/10.1159/000102973&lt;/url&gt;&lt;bundle&gt;&lt;publication&gt;&lt;title&gt;Brain, Behavior and Evolution&lt;/title&gt;&lt;type&gt;-100&lt;/type&gt;&lt;subtype&gt;-100&lt;/subtype&gt;&lt;uuid&gt;15C9B169-A388-479C-A6A2-75466F42E035&lt;/uuid&gt;&lt;/publication&gt;&lt;/bundle&gt;&lt;authors&gt;&lt;author&gt;&lt;firstName&gt;Robert&lt;/firstName&gt;&lt;middleNames&gt;O&lt;/middleNames&gt;&lt;lastName&gt;Deaner&lt;/lastName&gt;&lt;/author&gt;&lt;author&gt;&lt;firstName&gt;Karin&lt;/firstName&gt;&lt;lastName&gt;Isler&lt;/lastName&gt;&lt;/author&gt;&lt;author&gt;&lt;firstName&gt;Judith&lt;/firstName&gt;&lt;lastName&gt;Burkart&lt;/lastName&gt;&lt;/author&gt;&lt;author&gt;&lt;nonDroppingParticle&gt;van&lt;/nonDroppingParticle&gt;&lt;firstName&gt;Carel&lt;/firstName&gt;&lt;lastName&gt;Schaik&lt;/lastName&gt;&lt;/author&gt;&lt;/authors&gt;&lt;/publication&gt;&lt;/publications&gt;&lt;cites&gt;&lt;/cites&gt;&lt;/citation&gt;</w:instrText>
      </w:r>
      <w:r>
        <w:rPr>
          <w:rFonts w:ascii="Times New Roman" w:hAnsi="Times New Roman" w:cs="Times New Roman"/>
        </w:rPr>
        <w:fldChar w:fldCharType="separate"/>
      </w:r>
      <w:r w:rsidR="00D45F4E">
        <w:rPr>
          <w:rFonts w:ascii="Times New Roman" w:hAnsi="Times New Roman" w:cs="Times New Roman"/>
        </w:rPr>
        <w:t>(Deaner et al., 2007)</w:t>
      </w:r>
      <w:r>
        <w:rPr>
          <w:rFonts w:ascii="Times New Roman" w:hAnsi="Times New Roman" w:cs="Times New Roman"/>
        </w:rPr>
        <w:fldChar w:fldCharType="end"/>
      </w:r>
      <w:r>
        <w:rPr>
          <w:rFonts w:ascii="Times New Roman" w:hAnsi="Times New Roman" w:cs="Times New Roman"/>
        </w:rPr>
        <w:t xml:space="preserve"> and the ability to adapt to novel environments </w:t>
      </w:r>
      <w:r>
        <w:rPr>
          <w:rFonts w:ascii="Times New Roman" w:hAnsi="Times New Roman" w:cs="Times New Roman"/>
        </w:rPr>
        <w:fldChar w:fldCharType="begin"/>
      </w:r>
      <w:r w:rsidR="006E3C20">
        <w:rPr>
          <w:rFonts w:ascii="Times New Roman" w:hAnsi="Times New Roman" w:cs="Times New Roman"/>
        </w:rPr>
        <w:instrText xml:space="preserve"> ADDIN PAPERS2_CITATIONS &lt;citation&gt;&lt;uuid&gt;C412E65F-2BAD-4A67-968C-32900EE7E005&lt;/uuid&gt;&lt;priority&gt;12&lt;/priority&gt;&lt;publications&gt;&lt;publication&gt;&lt;volume&gt;70&lt;/volume&gt;&lt;publication_date&gt;99200700001200000000200000&lt;/publication_date&gt;&lt;number&gt;2&lt;/number&gt;&lt;doi&gt;10.1159/000102973&lt;/doi&gt;&lt;startpage&gt;115&lt;/startpage&gt;&lt;title&gt;Overall Brain Size, and Not Encephalization Quotient, Best Predicts Cognitive Ability across Non-Human Primates&lt;/title&gt;&lt;uuid&gt;5FBE37DC-698E-4569-BC31-B1CE79DBDE81&lt;/uuid&gt;&lt;subtype&gt;400&lt;/subtype&gt;&lt;endpage&gt;124&lt;/endpage&gt;&lt;type&gt;400&lt;/type&gt;&lt;url&gt;http://www.karger.com/doi/10.1159/000102973&lt;/url&gt;&lt;bundle&gt;&lt;publication&gt;&lt;title&gt;Brain, Behavior and Evolution&lt;/title&gt;&lt;type&gt;-100&lt;/type&gt;&lt;subtype&gt;-100&lt;/subtype&gt;&lt;uuid&gt;15C9B169-A388-479C-A6A2-75466F42E035&lt;/uuid&gt;&lt;/publication&gt;&lt;/bundle&gt;&lt;authors&gt;&lt;author&gt;&lt;firstName&gt;Robert&lt;/firstName&gt;&lt;middleNames&gt;O&lt;/middleNames&gt;&lt;lastName&gt;Deaner&lt;/lastName&gt;&lt;/author&gt;&lt;author&gt;&lt;firstName&gt;Karin&lt;/firstName&gt;&lt;lastName&gt;Isler&lt;/lastName&gt;&lt;/author&gt;&lt;author&gt;&lt;firstName&gt;Judith&lt;/firstName&gt;&lt;lastName&gt;Burkart&lt;/lastName&gt;&lt;/author&gt;&lt;author&gt;&lt;nonDroppingParticle&gt;van&lt;/nonDroppingParticle&gt;&lt;firstName&gt;Carel&lt;/firstName&gt;&lt;lastName&gt;Schaik&lt;/lastName&gt;&lt;/author&gt;&lt;/authors&gt;&lt;/publication&gt;&lt;publication&gt;&lt;volume&gt;172 Suppl 1&lt;/volume&gt;&lt;publication_date&gt;99200807001200000000220000&lt;/publication_date&gt;&lt;doi&gt;10.1086/588304&lt;/doi&gt;&lt;institution&gt;Centre for Ecological Research and Applied Forestries, Autonomous University of Barcelona, E-08193 Bellaterra, Catalonia, Spain. d.sol@creaf.uab.es&lt;/institution&gt;&lt;startpage&gt;S63&lt;/startpage&gt;&lt;title&gt;Brain size predicts the success of mammal species introduced into novel environments.&lt;/title&gt;&lt;uuid&gt;F8FF1A00-0362-42F0-AA54-918697E0DE40&lt;/uuid&gt;&lt;subtype&gt;400&lt;/subtype&gt;&lt;endpage&gt;71&lt;/endpage&gt;&lt;type&gt;400&lt;/type&gt;&lt;url&gt;http://eutils.ncbi.nlm.nih.gov/entrez/eutils/elink.fcgi?dbfrom=pubmed&amp;amp;id=18554145&amp;amp;retmode=ref&amp;amp;cmd=prlinks&lt;/url&gt;&lt;bundle&gt;&lt;publication&gt;&lt;title&gt;The American naturalist&lt;/title&gt;&lt;type&gt;-100&lt;/type&gt;&lt;subtype&gt;-100&lt;/subtype&gt;&lt;uuid&gt;4E237455-DB3D-4BA3-B977-F82F5AC8B531&lt;/uuid&gt;&lt;/publication&gt;&lt;/bundle&gt;&lt;authors&gt;&lt;author&gt;&lt;firstName&gt;Daniel&lt;/firstName&gt;&lt;lastName&gt;Sol&lt;/lastName&gt;&lt;/author&gt;&lt;author&gt;&lt;firstName&gt;Sven&lt;/firstName&gt;&lt;lastName&gt;Bacher&lt;/lastName&gt;&lt;/author&gt;&lt;author&gt;&lt;firstName&gt;Simon&lt;/firstName&gt;&lt;middleNames&gt;M&lt;/middleNames&gt;&lt;lastName&gt;Reader&lt;/lastName&gt;&lt;/author&gt;&lt;author&gt;&lt;firstName&gt;Louis&lt;/firstName&gt;&lt;lastName&gt;Lefebvre&lt;/lastName&gt;&lt;/author&gt;&lt;/authors&gt;&lt;/publication&gt;&lt;/publications&gt;&lt;cites&gt;&lt;/cites&gt;&lt;/citation&gt;</w:instrText>
      </w:r>
      <w:r>
        <w:rPr>
          <w:rFonts w:ascii="Times New Roman" w:hAnsi="Times New Roman" w:cs="Times New Roman"/>
        </w:rPr>
        <w:fldChar w:fldCharType="separate"/>
      </w:r>
      <w:r w:rsidR="00D45F4E">
        <w:rPr>
          <w:rFonts w:ascii="Times New Roman" w:hAnsi="Times New Roman" w:cs="Times New Roman"/>
        </w:rPr>
        <w:t>(Deaner et al., 2007; Sol et al., 2008)</w:t>
      </w:r>
      <w:r>
        <w:rPr>
          <w:rFonts w:ascii="Times New Roman" w:hAnsi="Times New Roman" w:cs="Times New Roman"/>
        </w:rPr>
        <w:fldChar w:fldCharType="end"/>
      </w:r>
      <w:r>
        <w:rPr>
          <w:rFonts w:ascii="Times New Roman" w:hAnsi="Times New Roman" w:cs="Times New Roman"/>
        </w:rPr>
        <w:t xml:space="preserve">. </w:t>
      </w:r>
      <w:r w:rsidR="00A56A78">
        <w:rPr>
          <w:rFonts w:ascii="Times New Roman" w:hAnsi="Times New Roman" w:cs="Times New Roman"/>
        </w:rPr>
        <w:t>Furthermore, the use of EQ</w:t>
      </w:r>
      <w:r w:rsidR="00863745">
        <w:rPr>
          <w:rFonts w:ascii="Times New Roman" w:hAnsi="Times New Roman" w:cs="Times New Roman"/>
        </w:rPr>
        <w:t xml:space="preserve"> would necessitate body mass estimates. While this data is available for extant species, reliable estimates of body mass in fossil taxa are much more difficult to acquire. In the Shultz  &amp; Dunbar dataset </w:t>
      </w:r>
      <w:r w:rsidR="00863745">
        <w:rPr>
          <w:rFonts w:ascii="Times New Roman" w:hAnsi="Times New Roman" w:cs="Times New Roman"/>
        </w:rPr>
        <w:fldChar w:fldCharType="begin"/>
      </w:r>
      <w:r w:rsidR="006E3C20">
        <w:rPr>
          <w:rFonts w:ascii="Times New Roman" w:hAnsi="Times New Roman" w:cs="Times New Roman"/>
        </w:rPr>
        <w:instrText xml:space="preserve"> ADDIN PAPERS2_CITATIONS &lt;citation&gt;&lt;uuid&gt;8910BD8C-4D1D-4C98-86AC-3FED676D0CAC&lt;/uuid&gt;&lt;priority&gt;0&lt;/priority&gt;&lt;publications&gt;&lt;publication&gt;&lt;uuid&gt;C367CDE0-FBF6-404E-84F3-F3BC1CA57D05&lt;/uuid&gt;&lt;volume&gt;107&lt;/volume&gt;&lt;doi&gt;10.1073/pnas.1005246107&lt;/doi&gt;&lt;startpage&gt;21582&lt;/startpage&gt;&lt;publication_date&gt;99201012141200000000222000&lt;/publication_date&gt;&lt;url&gt;http://eutils.ncbi.nlm.nih.gov/entrez/eutils/elink.fcgi?dbfrom=pubmed&amp;amp;id=21098277&amp;amp;retmode=ref&amp;amp;cmd=prlinks&lt;/url&gt;&lt;type&gt;400&lt;/type&gt;&lt;title&gt;Encephalization is not a universal macroevolutionary phenomenon in mammals but is associated with sociality.&lt;/title&gt;&lt;location&gt;&amp;lt;html&amp;gt;&amp;lt;head&amp;gt;&amp;lt;meta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Home&amp;lt;/a&amp;gt;&amp;lt;/div&amp;gt;&amp;lt;/body&amp;gt;&amp;lt;/html&amp;gt;&lt;/location&gt;&lt;institution&gt;Institute of Cognitive and Evolutionary Anthropology, University of Oxford, Oxford OX2 6PN, United Kingdom. susanne.shultz@anthro.ox.ac.uk&lt;/institution&gt;&lt;number&gt;50&lt;/number&gt;&lt;subtype&gt;400&lt;/subtype&gt;&lt;endpage&gt;21586&lt;/endpage&gt;&lt;bundle&gt;&lt;publication&gt;&lt;title&gt;PNAS&lt;/title&gt;&lt;type&gt;-100&lt;/type&gt;&lt;subtype&gt;-100&lt;/subtype&gt;&lt;uuid&gt;7CCFCC8B-3779-473B-9F23-2F8D465AF21A&lt;/uuid&gt;&lt;/publication&gt;&lt;/bundle&gt;&lt;authors&gt;&lt;author&gt;&lt;firstName&gt;Susanne&lt;/firstName&gt;&lt;lastName&gt;Shultz&lt;/lastName&gt;&lt;/author&gt;&lt;author&gt;&lt;firstName&gt;Robin&lt;/firstName&gt;&lt;middleNames&gt;I M&lt;/middleNames&gt;&lt;lastName&gt;Dunbar&lt;/lastName&gt;&lt;/author&gt;&lt;/authors&gt;&lt;/publication&gt;&lt;/publications&gt;&lt;cites&gt;&lt;cite&gt;&lt;suppress&gt;A&lt;/suppress&gt;&lt;/cite&gt;&lt;/cites&gt;&lt;/citation&gt;</w:instrText>
      </w:r>
      <w:r w:rsidR="00863745">
        <w:rPr>
          <w:rFonts w:ascii="Times New Roman" w:hAnsi="Times New Roman" w:cs="Times New Roman"/>
        </w:rPr>
        <w:fldChar w:fldCharType="separate"/>
      </w:r>
      <w:r w:rsidR="00D45F4E">
        <w:rPr>
          <w:rFonts w:ascii="Times New Roman" w:hAnsi="Times New Roman" w:cs="Times New Roman"/>
        </w:rPr>
        <w:t>(2010)</w:t>
      </w:r>
      <w:r w:rsidR="00863745">
        <w:rPr>
          <w:rFonts w:ascii="Times New Roman" w:hAnsi="Times New Roman" w:cs="Times New Roman"/>
        </w:rPr>
        <w:fldChar w:fldCharType="end"/>
      </w:r>
      <w:r w:rsidR="00863745">
        <w:rPr>
          <w:rFonts w:ascii="Times New Roman" w:hAnsi="Times New Roman" w:cs="Times New Roman"/>
        </w:rPr>
        <w:t>, fossil b</w:t>
      </w:r>
      <w:r w:rsidR="00A22A65">
        <w:rPr>
          <w:rFonts w:ascii="Times New Roman" w:hAnsi="Times New Roman" w:cs="Times New Roman"/>
        </w:rPr>
        <w:t>ody mass was o</w:t>
      </w:r>
      <w:r w:rsidR="001648EF">
        <w:rPr>
          <w:rFonts w:ascii="Times New Roman" w:hAnsi="Times New Roman" w:cs="Times New Roman"/>
        </w:rPr>
        <w:t>ften estimated based on cranial orbit</w:t>
      </w:r>
      <w:r w:rsidR="00A22A65">
        <w:rPr>
          <w:rFonts w:ascii="Times New Roman" w:hAnsi="Times New Roman" w:cs="Times New Roman"/>
        </w:rPr>
        <w:t xml:space="preserve"> measurements. </w:t>
      </w:r>
      <w:r w:rsidR="00D92E07">
        <w:rPr>
          <w:rFonts w:ascii="Times New Roman" w:hAnsi="Times New Roman" w:cs="Times New Roman"/>
        </w:rPr>
        <w:t>However r</w:t>
      </w:r>
      <w:r w:rsidR="00E11561">
        <w:rPr>
          <w:rFonts w:ascii="Times New Roman" w:hAnsi="Times New Roman" w:cs="Times New Roman"/>
        </w:rPr>
        <w:t xml:space="preserve">ecent </w:t>
      </w:r>
      <w:r w:rsidR="00B7014A">
        <w:rPr>
          <w:rFonts w:ascii="Times New Roman" w:hAnsi="Times New Roman" w:cs="Times New Roman"/>
        </w:rPr>
        <w:t>evidence</w:t>
      </w:r>
      <w:r w:rsidR="00E11561">
        <w:rPr>
          <w:rFonts w:ascii="Times New Roman" w:hAnsi="Times New Roman" w:cs="Times New Roman"/>
        </w:rPr>
        <w:t xml:space="preserve"> </w:t>
      </w:r>
      <w:r w:rsidR="00E11561">
        <w:rPr>
          <w:rFonts w:ascii="Times New Roman" w:hAnsi="Times New Roman" w:cs="Times New Roman"/>
        </w:rPr>
        <w:fldChar w:fldCharType="begin"/>
      </w:r>
      <w:r w:rsidR="006E3C20">
        <w:rPr>
          <w:rFonts w:ascii="Times New Roman" w:hAnsi="Times New Roman" w:cs="Times New Roman"/>
        </w:rPr>
        <w:instrText xml:space="preserve"> ADDIN PAPERS2_CITATIONS &lt;citation&gt;&lt;uuid&gt;9EDC71CB-790B-4A36-8F06-2D74ABC6721D&lt;/uuid&gt;&lt;priority&gt;0&lt;/priority&gt;&lt;publications&gt;&lt;publication&gt;&lt;uuid&gt;D56813B1-3EE0-419B-8031-C62BA3A9AF7D&lt;/uuid&gt;&lt;volume&gt;154&lt;/volume&gt;&lt;doi&gt;10.1002/ajpa.22493&lt;/doi&gt;&lt;subtitle&gt;Estimating Body Mass from Cranial Variables&lt;/subtitle&gt;&lt;startpage&gt;201&lt;/startpage&gt;&lt;publication_date&gt;99201402261200000000222000&lt;/publication_date&gt;&lt;url&gt;http://doi.wiley.com/10.1002/ajpa.22493&lt;/url&gt;&lt;type&gt;400&lt;/type&gt;&lt;title&gt;Estimating fossil hominin body mass from cranial variables: An assessment using CT data from modern humans of known body mass&lt;/title&gt;&lt;number&gt;2&lt;/number&gt;&lt;subtype&gt;400&lt;/subtype&gt;&lt;endpage&gt;214&lt;/endpage&gt;&lt;bundle&gt;&lt;publication&gt;&lt;title&gt;American journal of physical anthropology&lt;/title&gt;&lt;type&gt;-100&lt;/type&gt;&lt;subtype&gt;-100&lt;/subtype&gt;&lt;uuid&gt;B4C50CE8-AD2F-4622-9A68-0649F09ACC8F&lt;/uuid&gt;&lt;/publication&gt;&lt;/bundle&gt;&lt;authors&gt;&lt;author&gt;&lt;firstName&gt;Marina&lt;/firstName&gt;&lt;lastName&gt;Elliott&lt;/lastName&gt;&lt;/author&gt;&lt;author&gt;&lt;firstName&gt;Helen&lt;/firstName&gt;&lt;lastName&gt;Kurki&lt;/lastName&gt;&lt;/author&gt;&lt;author&gt;&lt;firstName&gt;Darlene&lt;/firstName&gt;&lt;middleNames&gt;A&lt;/middleNames&gt;&lt;lastName&gt;Weston&lt;/lastName&gt;&lt;/author&gt;&lt;author&gt;&lt;firstName&gt;Mark&lt;/firstName&gt;&lt;lastName&gt;Collard&lt;/lastName&gt;&lt;/author&gt;&lt;/authors&gt;&lt;/publication&gt;&lt;/publications&gt;&lt;cites&gt;&lt;/cites&gt;&lt;/citation&gt;</w:instrText>
      </w:r>
      <w:r w:rsidR="00E11561">
        <w:rPr>
          <w:rFonts w:ascii="Times New Roman" w:hAnsi="Times New Roman" w:cs="Times New Roman"/>
        </w:rPr>
        <w:fldChar w:fldCharType="separate"/>
      </w:r>
      <w:r w:rsidR="00D45F4E">
        <w:rPr>
          <w:rFonts w:ascii="Times New Roman" w:hAnsi="Times New Roman" w:cs="Times New Roman"/>
        </w:rPr>
        <w:t>(Elliott et al., 2014)</w:t>
      </w:r>
      <w:r w:rsidR="00E11561">
        <w:rPr>
          <w:rFonts w:ascii="Times New Roman" w:hAnsi="Times New Roman" w:cs="Times New Roman"/>
        </w:rPr>
        <w:fldChar w:fldCharType="end"/>
      </w:r>
      <w:r w:rsidR="00E11561">
        <w:rPr>
          <w:rFonts w:ascii="Times New Roman" w:hAnsi="Times New Roman" w:cs="Times New Roman"/>
        </w:rPr>
        <w:t xml:space="preserve"> </w:t>
      </w:r>
      <w:r w:rsidR="00B7014A">
        <w:rPr>
          <w:rFonts w:ascii="Times New Roman" w:hAnsi="Times New Roman" w:cs="Times New Roman"/>
        </w:rPr>
        <w:t>suggests</w:t>
      </w:r>
      <w:r w:rsidR="00A877C5">
        <w:rPr>
          <w:rFonts w:ascii="Times New Roman" w:hAnsi="Times New Roman" w:cs="Times New Roman"/>
        </w:rPr>
        <w:t xml:space="preserve"> that orbit</w:t>
      </w:r>
      <w:r w:rsidR="00813759">
        <w:rPr>
          <w:rFonts w:ascii="Times New Roman" w:hAnsi="Times New Roman" w:cs="Times New Roman"/>
        </w:rPr>
        <w:t xml:space="preserve"> </w:t>
      </w:r>
      <w:r w:rsidR="002A2E73">
        <w:rPr>
          <w:rFonts w:ascii="Times New Roman" w:hAnsi="Times New Roman" w:cs="Times New Roman"/>
        </w:rPr>
        <w:t>dimensions</w:t>
      </w:r>
      <w:r w:rsidR="00813759">
        <w:rPr>
          <w:rFonts w:ascii="Times New Roman" w:hAnsi="Times New Roman" w:cs="Times New Roman"/>
        </w:rPr>
        <w:t xml:space="preserve"> are</w:t>
      </w:r>
      <w:r w:rsidR="00E11561">
        <w:rPr>
          <w:rFonts w:ascii="Times New Roman" w:hAnsi="Times New Roman" w:cs="Times New Roman"/>
        </w:rPr>
        <w:t xml:space="preserve"> not as reliable estimator</w:t>
      </w:r>
      <w:r w:rsidR="00813759">
        <w:rPr>
          <w:rFonts w:ascii="Times New Roman" w:hAnsi="Times New Roman" w:cs="Times New Roman"/>
        </w:rPr>
        <w:t>s</w:t>
      </w:r>
      <w:r w:rsidR="00E11561">
        <w:rPr>
          <w:rFonts w:ascii="Times New Roman" w:hAnsi="Times New Roman" w:cs="Times New Roman"/>
        </w:rPr>
        <w:t xml:space="preserve"> of </w:t>
      </w:r>
      <w:r w:rsidR="00A41265">
        <w:rPr>
          <w:rFonts w:ascii="Times New Roman" w:hAnsi="Times New Roman" w:cs="Times New Roman"/>
        </w:rPr>
        <w:t>Hominin</w:t>
      </w:r>
      <w:r w:rsidR="00E11561">
        <w:rPr>
          <w:rFonts w:ascii="Times New Roman" w:hAnsi="Times New Roman" w:cs="Times New Roman"/>
        </w:rPr>
        <w:t xml:space="preserve"> body mass as </w:t>
      </w:r>
      <w:r w:rsidR="005F0FFF">
        <w:rPr>
          <w:rFonts w:ascii="Times New Roman" w:hAnsi="Times New Roman" w:cs="Times New Roman"/>
        </w:rPr>
        <w:t>previously suggested</w:t>
      </w:r>
      <w:r w:rsidR="00D176B6">
        <w:rPr>
          <w:rFonts w:ascii="Times New Roman" w:hAnsi="Times New Roman" w:cs="Times New Roman"/>
        </w:rPr>
        <w:t xml:space="preserve"> </w:t>
      </w:r>
      <w:r w:rsidR="00D176B6">
        <w:rPr>
          <w:rFonts w:ascii="Times New Roman" w:hAnsi="Times New Roman" w:cs="Times New Roman"/>
        </w:rPr>
        <w:fldChar w:fldCharType="begin"/>
      </w:r>
      <w:r w:rsidR="006E3C20">
        <w:rPr>
          <w:rFonts w:ascii="Times New Roman" w:hAnsi="Times New Roman" w:cs="Times New Roman"/>
        </w:rPr>
        <w:instrText xml:space="preserve"> ADDIN PAPERS2_CITATIONS &lt;citation&gt;&lt;uuid&gt;468B1B99-BE14-41E3-9C4E-09B371609DB6&lt;/uuid&gt;&lt;priority&gt;0&lt;/priority&gt;&lt;publications&gt;&lt;publication&gt;&lt;uuid&gt;BA9DE7BD-5A87-42A1-8B5C-3F52B741E899&lt;/uuid&gt;&lt;volume&gt;95&lt;/volume&gt;&lt;doi&gt;10.1002/ajpa.1330950405&lt;/doi&gt;&lt;startpage&gt;409&lt;/startpage&gt;&lt;publication_date&gt;99199412001200000000220000&lt;/publication_date&gt;&lt;url&gt;http://doi.wiley.com/10.1002/ajpa.1330950405&lt;/url&gt;&lt;type&gt;400&lt;/type&gt;&lt;title&gt;Cranial variables as predictors of hominine body mass.&lt;/title&gt;&lt;publisher&gt;Wiley Subscription Services, Inc., A Wiley Company&lt;/publisher&gt;&lt;institution&gt;Department of Anthropology, University College London, England.&lt;/institution&gt;&lt;number&gt;4&lt;/number&gt;&lt;subtype&gt;400&lt;/subtype&gt;&lt;endpage&gt;426&lt;/endpage&gt;&lt;bundle&gt;&lt;publication&gt;&lt;title&gt;American journal of physical anthropology&lt;/title&gt;&lt;type&gt;-100&lt;/type&gt;&lt;subtype&gt;-100&lt;/subtype&gt;&lt;uuid&gt;B4C50CE8-AD2F-4622-9A68-0649F09ACC8F&lt;/uuid&gt;&lt;/publication&gt;&lt;/bundle&gt;&lt;authors&gt;&lt;author&gt;&lt;firstName&gt;L&lt;/firstName&gt;&lt;middleNames&gt;C&lt;/middleNames&gt;&lt;lastName&gt;Aiello&lt;/lastName&gt;&lt;/author&gt;&lt;author&gt;&lt;firstName&gt;B&lt;/firstName&gt;&lt;middleNames&gt;A&lt;/middleNames&gt;&lt;lastName&gt;Wood&lt;/lastName&gt;&lt;/author&gt;&lt;/authors&gt;&lt;/publication&gt;&lt;/publications&gt;&lt;cites&gt;&lt;/cites&gt;&lt;/citation&gt;</w:instrText>
      </w:r>
      <w:r w:rsidR="00D176B6">
        <w:rPr>
          <w:rFonts w:ascii="Times New Roman" w:hAnsi="Times New Roman" w:cs="Times New Roman"/>
        </w:rPr>
        <w:fldChar w:fldCharType="separate"/>
      </w:r>
      <w:r w:rsidR="00D45F4E">
        <w:rPr>
          <w:rFonts w:ascii="Times New Roman" w:hAnsi="Times New Roman" w:cs="Times New Roman"/>
        </w:rPr>
        <w:t>(Aiello and Wood, 1994)</w:t>
      </w:r>
      <w:r w:rsidR="00D176B6">
        <w:rPr>
          <w:rFonts w:ascii="Times New Roman" w:hAnsi="Times New Roman" w:cs="Times New Roman"/>
        </w:rPr>
        <w:fldChar w:fldCharType="end"/>
      </w:r>
      <w:r w:rsidR="002D12D6">
        <w:rPr>
          <w:rFonts w:ascii="Times New Roman" w:hAnsi="Times New Roman" w:cs="Times New Roman"/>
        </w:rPr>
        <w:t xml:space="preserve">. This </w:t>
      </w:r>
      <w:r w:rsidR="00E11561">
        <w:rPr>
          <w:rFonts w:ascii="Times New Roman" w:hAnsi="Times New Roman" w:cs="Times New Roman"/>
        </w:rPr>
        <w:t>issue</w:t>
      </w:r>
      <w:r w:rsidR="00D92E07">
        <w:rPr>
          <w:rFonts w:ascii="Times New Roman" w:hAnsi="Times New Roman" w:cs="Times New Roman"/>
        </w:rPr>
        <w:t xml:space="preserve"> </w:t>
      </w:r>
      <w:r w:rsidR="00E11561">
        <w:rPr>
          <w:rFonts w:ascii="Times New Roman" w:hAnsi="Times New Roman" w:cs="Times New Roman"/>
        </w:rPr>
        <w:t xml:space="preserve">is </w:t>
      </w:r>
      <w:r w:rsidR="002D12D6">
        <w:rPr>
          <w:rFonts w:ascii="Times New Roman" w:hAnsi="Times New Roman" w:cs="Times New Roman"/>
        </w:rPr>
        <w:t xml:space="preserve">further </w:t>
      </w:r>
      <w:r w:rsidR="00E11561">
        <w:rPr>
          <w:rFonts w:ascii="Times New Roman" w:hAnsi="Times New Roman" w:cs="Times New Roman"/>
        </w:rPr>
        <w:t xml:space="preserve">compounded when </w:t>
      </w:r>
      <w:r w:rsidR="000403EA">
        <w:rPr>
          <w:rFonts w:ascii="Times New Roman" w:hAnsi="Times New Roman" w:cs="Times New Roman"/>
        </w:rPr>
        <w:t xml:space="preserve">comparing </w:t>
      </w:r>
      <w:r w:rsidR="00D92E07">
        <w:rPr>
          <w:rFonts w:ascii="Times New Roman" w:hAnsi="Times New Roman" w:cs="Times New Roman"/>
        </w:rPr>
        <w:t xml:space="preserve">specimens </w:t>
      </w:r>
      <w:r w:rsidR="00A22A65">
        <w:rPr>
          <w:rFonts w:ascii="Times New Roman" w:hAnsi="Times New Roman" w:cs="Times New Roman"/>
        </w:rPr>
        <w:t xml:space="preserve">across </w:t>
      </w:r>
      <w:r w:rsidR="0035552C">
        <w:rPr>
          <w:rFonts w:ascii="Times New Roman" w:hAnsi="Times New Roman" w:cs="Times New Roman"/>
        </w:rPr>
        <w:t xml:space="preserve">multiple </w:t>
      </w:r>
      <w:r w:rsidR="00A22A65">
        <w:rPr>
          <w:rFonts w:ascii="Times New Roman" w:hAnsi="Times New Roman" w:cs="Times New Roman"/>
        </w:rPr>
        <w:t>mammalian orders</w:t>
      </w:r>
      <w:r w:rsidR="004A4493">
        <w:rPr>
          <w:rFonts w:ascii="Times New Roman" w:hAnsi="Times New Roman" w:cs="Times New Roman"/>
        </w:rPr>
        <w:t xml:space="preserve"> with highly variable relationships between orbit dimensions and </w:t>
      </w:r>
      <w:r w:rsidR="00C62D85">
        <w:rPr>
          <w:rFonts w:ascii="Times New Roman" w:hAnsi="Times New Roman" w:cs="Times New Roman"/>
        </w:rPr>
        <w:t>over</w:t>
      </w:r>
      <w:r w:rsidR="00F05B12">
        <w:rPr>
          <w:rFonts w:ascii="Times New Roman" w:hAnsi="Times New Roman" w:cs="Times New Roman"/>
        </w:rPr>
        <w:t>a</w:t>
      </w:r>
      <w:r w:rsidR="00C62D85">
        <w:rPr>
          <w:rFonts w:ascii="Times New Roman" w:hAnsi="Times New Roman" w:cs="Times New Roman"/>
        </w:rPr>
        <w:t>l</w:t>
      </w:r>
      <w:r w:rsidR="00F05B12">
        <w:rPr>
          <w:rFonts w:ascii="Times New Roman" w:hAnsi="Times New Roman" w:cs="Times New Roman"/>
        </w:rPr>
        <w:t xml:space="preserve">l </w:t>
      </w:r>
      <w:r w:rsidR="004A4493">
        <w:rPr>
          <w:rFonts w:ascii="Times New Roman" w:hAnsi="Times New Roman" w:cs="Times New Roman"/>
        </w:rPr>
        <w:t>body size</w:t>
      </w:r>
      <w:r w:rsidR="0072642C">
        <w:rPr>
          <w:rFonts w:ascii="Times New Roman" w:hAnsi="Times New Roman" w:cs="Times New Roman"/>
        </w:rPr>
        <w:t>.</w:t>
      </w:r>
    </w:p>
    <w:p w14:paraId="44223C7E" w14:textId="77777777" w:rsidR="009168D7" w:rsidRDefault="009168D7" w:rsidP="005024D6">
      <w:pPr>
        <w:rPr>
          <w:rFonts w:ascii="Times New Roman" w:hAnsi="Times New Roman" w:cs="Times New Roman"/>
        </w:rPr>
      </w:pPr>
    </w:p>
    <w:p w14:paraId="36802DDA" w14:textId="466FCB9A" w:rsidR="009168D7" w:rsidRPr="006C528C" w:rsidRDefault="009168D7" w:rsidP="005024D6">
      <w:pPr>
        <w:rPr>
          <w:rFonts w:ascii="Times New Roman" w:hAnsi="Times New Roman" w:cs="Times New Roman"/>
          <w:b/>
          <w:i/>
        </w:rPr>
      </w:pPr>
      <w:r w:rsidRPr="006C528C">
        <w:rPr>
          <w:rFonts w:ascii="Times New Roman" w:hAnsi="Times New Roman" w:cs="Times New Roman"/>
          <w:b/>
          <w:i/>
        </w:rPr>
        <w:t>Ancestral CC Data</w:t>
      </w:r>
    </w:p>
    <w:p w14:paraId="6014D79A" w14:textId="77777777" w:rsidR="006C528C" w:rsidRDefault="006C528C" w:rsidP="005024D6">
      <w:pPr>
        <w:rPr>
          <w:rFonts w:ascii="Times New Roman" w:hAnsi="Times New Roman" w:cs="Times New Roman"/>
        </w:rPr>
      </w:pPr>
    </w:p>
    <w:p w14:paraId="147BFAFA" w14:textId="510A52F1" w:rsidR="0079408F" w:rsidRDefault="004A672D" w:rsidP="005024D6">
      <w:pPr>
        <w:rPr>
          <w:rFonts w:ascii="Times New Roman" w:hAnsi="Times New Roman" w:cs="Times New Roman"/>
        </w:rPr>
      </w:pPr>
      <w:r>
        <w:rPr>
          <w:rFonts w:ascii="Times New Roman" w:hAnsi="Times New Roman" w:cs="Times New Roman"/>
        </w:rPr>
        <w:t>To provide an independent source of CC data, a</w:t>
      </w:r>
      <w:r w:rsidR="006C528C">
        <w:rPr>
          <w:rFonts w:ascii="Times New Roman" w:hAnsi="Times New Roman" w:cs="Times New Roman"/>
        </w:rPr>
        <w:t xml:space="preserve">ncestral state </w:t>
      </w:r>
      <w:r w:rsidR="001B75DF">
        <w:rPr>
          <w:rFonts w:ascii="Times New Roman" w:hAnsi="Times New Roman" w:cs="Times New Roman"/>
        </w:rPr>
        <w:t xml:space="preserve">reconstructions were calculated via </w:t>
      </w:r>
      <w:r w:rsidR="00B50F94">
        <w:rPr>
          <w:rFonts w:ascii="Times New Roman" w:hAnsi="Times New Roman" w:cs="Times New Roman"/>
        </w:rPr>
        <w:t>REML</w:t>
      </w:r>
      <w:r w:rsidR="00FF451E">
        <w:rPr>
          <w:rFonts w:ascii="Times New Roman" w:hAnsi="Times New Roman" w:cs="Times New Roman"/>
        </w:rPr>
        <w:t xml:space="preserve"> </w:t>
      </w:r>
      <w:r w:rsidR="001B75DF">
        <w:rPr>
          <w:rFonts w:ascii="Times New Roman" w:hAnsi="Times New Roman" w:cs="Times New Roman"/>
        </w:rPr>
        <w:t xml:space="preserve">estimation using the </w:t>
      </w:r>
      <w:r w:rsidR="00FF451E">
        <w:rPr>
          <w:rFonts w:ascii="Times New Roman" w:hAnsi="Times New Roman" w:cs="Times New Roman"/>
        </w:rPr>
        <w:t>Analysis of Phylogenetics and Evolution (APE)</w:t>
      </w:r>
      <w:r w:rsidR="001B75DF">
        <w:rPr>
          <w:rFonts w:ascii="Times New Roman" w:hAnsi="Times New Roman" w:cs="Times New Roman"/>
        </w:rPr>
        <w:t xml:space="preserve"> package </w:t>
      </w:r>
      <w:r w:rsidR="00FF451E">
        <w:rPr>
          <w:rFonts w:ascii="Times New Roman" w:hAnsi="Times New Roman" w:cs="Times New Roman"/>
        </w:rPr>
        <w:fldChar w:fldCharType="begin"/>
      </w:r>
      <w:r w:rsidR="006E3C20">
        <w:rPr>
          <w:rFonts w:ascii="Times New Roman" w:hAnsi="Times New Roman" w:cs="Times New Roman"/>
        </w:rPr>
        <w:instrText xml:space="preserve"> ADDIN PAPERS2_CITATIONS &lt;citation&gt;&lt;uuid&gt;1B6B14EC-CD39-4DAA-88AE-C5AAEE324465&lt;/uuid&gt;&lt;priority&gt;0&lt;/priority&gt;&lt;publications&gt;&lt;publication&gt;&lt;volume&gt;20&lt;/volume&gt;&lt;publication_date&gt;99200401221200000000222000&lt;/publication_date&gt;&lt;number&gt;2&lt;/number&gt;&lt;institution&gt;Laboratoire de Paléontologie, Paléobiologie and Phylogénie, Institut des Sciences de l'Evolution, Université Montpellier II, F-34095 Montpellier cédex 05, France. paradis@isem.univ-montp2.fr&lt;/institution&gt;&lt;startpage&gt;289&lt;/startpage&gt;&lt;title&gt;APE: Analyses of Phylogenetics and Evolution in R language.&lt;/title&gt;&lt;uuid&gt;E2B61468-E9D0-40B0-A7AB-1BFC6D07B049&lt;/uuid&gt;&lt;subtype&gt;400&lt;/subtype&gt;&lt;endpage&gt;290&lt;/endpage&gt;&lt;type&gt;400&lt;/type&gt;&lt;url&gt;http://eutils.ncbi.nlm.nih.gov/entrez/eutils/elink.fcgi?dbfrom=pubmed&amp;amp;id=14734327&amp;amp;retmode=ref&amp;amp;cmd=prlinks&lt;/url&gt;&lt;bundle&gt;&lt;publication&gt;&lt;title&gt;Bioinformatics (Oxford, England)&lt;/title&gt;&lt;type&gt;-100&lt;/type&gt;&lt;subtype&gt;-100&lt;/subtype&gt;&lt;uuid&gt;BA5FE2FA-8C0D-45CE-ADC7-62E986164CA4&lt;/uuid&gt;&lt;/publication&gt;&lt;/bundle&gt;&lt;authors&gt;&lt;author&gt;&lt;firstName&gt;Emmanuel&lt;/firstName&gt;&lt;lastName&gt;Paradis&lt;/lastName&gt;&lt;/author&gt;&lt;author&gt;&lt;firstName&gt;Julien&lt;/firstName&gt;&lt;lastName&gt;Claude&lt;/lastName&gt;&lt;/author&gt;&lt;author&gt;&lt;firstName&gt;Korbinian&lt;/firstName&gt;&lt;lastName&gt;Strimmer&lt;/lastName&gt;&lt;/author&gt;&lt;/authors&gt;&lt;/publication&gt;&lt;/publications&gt;&lt;cites&gt;&lt;/cites&gt;&lt;/citation&gt;</w:instrText>
      </w:r>
      <w:r w:rsidR="00FF451E">
        <w:rPr>
          <w:rFonts w:ascii="Times New Roman" w:hAnsi="Times New Roman" w:cs="Times New Roman"/>
        </w:rPr>
        <w:fldChar w:fldCharType="separate"/>
      </w:r>
      <w:r w:rsidR="00D45F4E">
        <w:rPr>
          <w:rFonts w:ascii="Times New Roman" w:hAnsi="Times New Roman" w:cs="Times New Roman"/>
        </w:rPr>
        <w:t>(Paradis et al., 2004)</w:t>
      </w:r>
      <w:r w:rsidR="00FF451E">
        <w:rPr>
          <w:rFonts w:ascii="Times New Roman" w:hAnsi="Times New Roman" w:cs="Times New Roman"/>
        </w:rPr>
        <w:fldChar w:fldCharType="end"/>
      </w:r>
      <w:r w:rsidR="007E2FAF">
        <w:rPr>
          <w:rFonts w:ascii="Times New Roman" w:hAnsi="Times New Roman" w:cs="Times New Roman"/>
        </w:rPr>
        <w:t xml:space="preserve"> </w:t>
      </w:r>
      <w:r w:rsidR="006538AA">
        <w:rPr>
          <w:rFonts w:ascii="Times New Roman" w:hAnsi="Times New Roman" w:cs="Times New Roman"/>
        </w:rPr>
        <w:t xml:space="preserve">in </w:t>
      </w:r>
      <w:r w:rsidR="00B83595">
        <w:rPr>
          <w:rFonts w:ascii="Times New Roman" w:hAnsi="Times New Roman" w:cs="Times New Roman"/>
        </w:rPr>
        <w:t xml:space="preserve">R </w:t>
      </w:r>
      <w:r w:rsidR="006538AA">
        <w:rPr>
          <w:rFonts w:ascii="Times New Roman" w:hAnsi="Times New Roman" w:cs="Times New Roman"/>
        </w:rPr>
        <w:t>v</w:t>
      </w:r>
      <w:r w:rsidR="006538AA" w:rsidRPr="006538AA">
        <w:rPr>
          <w:rFonts w:ascii="Times New Roman" w:hAnsi="Times New Roman" w:cs="Times New Roman"/>
        </w:rPr>
        <w:t xml:space="preserve">ersion </w:t>
      </w:r>
      <w:r w:rsidR="00B83595">
        <w:rPr>
          <w:rFonts w:ascii="Times New Roman" w:hAnsi="Times New Roman" w:cs="Times New Roman"/>
        </w:rPr>
        <w:t>3.1.2</w:t>
      </w:r>
      <w:r w:rsidR="00544A7F">
        <w:rPr>
          <w:rFonts w:ascii="Times New Roman" w:hAnsi="Times New Roman" w:cs="Times New Roman"/>
        </w:rPr>
        <w:t xml:space="preserve"> </w:t>
      </w:r>
      <w:r w:rsidR="00544A7F">
        <w:rPr>
          <w:rFonts w:ascii="Times New Roman" w:hAnsi="Times New Roman" w:cs="Times New Roman"/>
        </w:rPr>
        <w:fldChar w:fldCharType="begin"/>
      </w:r>
      <w:r w:rsidR="006E3C20">
        <w:rPr>
          <w:rFonts w:ascii="Times New Roman" w:hAnsi="Times New Roman" w:cs="Times New Roman"/>
        </w:rPr>
        <w:instrText xml:space="preserve"> ADDIN PAPERS2_CITATIONS &lt;citation&gt;&lt;uuid&gt;4C245AD9-68A7-4D41-88D8-195539DE0127&lt;/uuid&gt;&lt;priority&gt;0&lt;/priority&gt;&lt;publications&gt;&lt;publication&gt;&lt;uuid&gt;EE0B79C1-B9EB-4FED-8EDD-EB12B717CC5F&lt;/uuid&gt;&lt;publication_date&gt;99201400001200000000200000&lt;/publication_date&gt;&lt;title&gt;R: A language and environment for statistical computing. R Foundation for Statistical Computing, Vienna, Austria, 2012&lt;/title&gt;&lt;type&gt;400&lt;/type&gt;&lt;subtype&gt;400&lt;/subtype&gt;&lt;publisher&gt;ISBN 3-900051-07-0&lt;/publisher&gt;&lt;authors&gt;&lt;author&gt;&lt;firstName&gt;R&lt;/firstName&gt;&lt;middleNames&gt;Core&lt;/middleNames&gt;&lt;lastName&gt;Team&lt;/lastName&gt;&lt;/author&gt;&lt;/authors&gt;&lt;/publication&gt;&lt;/publications&gt;&lt;cites&gt;&lt;/cites&gt;&lt;/citation&gt;</w:instrText>
      </w:r>
      <w:r w:rsidR="00544A7F">
        <w:rPr>
          <w:rFonts w:ascii="Times New Roman" w:hAnsi="Times New Roman" w:cs="Times New Roman"/>
        </w:rPr>
        <w:fldChar w:fldCharType="separate"/>
      </w:r>
      <w:r w:rsidR="00D45F4E">
        <w:rPr>
          <w:rFonts w:ascii="Times New Roman" w:hAnsi="Times New Roman" w:cs="Times New Roman"/>
        </w:rPr>
        <w:t>(Team, 2014)</w:t>
      </w:r>
      <w:r w:rsidR="00544A7F">
        <w:rPr>
          <w:rFonts w:ascii="Times New Roman" w:hAnsi="Times New Roman" w:cs="Times New Roman"/>
        </w:rPr>
        <w:fldChar w:fldCharType="end"/>
      </w:r>
      <w:r w:rsidR="001B75DF">
        <w:rPr>
          <w:rFonts w:ascii="Times New Roman" w:hAnsi="Times New Roman" w:cs="Times New Roman"/>
        </w:rPr>
        <w:t xml:space="preserve">. Extant CCs </w:t>
      </w:r>
      <w:r>
        <w:rPr>
          <w:rFonts w:ascii="Times New Roman" w:hAnsi="Times New Roman" w:cs="Times New Roman"/>
        </w:rPr>
        <w:t xml:space="preserve">tip data for Artiodactlya </w:t>
      </w:r>
      <w:r w:rsidR="000C477D">
        <w:rPr>
          <w:rFonts w:ascii="Times New Roman" w:hAnsi="Times New Roman" w:cs="Times New Roman"/>
        </w:rPr>
        <w:t>(</w:t>
      </w:r>
      <w:r>
        <w:rPr>
          <w:rFonts w:ascii="Times New Roman" w:hAnsi="Times New Roman" w:cs="Times New Roman"/>
        </w:rPr>
        <w:t>n=</w:t>
      </w:r>
      <w:r w:rsidR="00EC1C6C">
        <w:rPr>
          <w:rFonts w:ascii="Times New Roman" w:hAnsi="Times New Roman" w:cs="Times New Roman"/>
        </w:rPr>
        <w:t>25</w:t>
      </w:r>
      <w:r w:rsidR="000C477D">
        <w:rPr>
          <w:rFonts w:ascii="Times New Roman" w:hAnsi="Times New Roman" w:cs="Times New Roman"/>
        </w:rPr>
        <w:t>)</w:t>
      </w:r>
      <w:r w:rsidR="00EC1C6C">
        <w:rPr>
          <w:rFonts w:ascii="Times New Roman" w:hAnsi="Times New Roman" w:cs="Times New Roman"/>
        </w:rPr>
        <w:t xml:space="preserve">, </w:t>
      </w:r>
      <w:r w:rsidR="00703937">
        <w:rPr>
          <w:rFonts w:ascii="Times New Roman" w:hAnsi="Times New Roman" w:cs="Times New Roman"/>
        </w:rPr>
        <w:t>Carnivora</w:t>
      </w:r>
      <w:r>
        <w:rPr>
          <w:rFonts w:ascii="Times New Roman" w:hAnsi="Times New Roman" w:cs="Times New Roman"/>
        </w:rPr>
        <w:t xml:space="preserve"> </w:t>
      </w:r>
      <w:r w:rsidR="000C477D">
        <w:rPr>
          <w:rFonts w:ascii="Times New Roman" w:hAnsi="Times New Roman" w:cs="Times New Roman"/>
        </w:rPr>
        <w:t>(</w:t>
      </w:r>
      <w:r>
        <w:rPr>
          <w:rFonts w:ascii="Times New Roman" w:hAnsi="Times New Roman" w:cs="Times New Roman"/>
        </w:rPr>
        <w:t>n=157</w:t>
      </w:r>
      <w:r w:rsidR="000C477D">
        <w:rPr>
          <w:rFonts w:ascii="Times New Roman" w:hAnsi="Times New Roman" w:cs="Times New Roman"/>
        </w:rPr>
        <w:t>)</w:t>
      </w:r>
      <w:r w:rsidR="00EC1C6C">
        <w:rPr>
          <w:rFonts w:ascii="Times New Roman" w:hAnsi="Times New Roman" w:cs="Times New Roman"/>
        </w:rPr>
        <w:t xml:space="preserve">, and Cetacea </w:t>
      </w:r>
      <w:r w:rsidR="000C477D">
        <w:rPr>
          <w:rFonts w:ascii="Times New Roman" w:hAnsi="Times New Roman" w:cs="Times New Roman"/>
        </w:rPr>
        <w:t>(</w:t>
      </w:r>
      <w:r w:rsidR="00EC1C6C">
        <w:rPr>
          <w:rFonts w:ascii="Times New Roman" w:hAnsi="Times New Roman" w:cs="Times New Roman"/>
        </w:rPr>
        <w:t>n=32</w:t>
      </w:r>
      <w:r w:rsidR="000C477D">
        <w:rPr>
          <w:rFonts w:ascii="Times New Roman" w:hAnsi="Times New Roman" w:cs="Times New Roman"/>
        </w:rPr>
        <w:t>)</w:t>
      </w:r>
      <w:r w:rsidR="00EC1C6C">
        <w:rPr>
          <w:rFonts w:ascii="Times New Roman" w:hAnsi="Times New Roman" w:cs="Times New Roman"/>
        </w:rPr>
        <w:t xml:space="preserve"> </w:t>
      </w:r>
      <w:r w:rsidR="007A2A72">
        <w:rPr>
          <w:rFonts w:ascii="Times New Roman" w:hAnsi="Times New Roman" w:cs="Times New Roman"/>
        </w:rPr>
        <w:t>was</w:t>
      </w:r>
      <w:r w:rsidR="00EC1C6C">
        <w:rPr>
          <w:rFonts w:ascii="Times New Roman" w:hAnsi="Times New Roman" w:cs="Times New Roman"/>
        </w:rPr>
        <w:t xml:space="preserve"> taken from the </w:t>
      </w:r>
      <w:r w:rsidR="00EC1C6C" w:rsidRPr="00862889">
        <w:rPr>
          <w:rFonts w:ascii="Times New Roman" w:hAnsi="Times New Roman" w:cs="Times New Roman"/>
        </w:rPr>
        <w:t xml:space="preserve">Shultz &amp; Dunbar dataset </w:t>
      </w:r>
      <w:r w:rsidR="00EC1C6C" w:rsidRPr="00862889">
        <w:rPr>
          <w:rFonts w:ascii="Times New Roman" w:hAnsi="Times New Roman" w:cs="Times New Roman"/>
        </w:rPr>
        <w:fldChar w:fldCharType="begin"/>
      </w:r>
      <w:r w:rsidR="006E3C20">
        <w:rPr>
          <w:rFonts w:ascii="Times New Roman" w:hAnsi="Times New Roman" w:cs="Times New Roman"/>
        </w:rPr>
        <w:instrText xml:space="preserve"> ADDIN PAPERS2_CITATIONS &lt;citation&gt;&lt;uuid&gt;3E9C9BE7-DFCE-4A38-9D93-BD97CEE7E68B&lt;/uuid&gt;&lt;priority&gt;10&lt;/priority&gt;&lt;publications&gt;&lt;publication&gt;&lt;uuid&gt;C367CDE0-FBF6-404E-84F3-F3BC1CA57D05&lt;/uuid&gt;&lt;volume&gt;107&lt;/volume&gt;&lt;doi&gt;10.1073/pnas.1005246107&lt;/doi&gt;&lt;startpage&gt;21582&lt;/startpage&gt;&lt;publication_date&gt;99201012141200000000222000&lt;/publication_date&gt;&lt;url&gt;http://eutils.ncbi.nlm.nih.gov/entrez/eutils/elink.fcgi?dbfrom=pubmed&amp;amp;id=21098277&amp;amp;retmode=ref&amp;amp;cmd=prlinks&lt;/url&gt;&lt;type&gt;400&lt;/type&gt;&lt;title&gt;Encephalization is not a universal macroevolutionary phenomenon in mammals but is associated with sociality.&lt;/title&gt;&lt;location&gt;&amp;lt;html&amp;gt;&amp;lt;head&amp;gt;&amp;lt;meta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Home&amp;lt;/a&amp;gt;&amp;lt;/div&amp;gt;&amp;lt;/body&amp;gt;&amp;lt;/html&amp;gt;&lt;/location&gt;&lt;institution&gt;Institute of Cognitive and Evolutionary Anthropology, University of Oxford, Oxford OX2 6PN, United Kingdom. susanne.shultz@anthro.ox.ac.uk&lt;/institution&gt;&lt;number&gt;50&lt;/number&gt;&lt;subtype&gt;400&lt;/subtype&gt;&lt;endpage&gt;21586&lt;/endpage&gt;&lt;bundle&gt;&lt;publication&gt;&lt;title&gt;PNAS&lt;/title&gt;&lt;type&gt;-100&lt;/type&gt;&lt;subtype&gt;-100&lt;/subtype&gt;&lt;uuid&gt;7CCFCC8B-3779-473B-9F23-2F8D465AF21A&lt;/uuid&gt;&lt;/publication&gt;&lt;/bundle&gt;&lt;authors&gt;&lt;author&gt;&lt;firstName&gt;Susanne&lt;/firstName&gt;&lt;lastName&gt;Shultz&lt;/lastName&gt;&lt;/author&gt;&lt;author&gt;&lt;firstName&gt;Robin&lt;/firstName&gt;&lt;middleNames&gt;I M&lt;/middleNames&gt;&lt;lastName&gt;Dunbar&lt;/lastName&gt;&lt;/author&gt;&lt;/authors&gt;&lt;/publication&gt;&lt;/publications&gt;&lt;cites&gt;&lt;cite&gt;&lt;suppress&gt;A&lt;/suppress&gt;&lt;/cite&gt;&lt;/cites&gt;&lt;/citation&gt;</w:instrText>
      </w:r>
      <w:r w:rsidR="00EC1C6C" w:rsidRPr="00862889">
        <w:rPr>
          <w:rFonts w:ascii="Times New Roman" w:hAnsi="Times New Roman" w:cs="Times New Roman"/>
        </w:rPr>
        <w:fldChar w:fldCharType="separate"/>
      </w:r>
      <w:r w:rsidR="00D45F4E">
        <w:rPr>
          <w:rFonts w:ascii="Times New Roman" w:hAnsi="Times New Roman" w:cs="Times New Roman"/>
        </w:rPr>
        <w:t>(2010)</w:t>
      </w:r>
      <w:r w:rsidR="00EC1C6C" w:rsidRPr="00862889">
        <w:rPr>
          <w:rFonts w:ascii="Times New Roman" w:hAnsi="Times New Roman" w:cs="Times New Roman"/>
        </w:rPr>
        <w:fldChar w:fldCharType="end"/>
      </w:r>
      <w:r w:rsidR="007A2A72">
        <w:rPr>
          <w:rFonts w:ascii="Times New Roman" w:hAnsi="Times New Roman" w:cs="Times New Roman"/>
        </w:rPr>
        <w:t xml:space="preserve"> while Primate data</w:t>
      </w:r>
      <w:r w:rsidR="00EC1C6C">
        <w:rPr>
          <w:rFonts w:ascii="Times New Roman" w:hAnsi="Times New Roman" w:cs="Times New Roman"/>
        </w:rPr>
        <w:t xml:space="preserve"> </w:t>
      </w:r>
      <w:r w:rsidR="000C477D">
        <w:rPr>
          <w:rFonts w:ascii="Times New Roman" w:hAnsi="Times New Roman" w:cs="Times New Roman"/>
        </w:rPr>
        <w:t>(</w:t>
      </w:r>
      <w:r w:rsidR="00EC1C6C">
        <w:rPr>
          <w:rFonts w:ascii="Times New Roman" w:hAnsi="Times New Roman" w:cs="Times New Roman"/>
        </w:rPr>
        <w:t>n=76</w:t>
      </w:r>
      <w:r w:rsidR="000C477D">
        <w:rPr>
          <w:rFonts w:ascii="Times New Roman" w:hAnsi="Times New Roman" w:cs="Times New Roman"/>
        </w:rPr>
        <w:t>)</w:t>
      </w:r>
      <w:r w:rsidR="00EC1C6C">
        <w:rPr>
          <w:rFonts w:ascii="Times New Roman" w:hAnsi="Times New Roman" w:cs="Times New Roman"/>
        </w:rPr>
        <w:t xml:space="preserve"> </w:t>
      </w:r>
      <w:r w:rsidR="007A2A72">
        <w:rPr>
          <w:rFonts w:ascii="Times New Roman" w:hAnsi="Times New Roman" w:cs="Times New Roman"/>
        </w:rPr>
        <w:t>was</w:t>
      </w:r>
      <w:r>
        <w:rPr>
          <w:rFonts w:ascii="Times New Roman" w:hAnsi="Times New Roman" w:cs="Times New Roman"/>
        </w:rPr>
        <w:t xml:space="preserve"> taken from </w:t>
      </w:r>
      <w:r w:rsidR="00EC1C6C">
        <w:rPr>
          <w:rFonts w:ascii="Times New Roman" w:hAnsi="Times New Roman" w:cs="Times New Roman"/>
        </w:rPr>
        <w:t xml:space="preserve">the Boddy et al. dataset </w:t>
      </w:r>
      <w:r w:rsidR="00EC1C6C">
        <w:rPr>
          <w:rFonts w:ascii="Times New Roman" w:hAnsi="Times New Roman" w:cs="Times New Roman"/>
        </w:rPr>
        <w:fldChar w:fldCharType="begin"/>
      </w:r>
      <w:r w:rsidR="006E3C20">
        <w:rPr>
          <w:rFonts w:ascii="Times New Roman" w:hAnsi="Times New Roman" w:cs="Times New Roman"/>
        </w:rPr>
        <w:instrText xml:space="preserve"> ADDIN PAPERS2_CITATIONS &lt;citation&gt;&lt;uuid&gt;D396734B-CD39-43F5-B26F-E821D89E4E09&lt;/uuid&gt;&lt;priority&gt;0&lt;/priority&gt;&lt;publications&gt;&lt;publication&gt;&lt;uuid&gt;DCF82B77-A383-4F19-81E4-900244E32734&lt;/uuid&gt;&lt;volume&gt;25&lt;/volume&gt;&lt;doi&gt;10.1111/j.1420-9101.2012.02491.x&lt;/doi&gt;&lt;startpage&gt;981&lt;/startpage&gt;&lt;publication_date&gt;99201205001200000000220000&lt;/publication_date&gt;&lt;url&gt;http://eutils.ncbi.nlm.nih.gov/entrez/eutils/elink.fcgi?dbfrom=pubmed&amp;amp;id=22435703&amp;amp;retmode=ref&amp;amp;cmd=prlinks&lt;/url&gt;&lt;type&gt;400&lt;/type&gt;&lt;title&gt;Comparative analysis of encephalization in mammals reveals relaxed constraints on anthropoid primate and cetacean brain scaling.&lt;/title&gt;&lt;institution&gt;Center for Molecular Medicine and Genetics, Wayne State University School of Medicine, Detroit, MI, USA.&lt;/institution&gt;&lt;number&gt;5&lt;/number&gt;&lt;subtype&gt;400&lt;/subtype&gt;&lt;endpage&gt;994&lt;/endpage&gt;&lt;bundle&gt;&lt;publication&gt;&lt;title&gt;Journal of Evolutionary Biology&lt;/title&gt;&lt;type&gt;-100&lt;/type&gt;&lt;subtype&gt;-100&lt;/subtype&gt;&lt;uuid&gt;A47164B3-467E-4C56-AC5D-9447D0E1D8C5&lt;/uuid&gt;&lt;/publication&gt;&lt;/bundle&gt;&lt;authors&gt;&lt;author&gt;&lt;firstName&gt;A&lt;/firstName&gt;&lt;middleNames&gt;M&lt;/middleNames&gt;&lt;lastName&gt;Boddy&lt;/lastName&gt;&lt;/author&gt;&lt;author&gt;&lt;firstName&gt;M&lt;/firstName&gt;&lt;middleNames&gt;R&lt;/middleNames&gt;&lt;lastName&gt;McGowen&lt;/lastName&gt;&lt;/author&gt;&lt;author&gt;&lt;firstName&gt;C&lt;/firstName&gt;&lt;middleNames&gt;C&lt;/middleNames&gt;&lt;lastName&gt;Sherwood&lt;/lastName&gt;&lt;/author&gt;&lt;author&gt;&lt;firstName&gt;L&lt;/firstName&gt;&lt;middleNames&gt;I&lt;/middleNames&gt;&lt;lastName&gt;Grossman&lt;/lastName&gt;&lt;/author&gt;&lt;author&gt;&lt;firstName&gt;M&lt;/firstName&gt;&lt;lastName&gt;Goodman&lt;/lastName&gt;&lt;/author&gt;&lt;author&gt;&lt;firstName&gt;D&lt;/firstName&gt;&lt;middleNames&gt;E&lt;/middleNames&gt;&lt;lastName&gt;Wildman&lt;/lastName&gt;&lt;/author&gt;&lt;/authors&gt;&lt;/publication&gt;&lt;/publications&gt;&lt;cites&gt;&lt;cite&gt;&lt;suppress&gt;A&lt;/suppress&gt;&lt;/cite&gt;&lt;/cites&gt;&lt;/citation&gt;</w:instrText>
      </w:r>
      <w:r w:rsidR="00EC1C6C">
        <w:rPr>
          <w:rFonts w:ascii="Times New Roman" w:hAnsi="Times New Roman" w:cs="Times New Roman"/>
        </w:rPr>
        <w:fldChar w:fldCharType="separate"/>
      </w:r>
      <w:r w:rsidR="00D45F4E">
        <w:rPr>
          <w:rFonts w:ascii="Times New Roman" w:hAnsi="Times New Roman" w:cs="Times New Roman"/>
        </w:rPr>
        <w:t>(2012)</w:t>
      </w:r>
      <w:r w:rsidR="00EC1C6C">
        <w:rPr>
          <w:rFonts w:ascii="Times New Roman" w:hAnsi="Times New Roman" w:cs="Times New Roman"/>
        </w:rPr>
        <w:fldChar w:fldCharType="end"/>
      </w:r>
      <w:r w:rsidR="00EC1C6C">
        <w:rPr>
          <w:rFonts w:ascii="Times New Roman" w:hAnsi="Times New Roman" w:cs="Times New Roman"/>
        </w:rPr>
        <w:t>.</w:t>
      </w:r>
      <w:r w:rsidR="007A2A72">
        <w:rPr>
          <w:rFonts w:ascii="Times New Roman" w:hAnsi="Times New Roman" w:cs="Times New Roman"/>
        </w:rPr>
        <w:t xml:space="preserve"> </w:t>
      </w:r>
    </w:p>
    <w:p w14:paraId="1AA012D4" w14:textId="56F4F23E" w:rsidR="006C528C" w:rsidRDefault="007A2A72" w:rsidP="0079408F">
      <w:pPr>
        <w:ind w:firstLine="720"/>
        <w:rPr>
          <w:rFonts w:ascii="Times New Roman" w:hAnsi="Times New Roman" w:cs="Times New Roman"/>
        </w:rPr>
      </w:pPr>
      <w:r>
        <w:rPr>
          <w:rFonts w:ascii="Times New Roman" w:hAnsi="Times New Roman" w:cs="Times New Roman"/>
        </w:rPr>
        <w:t xml:space="preserve">Tree data was </w:t>
      </w:r>
      <w:r w:rsidR="002133F1">
        <w:rPr>
          <w:rFonts w:ascii="Times New Roman" w:hAnsi="Times New Roman" w:cs="Times New Roman"/>
        </w:rPr>
        <w:t>derived</w:t>
      </w:r>
      <w:r>
        <w:rPr>
          <w:rFonts w:ascii="Times New Roman" w:hAnsi="Times New Roman" w:cs="Times New Roman"/>
        </w:rPr>
        <w:t xml:space="preserve"> from the Bininda-Emonds et al. </w:t>
      </w:r>
      <w:r>
        <w:rPr>
          <w:rFonts w:ascii="Times New Roman" w:hAnsi="Times New Roman" w:cs="Times New Roman"/>
        </w:rPr>
        <w:fldChar w:fldCharType="begin"/>
      </w:r>
      <w:r w:rsidR="006E3C20">
        <w:rPr>
          <w:rFonts w:ascii="Times New Roman" w:hAnsi="Times New Roman" w:cs="Times New Roman"/>
        </w:rPr>
        <w:instrText xml:space="preserve"> ADDIN PAPERS2_CITATIONS &lt;citation&gt;&lt;uuid&gt;5DE370D8-D5D2-4D71-B57F-F10CA6CC7947&lt;/uuid&gt;&lt;priority&gt;0&lt;/priority&gt;&lt;publications&gt;&lt;publication&gt;&lt;volume&gt;446&lt;/volume&gt;&lt;publication_date&gt;99200703291200000000222000&lt;/publication_date&gt;&lt;number&gt;7135&lt;/number&gt;&lt;doi&gt;10.1038/nature05634&lt;/doi&gt;&lt;startpage&gt;507&lt;/startpage&gt;&lt;title&gt;The delayed rise of present-day mammals&lt;/title&gt;&lt;uuid&gt;C3EB2487-11FF-42A6-A077-891A306F3794&lt;/uuid&gt;&lt;subtype&gt;400&lt;/subtype&gt;&lt;endpage&gt;512&lt;/endpage&gt;&lt;type&gt;400&lt;/type&gt;&lt;url&gt;http://www.nature.com/doifinder/10.1038/nature05634&lt;/url&gt;&lt;bundle&gt;&lt;publication&gt;&lt;publisher&gt;Nature Publishing Group&lt;/publisher&gt;&lt;title&gt;Nature&lt;/title&gt;&lt;type&gt;-100&lt;/type&gt;&lt;subtype&gt;-100&lt;/subtype&gt;&lt;uuid&gt;DF6BCE0A-6455-43BD-9845-895680FE751D&lt;/uuid&gt;&lt;/publication&gt;&lt;/bundle&gt;&lt;authors&gt;&lt;author&gt;&lt;firstName&gt;Olaf&lt;/firstName&gt;&lt;middleNames&gt;R P&lt;/middleNames&gt;&lt;lastName&gt;Bininda-Emonds&lt;/lastName&gt;&lt;/author&gt;&lt;author&gt;&lt;firstName&gt;Marcel&lt;/firstName&gt;&lt;lastName&gt;Cardillo&lt;/lastName&gt;&lt;/author&gt;&lt;author&gt;&lt;firstName&gt;Kate&lt;/firstName&gt;&lt;middleNames&gt;E&lt;/middleNames&gt;&lt;lastName&gt;Jones&lt;/lastName&gt;&lt;/author&gt;&lt;author&gt;&lt;firstName&gt;Ross&lt;/firstName&gt;&lt;middleNames&gt;D E&lt;/middleNames&gt;&lt;lastName&gt;MacPhee&lt;/lastName&gt;&lt;/author&gt;&lt;author&gt;&lt;firstName&gt;Robin&lt;/firstName&gt;&lt;middleNames&gt;M D&lt;/middleNames&gt;&lt;lastName&gt;Beck&lt;/lastName&gt;&lt;/author&gt;&lt;author&gt;&lt;firstName&gt;Richard&lt;/firstName&gt;&lt;lastName&gt;Grenyer&lt;/lastName&gt;&lt;/author&gt;&lt;author&gt;&lt;firstName&gt;Samantha&lt;/firstName&gt;&lt;middleNames&gt;A&lt;/middleNames&gt;&lt;lastName&gt;Price&lt;/lastName&gt;&lt;/author&gt;&lt;author&gt;&lt;firstName&gt;Rutger&lt;/firstName&gt;&lt;middleNames&gt;A&lt;/middleNames&gt;&lt;lastName&gt;Vos&lt;/lastName&gt;&lt;/author&gt;&lt;author&gt;&lt;firstName&gt;John&lt;/firstName&gt;&lt;middleNames&gt;L&lt;/middleNames&gt;&lt;lastName&gt;Gittleman&lt;/lastName&gt;&lt;/author&gt;&lt;author&gt;&lt;firstName&gt;Andy&lt;/firstName&gt;&lt;lastName&gt;Purvis&lt;/lastName&gt;&lt;/author&gt;&lt;/authors&gt;&lt;/publication&gt;&lt;/publications&gt;&lt;cites&gt;&lt;cite&gt;&lt;suppress&gt;A&lt;/suppress&gt;&lt;/cite&gt;&lt;/cites&gt;&lt;/citation&gt;</w:instrText>
      </w:r>
      <w:r>
        <w:rPr>
          <w:rFonts w:ascii="Times New Roman" w:hAnsi="Times New Roman" w:cs="Times New Roman"/>
        </w:rPr>
        <w:fldChar w:fldCharType="separate"/>
      </w:r>
      <w:r w:rsidR="00D45F4E">
        <w:rPr>
          <w:rFonts w:ascii="Times New Roman" w:hAnsi="Times New Roman" w:cs="Times New Roman"/>
        </w:rPr>
        <w:t>(2007)</w:t>
      </w:r>
      <w:r>
        <w:rPr>
          <w:rFonts w:ascii="Times New Roman" w:hAnsi="Times New Roman" w:cs="Times New Roman"/>
        </w:rPr>
        <w:fldChar w:fldCharType="end"/>
      </w:r>
      <w:r>
        <w:rPr>
          <w:rFonts w:ascii="Times New Roman" w:hAnsi="Times New Roman" w:cs="Times New Roman"/>
        </w:rPr>
        <w:t xml:space="preserve"> mammalian supertree.</w:t>
      </w:r>
      <w:r w:rsidR="003C3841">
        <w:rPr>
          <w:rFonts w:ascii="Times New Roman" w:hAnsi="Times New Roman" w:cs="Times New Roman"/>
        </w:rPr>
        <w:t xml:space="preserve"> Polytomies were resolved by assigning a branch length of 0.1 </w:t>
      </w:r>
      <w:r w:rsidR="00BD2314">
        <w:rPr>
          <w:rFonts w:ascii="Times New Roman" w:hAnsi="Times New Roman" w:cs="Times New Roman"/>
        </w:rPr>
        <w:t>Ma</w:t>
      </w:r>
      <w:r w:rsidR="003C3841">
        <w:rPr>
          <w:rFonts w:ascii="Times New Roman" w:hAnsi="Times New Roman" w:cs="Times New Roman"/>
        </w:rPr>
        <w:t xml:space="preserve"> in these instances</w:t>
      </w:r>
      <w:r w:rsidR="00EB1ACA">
        <w:rPr>
          <w:rFonts w:ascii="Times New Roman" w:hAnsi="Times New Roman" w:cs="Times New Roman"/>
        </w:rPr>
        <w:t>,</w:t>
      </w:r>
      <w:r w:rsidR="003C3841">
        <w:rPr>
          <w:rFonts w:ascii="Times New Roman" w:hAnsi="Times New Roman" w:cs="Times New Roman"/>
        </w:rPr>
        <w:t xml:space="preserve"> </w:t>
      </w:r>
      <w:r w:rsidR="00652CDA">
        <w:rPr>
          <w:rFonts w:ascii="Times New Roman" w:hAnsi="Times New Roman" w:cs="Times New Roman"/>
        </w:rPr>
        <w:t>which sufficiently differentiated a given shared node into several independent nodes</w:t>
      </w:r>
      <w:r w:rsidR="00E539A7">
        <w:rPr>
          <w:rFonts w:ascii="Times New Roman" w:hAnsi="Times New Roman" w:cs="Times New Roman"/>
        </w:rPr>
        <w:t xml:space="preserve"> </w:t>
      </w:r>
      <w:r w:rsidR="00EB1ACA">
        <w:rPr>
          <w:rFonts w:ascii="Times New Roman" w:hAnsi="Times New Roman" w:cs="Times New Roman"/>
        </w:rPr>
        <w:t>while minimizing the effect of altering the branch lengths on</w:t>
      </w:r>
      <w:r w:rsidR="00E539A7">
        <w:rPr>
          <w:rFonts w:ascii="Times New Roman" w:hAnsi="Times New Roman" w:cs="Times New Roman"/>
        </w:rPr>
        <w:t xml:space="preserve"> the ancestral state reconstruction results</w:t>
      </w:r>
      <w:r w:rsidR="003C3841">
        <w:rPr>
          <w:rFonts w:ascii="Times New Roman" w:hAnsi="Times New Roman" w:cs="Times New Roman"/>
        </w:rPr>
        <w:t>.</w:t>
      </w:r>
      <w:r w:rsidR="002C4F6E">
        <w:rPr>
          <w:rFonts w:ascii="Times New Roman" w:hAnsi="Times New Roman" w:cs="Times New Roman"/>
        </w:rPr>
        <w:t xml:space="preserve"> This alteration proved necessary, as branch lengths of 0 resulted in </w:t>
      </w:r>
      <w:ins w:id="20" w:author="Andrew Barr" w:date="2015-12-14T15:52:00Z">
        <w:r w:rsidR="0027364C">
          <w:rPr>
            <w:rFonts w:ascii="Times New Roman" w:hAnsi="Times New Roman" w:cs="Times New Roman"/>
          </w:rPr>
          <w:t xml:space="preserve">computational </w:t>
        </w:r>
      </w:ins>
      <w:r w:rsidR="002C4F6E">
        <w:rPr>
          <w:rFonts w:ascii="Times New Roman" w:hAnsi="Times New Roman" w:cs="Times New Roman"/>
        </w:rPr>
        <w:t xml:space="preserve">errors in the REML calculations. </w:t>
      </w:r>
    </w:p>
    <w:p w14:paraId="6B66F949" w14:textId="3FB54B99" w:rsidR="00D928D4" w:rsidRPr="00A607F5" w:rsidRDefault="00D928D4" w:rsidP="0079408F">
      <w:pPr>
        <w:ind w:firstLine="720"/>
        <w:rPr>
          <w:rFonts w:ascii="Times New Roman" w:hAnsi="Times New Roman" w:cs="Times New Roman"/>
        </w:rPr>
      </w:pPr>
      <w:r>
        <w:rPr>
          <w:rFonts w:ascii="Times New Roman" w:hAnsi="Times New Roman" w:cs="Times New Roman"/>
        </w:rPr>
        <w:t xml:space="preserve">The REML produced </w:t>
      </w:r>
      <w:r w:rsidR="00981251">
        <w:rPr>
          <w:rFonts w:ascii="Times New Roman" w:hAnsi="Times New Roman" w:cs="Times New Roman"/>
        </w:rPr>
        <w:t>298</w:t>
      </w:r>
      <w:r>
        <w:rPr>
          <w:rFonts w:ascii="Times New Roman" w:hAnsi="Times New Roman" w:cs="Times New Roman"/>
        </w:rPr>
        <w:t xml:space="preserve"> total ancestral CCs with the following distribution by order: Artiodactlya </w:t>
      </w:r>
      <w:r w:rsidR="000C477D">
        <w:rPr>
          <w:rFonts w:ascii="Times New Roman" w:hAnsi="Times New Roman" w:cs="Times New Roman"/>
        </w:rPr>
        <w:t>(</w:t>
      </w:r>
      <w:r>
        <w:rPr>
          <w:rFonts w:ascii="Times New Roman" w:hAnsi="Times New Roman" w:cs="Times New Roman"/>
        </w:rPr>
        <w:t>n=</w:t>
      </w:r>
      <w:r w:rsidR="00390CBD">
        <w:rPr>
          <w:rFonts w:ascii="Times New Roman" w:hAnsi="Times New Roman" w:cs="Times New Roman"/>
        </w:rPr>
        <w:t>24</w:t>
      </w:r>
      <w:r w:rsidR="000C477D">
        <w:rPr>
          <w:rFonts w:ascii="Times New Roman" w:hAnsi="Times New Roman" w:cs="Times New Roman"/>
        </w:rPr>
        <w:t>)</w:t>
      </w:r>
      <w:r>
        <w:rPr>
          <w:rFonts w:ascii="Times New Roman" w:hAnsi="Times New Roman" w:cs="Times New Roman"/>
        </w:rPr>
        <w:t xml:space="preserve">, </w:t>
      </w:r>
      <w:r w:rsidR="00703937">
        <w:rPr>
          <w:rFonts w:ascii="Times New Roman" w:hAnsi="Times New Roman" w:cs="Times New Roman"/>
        </w:rPr>
        <w:t>Carnivora</w:t>
      </w:r>
      <w:r>
        <w:rPr>
          <w:rFonts w:ascii="Times New Roman" w:hAnsi="Times New Roman" w:cs="Times New Roman"/>
        </w:rPr>
        <w:t xml:space="preserve"> </w:t>
      </w:r>
      <w:r w:rsidR="000C477D">
        <w:rPr>
          <w:rFonts w:ascii="Times New Roman" w:hAnsi="Times New Roman" w:cs="Times New Roman"/>
        </w:rPr>
        <w:t>(</w:t>
      </w:r>
      <w:r>
        <w:rPr>
          <w:rFonts w:ascii="Times New Roman" w:hAnsi="Times New Roman" w:cs="Times New Roman"/>
        </w:rPr>
        <w:t>n=</w:t>
      </w:r>
      <w:r w:rsidR="00D13D42">
        <w:rPr>
          <w:rFonts w:ascii="Times New Roman" w:hAnsi="Times New Roman" w:cs="Times New Roman"/>
        </w:rPr>
        <w:t>156</w:t>
      </w:r>
      <w:r w:rsidR="000C477D">
        <w:rPr>
          <w:rFonts w:ascii="Times New Roman" w:hAnsi="Times New Roman" w:cs="Times New Roman"/>
        </w:rPr>
        <w:t>)</w:t>
      </w:r>
      <w:r>
        <w:rPr>
          <w:rFonts w:ascii="Times New Roman" w:hAnsi="Times New Roman" w:cs="Times New Roman"/>
        </w:rPr>
        <w:t xml:space="preserve">, </w:t>
      </w:r>
      <w:r w:rsidR="006C5D53">
        <w:rPr>
          <w:rFonts w:ascii="Times New Roman" w:hAnsi="Times New Roman" w:cs="Times New Roman"/>
        </w:rPr>
        <w:t xml:space="preserve">Cetacea </w:t>
      </w:r>
      <w:r w:rsidR="000C477D">
        <w:rPr>
          <w:rFonts w:ascii="Times New Roman" w:hAnsi="Times New Roman" w:cs="Times New Roman"/>
        </w:rPr>
        <w:t>(</w:t>
      </w:r>
      <w:r w:rsidR="006C5D53">
        <w:rPr>
          <w:rFonts w:ascii="Times New Roman" w:hAnsi="Times New Roman" w:cs="Times New Roman"/>
        </w:rPr>
        <w:t>n=31</w:t>
      </w:r>
      <w:r w:rsidR="000C477D">
        <w:rPr>
          <w:rFonts w:ascii="Times New Roman" w:hAnsi="Times New Roman" w:cs="Times New Roman"/>
        </w:rPr>
        <w:t>)</w:t>
      </w:r>
      <w:r w:rsidR="006C5D53">
        <w:rPr>
          <w:rFonts w:ascii="Times New Roman" w:hAnsi="Times New Roman" w:cs="Times New Roman"/>
        </w:rPr>
        <w:t xml:space="preserve">, </w:t>
      </w:r>
      <w:r>
        <w:rPr>
          <w:rFonts w:ascii="Times New Roman" w:hAnsi="Times New Roman" w:cs="Times New Roman"/>
        </w:rPr>
        <w:t xml:space="preserve">Perissodactyla </w:t>
      </w:r>
      <w:r w:rsidR="000C477D">
        <w:rPr>
          <w:rFonts w:ascii="Times New Roman" w:hAnsi="Times New Roman" w:cs="Times New Roman"/>
        </w:rPr>
        <w:t>(</w:t>
      </w:r>
      <w:r>
        <w:rPr>
          <w:rFonts w:ascii="Times New Roman" w:hAnsi="Times New Roman" w:cs="Times New Roman"/>
        </w:rPr>
        <w:t>n=</w:t>
      </w:r>
      <w:r w:rsidR="00595C69">
        <w:rPr>
          <w:rFonts w:ascii="Times New Roman" w:hAnsi="Times New Roman" w:cs="Times New Roman"/>
        </w:rPr>
        <w:t>8</w:t>
      </w:r>
      <w:r w:rsidR="000C477D">
        <w:rPr>
          <w:rFonts w:ascii="Times New Roman" w:hAnsi="Times New Roman" w:cs="Times New Roman"/>
        </w:rPr>
        <w:t>)</w:t>
      </w:r>
      <w:r>
        <w:rPr>
          <w:rFonts w:ascii="Times New Roman" w:hAnsi="Times New Roman" w:cs="Times New Roman"/>
        </w:rPr>
        <w:t xml:space="preserve">, Primates </w:t>
      </w:r>
      <w:r w:rsidR="000C477D">
        <w:rPr>
          <w:rFonts w:ascii="Times New Roman" w:hAnsi="Times New Roman" w:cs="Times New Roman"/>
        </w:rPr>
        <w:t>(</w:t>
      </w:r>
      <w:r>
        <w:rPr>
          <w:rFonts w:ascii="Times New Roman" w:hAnsi="Times New Roman" w:cs="Times New Roman"/>
        </w:rPr>
        <w:t>n=</w:t>
      </w:r>
      <w:r w:rsidR="00981251">
        <w:rPr>
          <w:rFonts w:ascii="Times New Roman" w:hAnsi="Times New Roman" w:cs="Times New Roman"/>
        </w:rPr>
        <w:t>75</w:t>
      </w:r>
      <w:r w:rsidR="000C477D">
        <w:rPr>
          <w:rFonts w:ascii="Times New Roman" w:hAnsi="Times New Roman" w:cs="Times New Roman"/>
        </w:rPr>
        <w:t>)</w:t>
      </w:r>
      <w:r>
        <w:rPr>
          <w:rFonts w:ascii="Times New Roman" w:hAnsi="Times New Roman" w:cs="Times New Roman"/>
        </w:rPr>
        <w:t>.</w:t>
      </w:r>
      <w:r w:rsidR="00981251">
        <w:rPr>
          <w:rFonts w:ascii="Times New Roman" w:hAnsi="Times New Roman" w:cs="Times New Roman"/>
        </w:rPr>
        <w:t xml:space="preserve"> </w:t>
      </w:r>
    </w:p>
    <w:p w14:paraId="0CC017CC" w14:textId="77777777" w:rsidR="000D47E9" w:rsidRDefault="000D47E9" w:rsidP="005024D6">
      <w:pPr>
        <w:rPr>
          <w:rFonts w:ascii="Times New Roman" w:hAnsi="Times New Roman" w:cs="Times New Roman"/>
        </w:rPr>
      </w:pPr>
    </w:p>
    <w:p w14:paraId="161B9A0E" w14:textId="45F1776C" w:rsidR="009168D7" w:rsidRPr="006C2A99" w:rsidRDefault="009168D7" w:rsidP="005024D6">
      <w:pPr>
        <w:rPr>
          <w:rFonts w:ascii="Times New Roman" w:hAnsi="Times New Roman" w:cs="Times New Roman"/>
          <w:b/>
          <w:i/>
        </w:rPr>
      </w:pPr>
      <w:r w:rsidRPr="006C2A99">
        <w:rPr>
          <w:rFonts w:ascii="Times New Roman" w:hAnsi="Times New Roman" w:cs="Times New Roman"/>
          <w:b/>
          <w:i/>
        </w:rPr>
        <w:t>Climatic Data</w:t>
      </w:r>
    </w:p>
    <w:p w14:paraId="3BF1CA7A" w14:textId="77777777" w:rsidR="009168D7" w:rsidRDefault="009168D7" w:rsidP="005024D6">
      <w:pPr>
        <w:rPr>
          <w:rFonts w:ascii="Times New Roman" w:hAnsi="Times New Roman" w:cs="Times New Roman"/>
        </w:rPr>
      </w:pPr>
    </w:p>
    <w:p w14:paraId="53FE36FB" w14:textId="52F0DEFC" w:rsidR="006C2A99" w:rsidRPr="00862889" w:rsidRDefault="00D42D63" w:rsidP="006C2A99">
      <w:pPr>
        <w:rPr>
          <w:rFonts w:ascii="Times New Roman" w:hAnsi="Times New Roman" w:cs="Times New Roman"/>
        </w:rPr>
      </w:pPr>
      <w:commentRangeStart w:id="21"/>
      <w:r>
        <w:rPr>
          <w:rFonts w:ascii="Times New Roman" w:hAnsi="Times New Roman" w:cs="Times New Roman"/>
        </w:rPr>
        <w:t>A</w:t>
      </w:r>
      <w:commentRangeEnd w:id="21"/>
      <w:r w:rsidR="00962EA3">
        <w:rPr>
          <w:rStyle w:val="CommentReference"/>
        </w:rPr>
        <w:commentReference w:id="21"/>
      </w:r>
      <w:r>
        <w:rPr>
          <w:rFonts w:ascii="Times New Roman" w:hAnsi="Times New Roman" w:cs="Times New Roman"/>
        </w:rPr>
        <w:t xml:space="preserve"> h</w:t>
      </w:r>
      <w:r w:rsidR="006C2A99" w:rsidRPr="00862889">
        <w:rPr>
          <w:rFonts w:ascii="Times New Roman" w:hAnsi="Times New Roman" w:cs="Times New Roman"/>
        </w:rPr>
        <w:t>igh-resolution oxygen-isotope (∂</w:t>
      </w:r>
      <w:r w:rsidR="006C2A99" w:rsidRPr="00862889">
        <w:rPr>
          <w:rFonts w:ascii="Times New Roman" w:hAnsi="Times New Roman" w:cs="Times New Roman"/>
          <w:vertAlign w:val="superscript"/>
        </w:rPr>
        <w:t>18</w:t>
      </w:r>
      <w:r w:rsidR="006C2A99" w:rsidRPr="00862889">
        <w:rPr>
          <w:rFonts w:ascii="Times New Roman" w:hAnsi="Times New Roman" w:cs="Times New Roman"/>
        </w:rPr>
        <w:t xml:space="preserve">O) </w:t>
      </w:r>
      <w:r>
        <w:rPr>
          <w:rFonts w:ascii="Times New Roman" w:hAnsi="Times New Roman" w:cs="Times New Roman"/>
        </w:rPr>
        <w:t>record</w:t>
      </w:r>
      <w:r w:rsidR="006C2A99" w:rsidRPr="00862889">
        <w:rPr>
          <w:rFonts w:ascii="Times New Roman" w:hAnsi="Times New Roman" w:cs="Times New Roman"/>
        </w:rPr>
        <w:t xml:space="preserve"> calibrated to the standard geomagnetic polarity time scale (GPTS) were extracted from the literature </w:t>
      </w:r>
      <w:r w:rsidR="006C2A99" w:rsidRPr="00862889">
        <w:rPr>
          <w:rFonts w:ascii="Times New Roman" w:hAnsi="Times New Roman" w:cs="Times New Roman"/>
        </w:rPr>
        <w:fldChar w:fldCharType="begin"/>
      </w:r>
      <w:r w:rsidR="006E3C20">
        <w:rPr>
          <w:rFonts w:ascii="Times New Roman" w:hAnsi="Times New Roman" w:cs="Times New Roman"/>
        </w:rPr>
        <w:instrText xml:space="preserve"> ADDIN PAPERS2_CITATIONS &lt;citation&gt;&lt;uuid&gt;9DF3F3A3-B6CD-4853-B5E0-FD774FF681D2&lt;/uuid&gt;&lt;priority&gt;15&lt;/priority&gt;&lt;publications&gt;&lt;publication&gt;&lt;volume&gt;292&lt;/volume&gt;&lt;publication_date&gt;99200100001200000000200000&lt;/publication_date&gt;&lt;number&gt;5517&lt;/number&gt;&lt;startpage&gt;686&lt;/startpage&gt;&lt;title&gt;Trends, rhythms, and aberrations in global climate 65 Ma to present&lt;/title&gt;&lt;uuid&gt;F992C5F3-552E-4D02-A185-20E9EC63F208&lt;/uuid&gt;&lt;subtype&gt;400&lt;/subtype&gt;&lt;publisher&gt;American Association for the Advancement of Science&lt;/publisher&gt;&lt;type&gt;400&lt;/type&gt;&lt;endpage&gt;693&lt;/endpage&gt;&lt;url&gt;http://www.sciencemag.org/content/292/5517/686.short&lt;/url&gt;&lt;bundle&gt;&lt;publication&gt;&lt;title&gt;Science&lt;/title&gt;&lt;type&gt;-100&lt;/type&gt;&lt;subtype&gt;-100&lt;/subtype&gt;&lt;uuid&gt;8E97A13A-F8DE-467E-88CF-00434DA3F570&lt;/uuid&gt;&lt;/publication&gt;&lt;/bundle&gt;&lt;authors&gt;&lt;author&gt;&lt;firstName&gt;James&lt;/firstName&gt;&lt;lastName&gt;Zachos&lt;/lastName&gt;&lt;/author&gt;&lt;author&gt;&lt;firstName&gt;Mark&lt;/firstName&gt;&lt;lastName&gt;Pagani&lt;/lastName&gt;&lt;/author&gt;&lt;author&gt;&lt;firstName&gt;Lisa&lt;/firstName&gt;&lt;lastName&gt;Sloan&lt;/lastName&gt;&lt;/author&gt;&lt;author&gt;&lt;firstName&gt;Ellen&lt;/firstName&gt;&lt;lastName&gt;Thomas&lt;/lastName&gt;&lt;/author&gt;&lt;author&gt;&lt;firstName&gt;Katharina&lt;/firstName&gt;&lt;lastName&gt;Billups&lt;/lastName&gt;&lt;/author&gt;&lt;/authors&gt;&lt;/publication&gt;&lt;/publications&gt;&lt;cites&gt;&lt;/cites&gt;&lt;/citation&gt;</w:instrText>
      </w:r>
      <w:r w:rsidR="006C2A99" w:rsidRPr="00862889">
        <w:rPr>
          <w:rFonts w:ascii="Times New Roman" w:hAnsi="Times New Roman" w:cs="Times New Roman"/>
        </w:rPr>
        <w:fldChar w:fldCharType="separate"/>
      </w:r>
      <w:r w:rsidR="00D45F4E">
        <w:rPr>
          <w:rFonts w:ascii="Times New Roman" w:hAnsi="Times New Roman" w:cs="Times New Roman"/>
        </w:rPr>
        <w:t>(Zachos et al., 2001)</w:t>
      </w:r>
      <w:r w:rsidR="006C2A99" w:rsidRPr="00862889">
        <w:rPr>
          <w:rFonts w:ascii="Times New Roman" w:hAnsi="Times New Roman" w:cs="Times New Roman"/>
        </w:rPr>
        <w:fldChar w:fldCharType="end"/>
      </w:r>
      <w:r w:rsidR="006C2A99" w:rsidRPr="00862889">
        <w:rPr>
          <w:rFonts w:ascii="Times New Roman" w:hAnsi="Times New Roman" w:cs="Times New Roman"/>
        </w:rPr>
        <w:t xml:space="preserve">. </w:t>
      </w:r>
      <w:r w:rsidR="003A72F9">
        <w:rPr>
          <w:rFonts w:ascii="Times New Roman" w:hAnsi="Times New Roman" w:cs="Times New Roman"/>
        </w:rPr>
        <w:t>This data was originally</w:t>
      </w:r>
      <w:r w:rsidR="006C2A99" w:rsidRPr="00862889">
        <w:rPr>
          <w:rFonts w:ascii="Times New Roman" w:hAnsi="Times New Roman" w:cs="Times New Roman"/>
        </w:rPr>
        <w:t xml:space="preserve"> culled from deep-sea core isotope records from 40 different sites around the world spanning from present day to 65M</w:t>
      </w:r>
      <w:r w:rsidR="00B83595">
        <w:rPr>
          <w:rFonts w:ascii="Times New Roman" w:hAnsi="Times New Roman" w:cs="Times New Roman"/>
        </w:rPr>
        <w:t>a</w:t>
      </w:r>
      <w:r w:rsidR="006C2A99" w:rsidRPr="00862889">
        <w:rPr>
          <w:rFonts w:ascii="Times New Roman" w:hAnsi="Times New Roman" w:cs="Times New Roman"/>
        </w:rPr>
        <w:t xml:space="preserve">. Since isotopic values do not vary </w:t>
      </w:r>
      <w:r w:rsidR="000F6DFB">
        <w:rPr>
          <w:rFonts w:ascii="Times New Roman" w:hAnsi="Times New Roman" w:cs="Times New Roman"/>
        </w:rPr>
        <w:t xml:space="preserve">significantly </w:t>
      </w:r>
      <w:r w:rsidR="006C2A99" w:rsidRPr="00862889">
        <w:rPr>
          <w:rFonts w:ascii="Times New Roman" w:hAnsi="Times New Roman" w:cs="Times New Roman"/>
        </w:rPr>
        <w:t xml:space="preserve">by site, it is appropriate to use the combined dataset as a proxy for global climate change. </w:t>
      </w:r>
      <w:r w:rsidR="000F6DFB">
        <w:rPr>
          <w:rFonts w:ascii="Times New Roman" w:hAnsi="Times New Roman" w:cs="Times New Roman"/>
        </w:rPr>
        <w:t>This record</w:t>
      </w:r>
      <w:r w:rsidR="006C2A99" w:rsidRPr="00862889">
        <w:rPr>
          <w:rFonts w:ascii="Times New Roman" w:hAnsi="Times New Roman" w:cs="Times New Roman"/>
        </w:rPr>
        <w:t xml:space="preserve"> provide</w:t>
      </w:r>
      <w:r w:rsidR="000F6DFB">
        <w:rPr>
          <w:rFonts w:ascii="Times New Roman" w:hAnsi="Times New Roman" w:cs="Times New Roman"/>
        </w:rPr>
        <w:t>s a</w:t>
      </w:r>
      <w:r w:rsidR="006C2A99" w:rsidRPr="00862889">
        <w:rPr>
          <w:rFonts w:ascii="Times New Roman" w:hAnsi="Times New Roman" w:cs="Times New Roman"/>
        </w:rPr>
        <w:t xml:space="preserve"> proxy for </w:t>
      </w:r>
      <w:r w:rsidR="000F6DFB">
        <w:rPr>
          <w:rFonts w:ascii="Times New Roman" w:hAnsi="Times New Roman" w:cs="Times New Roman"/>
        </w:rPr>
        <w:t>global</w:t>
      </w:r>
      <w:r w:rsidR="006C2A99" w:rsidRPr="00862889">
        <w:rPr>
          <w:rFonts w:ascii="Times New Roman" w:hAnsi="Times New Roman" w:cs="Times New Roman"/>
        </w:rPr>
        <w:t xml:space="preserve"> </w:t>
      </w:r>
      <w:del w:id="22" w:author="Andrew Barr" w:date="2015-12-14T15:53:00Z">
        <w:r w:rsidR="006C2A99" w:rsidRPr="00862889" w:rsidDel="00B71B36">
          <w:rPr>
            <w:rFonts w:ascii="Times New Roman" w:hAnsi="Times New Roman" w:cs="Times New Roman"/>
          </w:rPr>
          <w:delText xml:space="preserve">climatic </w:delText>
        </w:r>
      </w:del>
      <w:ins w:id="23" w:author="Andrew Barr" w:date="2015-12-14T15:53:00Z">
        <w:r w:rsidR="00B71B36">
          <w:rPr>
            <w:rFonts w:ascii="Times New Roman" w:hAnsi="Times New Roman" w:cs="Times New Roman"/>
          </w:rPr>
          <w:t>temperature</w:t>
        </w:r>
        <w:r w:rsidR="00B71B36" w:rsidRPr="00862889">
          <w:rPr>
            <w:rFonts w:ascii="Times New Roman" w:hAnsi="Times New Roman" w:cs="Times New Roman"/>
          </w:rPr>
          <w:t xml:space="preserve"> </w:t>
        </w:r>
      </w:ins>
      <w:r w:rsidR="006C2A99" w:rsidRPr="00862889">
        <w:rPr>
          <w:rFonts w:ascii="Times New Roman" w:hAnsi="Times New Roman" w:cs="Times New Roman"/>
        </w:rPr>
        <w:t>shifts t</w:t>
      </w:r>
      <w:r w:rsidR="006C2A99">
        <w:rPr>
          <w:rFonts w:ascii="Times New Roman" w:hAnsi="Times New Roman" w:cs="Times New Roman"/>
        </w:rPr>
        <w:t>hat can in turn a</w:t>
      </w:r>
      <w:r w:rsidR="006C2A99" w:rsidRPr="00862889">
        <w:rPr>
          <w:rFonts w:ascii="Times New Roman" w:hAnsi="Times New Roman" w:cs="Times New Roman"/>
        </w:rPr>
        <w:t>ffect various regions through a network of com</w:t>
      </w:r>
      <w:r>
        <w:rPr>
          <w:rFonts w:ascii="Times New Roman" w:hAnsi="Times New Roman" w:cs="Times New Roman"/>
        </w:rPr>
        <w:t>plex environmental interactions.</w:t>
      </w:r>
    </w:p>
    <w:p w14:paraId="66A2A068" w14:textId="589D4E54" w:rsidR="006C2A99" w:rsidRDefault="006C2A99" w:rsidP="001936B6">
      <w:pPr>
        <w:ind w:firstLine="720"/>
        <w:rPr>
          <w:rFonts w:ascii="Times New Roman" w:hAnsi="Times New Roman" w:cs="Times New Roman"/>
        </w:rPr>
      </w:pPr>
      <w:r w:rsidRPr="00862889">
        <w:rPr>
          <w:rFonts w:ascii="Times New Roman" w:hAnsi="Times New Roman" w:cs="Times New Roman"/>
        </w:rPr>
        <w:t xml:space="preserve">Measures of mean, </w:t>
      </w:r>
      <w:r w:rsidR="00C41041" w:rsidRPr="00862889">
        <w:rPr>
          <w:rFonts w:ascii="Times New Roman" w:hAnsi="Times New Roman" w:cs="Times New Roman"/>
        </w:rPr>
        <w:t>standard deviation</w:t>
      </w:r>
      <w:r w:rsidR="008D258B">
        <w:rPr>
          <w:rFonts w:ascii="Times New Roman" w:hAnsi="Times New Roman" w:cs="Times New Roman"/>
        </w:rPr>
        <w:t xml:space="preserve"> (sd</w:t>
      </w:r>
      <w:r w:rsidR="001936B6">
        <w:rPr>
          <w:rFonts w:ascii="Times New Roman" w:hAnsi="Times New Roman" w:cs="Times New Roman"/>
        </w:rPr>
        <w:t>)</w:t>
      </w:r>
      <w:r w:rsidR="00C41041">
        <w:rPr>
          <w:rFonts w:ascii="Times New Roman" w:hAnsi="Times New Roman" w:cs="Times New Roman"/>
        </w:rPr>
        <w:t xml:space="preserve"> </w:t>
      </w:r>
      <w:r w:rsidRPr="00862889">
        <w:rPr>
          <w:rFonts w:ascii="Times New Roman" w:hAnsi="Times New Roman" w:cs="Times New Roman"/>
        </w:rPr>
        <w:t xml:space="preserve">and slope </w:t>
      </w:r>
      <w:r w:rsidR="00C41041">
        <w:rPr>
          <w:rFonts w:ascii="Times New Roman" w:hAnsi="Times New Roman" w:cs="Times New Roman"/>
        </w:rPr>
        <w:t xml:space="preserve">of the </w:t>
      </w:r>
      <w:r w:rsidR="00C41041" w:rsidRPr="00862889">
        <w:rPr>
          <w:rFonts w:ascii="Times New Roman" w:hAnsi="Times New Roman" w:cs="Times New Roman"/>
        </w:rPr>
        <w:t>∂</w:t>
      </w:r>
      <w:r w:rsidR="00C41041" w:rsidRPr="00862889">
        <w:rPr>
          <w:rFonts w:ascii="Times New Roman" w:hAnsi="Times New Roman" w:cs="Times New Roman"/>
          <w:vertAlign w:val="superscript"/>
        </w:rPr>
        <w:t>18</w:t>
      </w:r>
      <w:r w:rsidR="00C41041" w:rsidRPr="00862889">
        <w:rPr>
          <w:rFonts w:ascii="Times New Roman" w:hAnsi="Times New Roman" w:cs="Times New Roman"/>
        </w:rPr>
        <w:t>O</w:t>
      </w:r>
      <w:r w:rsidR="00C41041">
        <w:rPr>
          <w:rFonts w:ascii="Times New Roman" w:hAnsi="Times New Roman" w:cs="Times New Roman"/>
        </w:rPr>
        <w:t xml:space="preserve"> record</w:t>
      </w:r>
      <w:r w:rsidR="00C41041" w:rsidRPr="00862889">
        <w:rPr>
          <w:rFonts w:ascii="Times New Roman" w:hAnsi="Times New Roman" w:cs="Times New Roman"/>
        </w:rPr>
        <w:t xml:space="preserve"> </w:t>
      </w:r>
      <w:r w:rsidRPr="00862889">
        <w:rPr>
          <w:rFonts w:ascii="Times New Roman" w:hAnsi="Times New Roman" w:cs="Times New Roman"/>
        </w:rPr>
        <w:t xml:space="preserve">were calculated </w:t>
      </w:r>
      <w:r w:rsidR="00C41041">
        <w:rPr>
          <w:rFonts w:ascii="Times New Roman" w:hAnsi="Times New Roman" w:cs="Times New Roman"/>
        </w:rPr>
        <w:t>for a given span of time</w:t>
      </w:r>
      <w:r w:rsidR="003A72F9">
        <w:rPr>
          <w:rFonts w:ascii="Times New Roman" w:hAnsi="Times New Roman" w:cs="Times New Roman"/>
        </w:rPr>
        <w:t>, referred to as intervals</w:t>
      </w:r>
      <w:r w:rsidR="00C41041">
        <w:rPr>
          <w:rFonts w:ascii="Times New Roman" w:hAnsi="Times New Roman" w:cs="Times New Roman"/>
        </w:rPr>
        <w:t>.</w:t>
      </w:r>
      <w:r w:rsidR="003A72F9">
        <w:rPr>
          <w:rFonts w:ascii="Times New Roman" w:hAnsi="Times New Roman" w:cs="Times New Roman"/>
        </w:rPr>
        <w:t xml:space="preserve"> All analyses were repeated separately for each interval: 1My, 400Ky, and 200Ky.</w:t>
      </w:r>
      <w:r w:rsidRPr="00862889">
        <w:rPr>
          <w:rFonts w:ascii="Times New Roman" w:hAnsi="Times New Roman" w:cs="Times New Roman"/>
        </w:rPr>
        <w:t xml:space="preserve"> </w:t>
      </w:r>
      <w:r w:rsidR="00C41041" w:rsidRPr="00862889">
        <w:rPr>
          <w:rFonts w:ascii="Times New Roman" w:hAnsi="Times New Roman" w:cs="Times New Roman"/>
        </w:rPr>
        <w:t xml:space="preserve">For example, if a </w:t>
      </w:r>
      <w:r w:rsidR="00C41041">
        <w:rPr>
          <w:rFonts w:ascii="Times New Roman" w:hAnsi="Times New Roman" w:cs="Times New Roman"/>
        </w:rPr>
        <w:t>species</w:t>
      </w:r>
      <w:r w:rsidR="00C41041" w:rsidRPr="00862889">
        <w:rPr>
          <w:rFonts w:ascii="Times New Roman" w:hAnsi="Times New Roman" w:cs="Times New Roman"/>
        </w:rPr>
        <w:t xml:space="preserve"> appeared at 2Ma, that species’ biological variables would each be correlated with each climatic measure (i.e. mean,</w:t>
      </w:r>
      <w:r w:rsidR="001936B6">
        <w:rPr>
          <w:rFonts w:ascii="Times New Roman" w:hAnsi="Times New Roman" w:cs="Times New Roman"/>
        </w:rPr>
        <w:t xml:space="preserve"> </w:t>
      </w:r>
      <w:r w:rsidR="00EB129A">
        <w:rPr>
          <w:rFonts w:ascii="Times New Roman" w:hAnsi="Times New Roman" w:cs="Times New Roman"/>
        </w:rPr>
        <w:t>sd</w:t>
      </w:r>
      <w:r w:rsidR="00C41041" w:rsidRPr="00862889">
        <w:rPr>
          <w:rFonts w:ascii="Times New Roman" w:hAnsi="Times New Roman" w:cs="Times New Roman"/>
        </w:rPr>
        <w:t xml:space="preserve"> and slope) over the course of 2</w:t>
      </w:r>
      <w:r w:rsidR="003A72F9">
        <w:rPr>
          <w:rFonts w:ascii="Times New Roman" w:hAnsi="Times New Roman" w:cs="Times New Roman"/>
        </w:rPr>
        <w:t>.0</w:t>
      </w:r>
      <w:r w:rsidR="00C41041" w:rsidRPr="00862889">
        <w:rPr>
          <w:rFonts w:ascii="Times New Roman" w:hAnsi="Times New Roman" w:cs="Times New Roman"/>
        </w:rPr>
        <w:t>-</w:t>
      </w:r>
      <w:r w:rsidR="003A72F9">
        <w:rPr>
          <w:rFonts w:ascii="Times New Roman" w:hAnsi="Times New Roman" w:cs="Times New Roman"/>
        </w:rPr>
        <w:t>3.0</w:t>
      </w:r>
      <w:r w:rsidR="00BD2314">
        <w:rPr>
          <w:rFonts w:ascii="Times New Roman" w:hAnsi="Times New Roman" w:cs="Times New Roman"/>
        </w:rPr>
        <w:t>Ma</w:t>
      </w:r>
      <w:r w:rsidR="003A72F9">
        <w:rPr>
          <w:rFonts w:ascii="Times New Roman" w:hAnsi="Times New Roman" w:cs="Times New Roman"/>
        </w:rPr>
        <w:t xml:space="preserve"> (1My</w:t>
      </w:r>
      <w:r w:rsidR="00C41041" w:rsidRPr="00862889">
        <w:rPr>
          <w:rFonts w:ascii="Times New Roman" w:hAnsi="Times New Roman" w:cs="Times New Roman"/>
        </w:rPr>
        <w:t xml:space="preserve"> interval), then 2</w:t>
      </w:r>
      <w:r w:rsidR="003A72F9">
        <w:rPr>
          <w:rFonts w:ascii="Times New Roman" w:hAnsi="Times New Roman" w:cs="Times New Roman"/>
        </w:rPr>
        <w:t>.</w:t>
      </w:r>
      <w:r w:rsidR="00C41041">
        <w:rPr>
          <w:rFonts w:ascii="Times New Roman" w:hAnsi="Times New Roman" w:cs="Times New Roman"/>
        </w:rPr>
        <w:t>0</w:t>
      </w:r>
      <w:r w:rsidR="003A72F9">
        <w:rPr>
          <w:rFonts w:ascii="Times New Roman" w:hAnsi="Times New Roman" w:cs="Times New Roman"/>
        </w:rPr>
        <w:t>-2.</w:t>
      </w:r>
      <w:r w:rsidR="0083554B">
        <w:rPr>
          <w:rFonts w:ascii="Times New Roman" w:hAnsi="Times New Roman" w:cs="Times New Roman"/>
        </w:rPr>
        <w:t>4</w:t>
      </w:r>
      <w:r w:rsidR="003A72F9">
        <w:rPr>
          <w:rFonts w:ascii="Times New Roman" w:hAnsi="Times New Roman" w:cs="Times New Roman"/>
        </w:rPr>
        <w:t>Ma (4</w:t>
      </w:r>
      <w:r w:rsidR="001936B6">
        <w:rPr>
          <w:rFonts w:ascii="Times New Roman" w:hAnsi="Times New Roman" w:cs="Times New Roman"/>
        </w:rPr>
        <w:t>00k interval)</w:t>
      </w:r>
      <w:r w:rsidR="003A72F9">
        <w:rPr>
          <w:rFonts w:ascii="Times New Roman" w:hAnsi="Times New Roman" w:cs="Times New Roman"/>
        </w:rPr>
        <w:t>, and then 2.0-2.2M</w:t>
      </w:r>
      <w:r w:rsidR="00B83595">
        <w:rPr>
          <w:rFonts w:ascii="Times New Roman" w:hAnsi="Times New Roman" w:cs="Times New Roman"/>
        </w:rPr>
        <w:t>a</w:t>
      </w:r>
      <w:r w:rsidR="003A72F9">
        <w:rPr>
          <w:rFonts w:ascii="Times New Roman" w:hAnsi="Times New Roman" w:cs="Times New Roman"/>
        </w:rPr>
        <w:t xml:space="preserve"> (200Ky interval)</w:t>
      </w:r>
      <w:r w:rsidR="001936B6">
        <w:rPr>
          <w:rFonts w:ascii="Times New Roman" w:hAnsi="Times New Roman" w:cs="Times New Roman"/>
        </w:rPr>
        <w:t xml:space="preserve">. </w:t>
      </w:r>
      <w:r w:rsidR="002D4526">
        <w:rPr>
          <w:rFonts w:ascii="Times New Roman" w:hAnsi="Times New Roman" w:cs="Times New Roman"/>
        </w:rPr>
        <w:t>The 400Ky and 200Ky</w:t>
      </w:r>
      <w:r w:rsidR="001936B6">
        <w:rPr>
          <w:rFonts w:ascii="Times New Roman" w:hAnsi="Times New Roman" w:cs="Times New Roman"/>
        </w:rPr>
        <w:t xml:space="preserve"> intervals </w:t>
      </w:r>
      <w:r w:rsidRPr="00862889">
        <w:rPr>
          <w:rFonts w:ascii="Times New Roman" w:hAnsi="Times New Roman" w:cs="Times New Roman"/>
        </w:rPr>
        <w:t xml:space="preserve">correspond to periodic cycles </w:t>
      </w:r>
      <w:r w:rsidR="002D4526">
        <w:rPr>
          <w:rFonts w:ascii="Times New Roman" w:hAnsi="Times New Roman" w:cs="Times New Roman"/>
        </w:rPr>
        <w:t xml:space="preserve">of </w:t>
      </w:r>
      <w:r w:rsidR="002D4526" w:rsidRPr="00862889">
        <w:rPr>
          <w:rFonts w:ascii="Times New Roman" w:hAnsi="Times New Roman" w:cs="Times New Roman"/>
        </w:rPr>
        <w:t xml:space="preserve">orbital </w:t>
      </w:r>
      <w:r w:rsidR="002D4526">
        <w:rPr>
          <w:rFonts w:ascii="Times New Roman" w:hAnsi="Times New Roman" w:cs="Times New Roman"/>
        </w:rPr>
        <w:t>(Figure X</w:t>
      </w:r>
      <w:r w:rsidRPr="00862889">
        <w:rPr>
          <w:rFonts w:ascii="Times New Roman" w:hAnsi="Times New Roman" w:cs="Times New Roman"/>
        </w:rPr>
        <w:t xml:space="preserve">) </w:t>
      </w:r>
      <w:r w:rsidRPr="00862889">
        <w:rPr>
          <w:rFonts w:ascii="Times New Roman" w:hAnsi="Times New Roman" w:cs="Times New Roman"/>
        </w:rPr>
        <w:fldChar w:fldCharType="begin"/>
      </w:r>
      <w:r w:rsidR="006E3C20">
        <w:rPr>
          <w:rFonts w:ascii="Times New Roman" w:hAnsi="Times New Roman" w:cs="Times New Roman"/>
        </w:rPr>
        <w:instrText xml:space="preserve"> ADDIN PAPERS2_CITATIONS &lt;citation&gt;&lt;uuid&gt;C2373478-E54F-4628-834A-E2C314079DA7&lt;/uuid&gt;&lt;priority&gt;17&lt;/priority&gt;&lt;publications&gt;&lt;publication&gt;&lt;uuid&gt;0404D4B4-A503-4995-B975-CBA9404FD6D7&lt;/uuid&gt;&lt;volume&gt;7&lt;/volume&gt;&lt;doi&gt;10.1038/nri3370&lt;/doi&gt;&lt;startpage&gt;81&lt;/startpage&gt;&lt;publication_date&gt;99199800001200000000200000&lt;/publication_date&gt;&lt;url&gt;http://onlinelibrary.wiley.com/doi/10.1002/(SICI)1520-6505(1998)7:3%3C81::AID-EVAN3%3E3.0.CO;2-A/abstract&lt;/url&gt;&lt;type&gt;400&lt;/type&gt;&lt;title&gt;Variability selection in hominid evolution&lt;/title&gt;&lt;publisher&gt;Wiley Online Library&lt;/publisher&gt;&lt;number&gt;3&lt;/number&gt;&lt;subtype&gt;400&lt;/subtype&gt;&lt;endpage&gt;96&lt;/endpage&gt;&lt;bundle&gt;&lt;publication&gt;&lt;publisher&gt;John Wiley &amp;amp; Sons, Inc.&lt;/publisher&gt;&lt;title&gt;Evolutionary Anthropology: Issues, News, and Reviews&lt;/title&gt;&lt;type&gt;-100&lt;/type&gt;&lt;subtype&gt;-100&lt;/subtype&gt;&lt;uuid&gt;9280548D-8F74-4F56-8050-102D5868F08C&lt;/uuid&gt;&lt;/publication&gt;&lt;/bundle&gt;&lt;authors&gt;&lt;author&gt;&lt;firstName&gt;Richard&lt;/firstName&gt;&lt;lastName&gt;Potts&lt;/lastName&gt;&lt;/author&gt;&lt;/authors&gt;&lt;/publication&gt;&lt;publication&gt;&lt;volume&gt;292&lt;/volume&gt;&lt;publication_date&gt;99200100001200000000200000&lt;/publication_date&gt;&lt;number&gt;5517&lt;/number&gt;&lt;startpage&gt;686&lt;/startpage&gt;&lt;title&gt;Trends, rhythms, and aberrations in global climate 65 Ma to present&lt;/title&gt;&lt;uuid&gt;F992C5F3-552E-4D02-A185-20E9EC63F208&lt;/uuid&gt;&lt;subtype&gt;400&lt;/subtype&gt;&lt;publisher&gt;American Association for the Advancement of Science&lt;/publisher&gt;&lt;type&gt;400&lt;/type&gt;&lt;endpage&gt;693&lt;/endpage&gt;&lt;url&gt;http://www.sciencemag.org/content/292/5517/686.short&lt;/url&gt;&lt;bundle&gt;&lt;publication&gt;&lt;title&gt;Science&lt;/title&gt;&lt;type&gt;-100&lt;/type&gt;&lt;subtype&gt;-100&lt;/subtype&gt;&lt;uuid&gt;8E97A13A-F8DE-467E-88CF-00434DA3F570&lt;/uuid&gt;&lt;/publication&gt;&lt;/bundle&gt;&lt;authors&gt;&lt;author&gt;&lt;firstName&gt;James&lt;/firstName&gt;&lt;lastName&gt;Zachos&lt;/lastName&gt;&lt;/author&gt;&lt;author&gt;&lt;firstName&gt;Mark&lt;/firstName&gt;&lt;lastName&gt;Pagani&lt;/lastName&gt;&lt;/author&gt;&lt;author&gt;&lt;firstName&gt;Lisa&lt;/firstName&gt;&lt;lastName&gt;Sloan&lt;/lastName&gt;&lt;/author&gt;&lt;author&gt;&lt;firstName&gt;Ellen&lt;/firstName&gt;&lt;lastName&gt;Thomas&lt;/lastName&gt;&lt;/author&gt;&lt;author&gt;&lt;firstName&gt;Katharina&lt;/firstName&gt;&lt;lastName&gt;Billups&lt;/lastName&gt;&lt;/author&gt;&lt;/authors&gt;&lt;/publication&gt;&lt;/publications&gt;&lt;cites&gt;&lt;/cites&gt;&lt;/citation&gt;</w:instrText>
      </w:r>
      <w:r w:rsidRPr="00862889">
        <w:rPr>
          <w:rFonts w:ascii="Times New Roman" w:hAnsi="Times New Roman" w:cs="Times New Roman"/>
        </w:rPr>
        <w:fldChar w:fldCharType="separate"/>
      </w:r>
      <w:r w:rsidR="00D45F4E">
        <w:rPr>
          <w:rFonts w:ascii="Times New Roman" w:hAnsi="Times New Roman" w:cs="Times New Roman"/>
        </w:rPr>
        <w:t>(Potts, 1998a; Zachos et al., 2001)</w:t>
      </w:r>
      <w:r w:rsidRPr="00862889">
        <w:rPr>
          <w:rFonts w:ascii="Times New Roman" w:hAnsi="Times New Roman" w:cs="Times New Roman"/>
        </w:rPr>
        <w:fldChar w:fldCharType="end"/>
      </w:r>
      <w:r w:rsidRPr="00862889">
        <w:rPr>
          <w:rFonts w:ascii="Times New Roman" w:hAnsi="Times New Roman" w:cs="Times New Roman"/>
        </w:rPr>
        <w:t>. 1My intervals were also investigated in an attempt to capture a large number of climatic events per unit</w:t>
      </w:r>
      <w:r w:rsidR="00ED1C9F">
        <w:rPr>
          <w:rFonts w:ascii="Times New Roman" w:hAnsi="Times New Roman" w:cs="Times New Roman"/>
        </w:rPr>
        <w:t xml:space="preserve">, </w:t>
      </w:r>
      <w:r w:rsidR="001E347F">
        <w:rPr>
          <w:rFonts w:ascii="Times New Roman" w:hAnsi="Times New Roman" w:cs="Times New Roman"/>
        </w:rPr>
        <w:t>which may be related gradual long-term evolutionary changes in certain taxa</w:t>
      </w:r>
      <w:r>
        <w:rPr>
          <w:rFonts w:ascii="Times New Roman" w:hAnsi="Times New Roman" w:cs="Times New Roman"/>
        </w:rPr>
        <w:t xml:space="preserve"> </w:t>
      </w:r>
      <w:r w:rsidRPr="00862889">
        <w:rPr>
          <w:rFonts w:ascii="Times New Roman" w:hAnsi="Times New Roman" w:cs="Times New Roman"/>
        </w:rPr>
        <w:fldChar w:fldCharType="begin"/>
      </w:r>
      <w:r w:rsidR="006E3C20">
        <w:rPr>
          <w:rFonts w:ascii="Times New Roman" w:hAnsi="Times New Roman" w:cs="Times New Roman"/>
        </w:rPr>
        <w:instrText xml:space="preserve"> ADDIN PAPERS2_CITATIONS &lt;citation&gt;&lt;uuid&gt;D621B136-F5F5-40CA-83CB-34AA00A5CBBB&lt;/uuid&gt;&lt;priority&gt;18&lt;/priority&gt;&lt;publications&gt;&lt;publication&gt;&lt;volume&gt;26&lt;/volume&gt;&lt;publication_date&gt;99199400001200000000200000&lt;/publication_date&gt;&lt;number&gt;4&lt;/number&gt;&lt;startpage&gt;275&lt;/startpage&gt;&lt;title&gt;Speciation, extinction and climatic change in hominid evolution&lt;/title&gt;&lt;uuid&gt;B04EF6C2-A3D0-4325-836A-10A3FD1FA7A9&lt;/uuid&gt;&lt;subtype&gt;400&lt;/subtype&gt;&lt;publisher&gt;Elsevier&lt;/publisher&gt;&lt;type&gt;400&lt;/type&gt;&lt;endpage&gt;289&lt;/endpage&gt;&lt;url&gt;http://www.sciencedirect.com/science/article/pii/S0047248484710177&lt;/url&gt;&lt;bundle&gt;&lt;publication&gt;&lt;publisher&gt;Elsevier Ltd&lt;/publisher&gt;&lt;title&gt;Journal of Human Evolution&lt;/title&gt;&lt;type&gt;-100&lt;/type&gt;&lt;subtype&gt;-100&lt;/subtype&gt;&lt;uuid&gt;5EF63944-A5B8-4768-A280-9F1EB57A9008&lt;/uuid&gt;&lt;/publication&gt;&lt;/bundle&gt;&lt;authors&gt;&lt;author&gt;&lt;firstName&gt;R&lt;/firstName&gt;&lt;middleNames&gt;A&lt;/middleNames&gt;&lt;lastName&gt;Foley&lt;/lastName&gt;&lt;/author&gt;&lt;/authors&gt;&lt;/publication&gt;&lt;/publications&gt;&lt;cites&gt;&lt;/cites&gt;&lt;/citation&gt;</w:instrText>
      </w:r>
      <w:r w:rsidRPr="00862889">
        <w:rPr>
          <w:rFonts w:ascii="Times New Roman" w:hAnsi="Times New Roman" w:cs="Times New Roman"/>
        </w:rPr>
        <w:fldChar w:fldCharType="separate"/>
      </w:r>
      <w:r w:rsidR="00D45F4E">
        <w:rPr>
          <w:rFonts w:ascii="Times New Roman" w:hAnsi="Times New Roman" w:cs="Times New Roman"/>
        </w:rPr>
        <w:t>(Foley, 1994)</w:t>
      </w:r>
      <w:r w:rsidRPr="00862889">
        <w:rPr>
          <w:rFonts w:ascii="Times New Roman" w:hAnsi="Times New Roman" w:cs="Times New Roman"/>
        </w:rPr>
        <w:fldChar w:fldCharType="end"/>
      </w:r>
      <w:r w:rsidRPr="00862889">
        <w:rPr>
          <w:rFonts w:ascii="Times New Roman" w:hAnsi="Times New Roman" w:cs="Times New Roman"/>
        </w:rPr>
        <w:t xml:space="preserve">. </w:t>
      </w:r>
    </w:p>
    <w:p w14:paraId="5F1AC1AE" w14:textId="77777777" w:rsidR="0071469E" w:rsidRDefault="0071469E" w:rsidP="004D4055">
      <w:pPr>
        <w:rPr>
          <w:rFonts w:ascii="Times New Roman" w:hAnsi="Times New Roman" w:cs="Times New Roman"/>
        </w:rPr>
      </w:pPr>
    </w:p>
    <w:p w14:paraId="20851FB5" w14:textId="54E5947B" w:rsidR="0071469E" w:rsidRPr="0071469E" w:rsidRDefault="0071469E" w:rsidP="004D4055">
      <w:pPr>
        <w:rPr>
          <w:rFonts w:ascii="Times New Roman" w:hAnsi="Times New Roman" w:cs="Times New Roman"/>
          <w:b/>
        </w:rPr>
      </w:pPr>
      <w:r w:rsidRPr="0071469E">
        <w:rPr>
          <w:rFonts w:ascii="Times New Roman" w:hAnsi="Times New Roman" w:cs="Times New Roman"/>
          <w:b/>
        </w:rPr>
        <w:t>METHODS</w:t>
      </w:r>
    </w:p>
    <w:p w14:paraId="2E1E2105" w14:textId="77777777" w:rsidR="0071469E" w:rsidRDefault="0071469E" w:rsidP="004D4055">
      <w:pPr>
        <w:rPr>
          <w:rFonts w:ascii="Times New Roman" w:hAnsi="Times New Roman" w:cs="Times New Roman"/>
        </w:rPr>
      </w:pPr>
    </w:p>
    <w:p w14:paraId="34BC77FA" w14:textId="6BEB2FFD" w:rsidR="004D4055" w:rsidRPr="004D4055" w:rsidRDefault="00096084" w:rsidP="004D4055">
      <w:pPr>
        <w:rPr>
          <w:rFonts w:ascii="Times New Roman" w:hAnsi="Times New Roman" w:cs="Times New Roman"/>
          <w:b/>
          <w:i/>
        </w:rPr>
      </w:pPr>
      <w:r>
        <w:rPr>
          <w:rFonts w:ascii="Times New Roman" w:hAnsi="Times New Roman" w:cs="Times New Roman"/>
          <w:b/>
          <w:i/>
        </w:rPr>
        <w:t xml:space="preserve">CC </w:t>
      </w:r>
      <w:r w:rsidR="009F496B">
        <w:rPr>
          <w:rFonts w:ascii="Times New Roman" w:hAnsi="Times New Roman" w:cs="Times New Roman"/>
          <w:b/>
          <w:i/>
        </w:rPr>
        <w:t>vs.</w:t>
      </w:r>
      <w:r>
        <w:rPr>
          <w:rFonts w:ascii="Times New Roman" w:hAnsi="Times New Roman" w:cs="Times New Roman"/>
          <w:b/>
          <w:i/>
        </w:rPr>
        <w:t xml:space="preserve"> Time</w:t>
      </w:r>
    </w:p>
    <w:p w14:paraId="3D538FC8" w14:textId="77777777" w:rsidR="004D4055" w:rsidRDefault="004D4055" w:rsidP="004D4055">
      <w:pPr>
        <w:rPr>
          <w:rFonts w:ascii="Times New Roman" w:hAnsi="Times New Roman" w:cs="Times New Roman"/>
        </w:rPr>
      </w:pPr>
    </w:p>
    <w:p w14:paraId="5BC0B98D" w14:textId="79BFCA1F" w:rsidR="004D4055" w:rsidRDefault="003E7449" w:rsidP="004D4055">
      <w:pPr>
        <w:rPr>
          <w:rFonts w:ascii="Times New Roman" w:hAnsi="Times New Roman" w:cs="Times New Roman"/>
        </w:rPr>
      </w:pPr>
      <w:r>
        <w:rPr>
          <w:rFonts w:ascii="Times New Roman" w:hAnsi="Times New Roman" w:cs="Times New Roman"/>
        </w:rPr>
        <w:t xml:space="preserve">First, </w:t>
      </w:r>
      <w:r w:rsidR="002D32FE">
        <w:rPr>
          <w:rFonts w:ascii="Times New Roman" w:hAnsi="Times New Roman" w:cs="Times New Roman"/>
        </w:rPr>
        <w:t xml:space="preserve">Ordinary least squares (OLS) </w:t>
      </w:r>
      <w:r>
        <w:rPr>
          <w:rFonts w:ascii="Times New Roman" w:hAnsi="Times New Roman" w:cs="Times New Roman"/>
        </w:rPr>
        <w:t xml:space="preserve">linear regression were performed in </w:t>
      </w:r>
      <w:r w:rsidR="00DD6FB3">
        <w:rPr>
          <w:rFonts w:ascii="Times New Roman" w:hAnsi="Times New Roman" w:cs="Times New Roman"/>
        </w:rPr>
        <w:t xml:space="preserve">R </w:t>
      </w:r>
      <w:r>
        <w:rPr>
          <w:rFonts w:ascii="Times New Roman" w:hAnsi="Times New Roman" w:cs="Times New Roman"/>
        </w:rPr>
        <w:t>using the lm function in the stats package</w:t>
      </w:r>
      <w:r w:rsidR="003E5272">
        <w:rPr>
          <w:rFonts w:ascii="Times New Roman" w:hAnsi="Times New Roman" w:cs="Times New Roman"/>
        </w:rPr>
        <w:t xml:space="preserve"> </w:t>
      </w:r>
      <w:r w:rsidR="00E01182">
        <w:rPr>
          <w:rFonts w:ascii="Times New Roman" w:hAnsi="Times New Roman" w:cs="Times New Roman"/>
        </w:rPr>
        <w:fldChar w:fldCharType="begin"/>
      </w:r>
      <w:r w:rsidR="006E3C20">
        <w:rPr>
          <w:rFonts w:ascii="Times New Roman" w:hAnsi="Times New Roman" w:cs="Times New Roman"/>
        </w:rPr>
        <w:instrText xml:space="preserve"> ADDIN PAPERS2_CITATIONS &lt;citation&gt;&lt;uuid&gt;A8CA4F2A-FFB9-416E-A905-5407E63F9355&lt;/uuid&gt;&lt;priority&gt;0&lt;/priority&gt;&lt;publications&gt;&lt;publication&gt;&lt;uuid&gt;EE0B79C1-B9EB-4FED-8EDD-EB12B717CC5F&lt;/uuid&gt;&lt;publication_date&gt;99201400001200000000200000&lt;/publication_date&gt;&lt;title&gt;R: A language and environment for statistical computing. R Foundation for Statistical Computing, Vienna, Austria, 2012&lt;/title&gt;&lt;type&gt;400&lt;/type&gt;&lt;subtype&gt;400&lt;/subtype&gt;&lt;publisher&gt;ISBN 3-900051-07-0&lt;/publisher&gt;&lt;authors&gt;&lt;author&gt;&lt;firstName&gt;R&lt;/firstName&gt;&lt;middleNames&gt;Core&lt;/middleNames&gt;&lt;lastName&gt;Team&lt;/lastName&gt;&lt;/author&gt;&lt;/authors&gt;&lt;/publication&gt;&lt;/publications&gt;&lt;cites&gt;&lt;/cites&gt;&lt;/citation&gt;</w:instrText>
      </w:r>
      <w:r w:rsidR="00E01182">
        <w:rPr>
          <w:rFonts w:ascii="Times New Roman" w:hAnsi="Times New Roman" w:cs="Times New Roman"/>
        </w:rPr>
        <w:fldChar w:fldCharType="separate"/>
      </w:r>
      <w:r w:rsidR="00D45F4E">
        <w:rPr>
          <w:rFonts w:ascii="Times New Roman" w:hAnsi="Times New Roman" w:cs="Times New Roman"/>
        </w:rPr>
        <w:t>(Team, 2014)</w:t>
      </w:r>
      <w:r w:rsidR="00E01182">
        <w:rPr>
          <w:rFonts w:ascii="Times New Roman" w:hAnsi="Times New Roman" w:cs="Times New Roman"/>
        </w:rPr>
        <w:fldChar w:fldCharType="end"/>
      </w:r>
      <w:r>
        <w:rPr>
          <w:rFonts w:ascii="Times New Roman" w:hAnsi="Times New Roman" w:cs="Times New Roman"/>
        </w:rPr>
        <w:t xml:space="preserve">. CC was used as the </w:t>
      </w:r>
      <w:r w:rsidR="006C2DAA">
        <w:rPr>
          <w:rFonts w:ascii="Times New Roman" w:hAnsi="Times New Roman" w:cs="Times New Roman"/>
        </w:rPr>
        <w:t xml:space="preserve">response variable while time (in terms of </w:t>
      </w:r>
      <w:r w:rsidR="00BD2314">
        <w:rPr>
          <w:rFonts w:ascii="Times New Roman" w:hAnsi="Times New Roman" w:cs="Times New Roman"/>
        </w:rPr>
        <w:t>Ma</w:t>
      </w:r>
      <w:r w:rsidR="006C2DAA">
        <w:rPr>
          <w:rFonts w:ascii="Times New Roman" w:hAnsi="Times New Roman" w:cs="Times New Roman"/>
        </w:rPr>
        <w:t>) was used as the</w:t>
      </w:r>
      <w:r w:rsidR="004C42EA">
        <w:rPr>
          <w:rFonts w:ascii="Times New Roman" w:hAnsi="Times New Roman" w:cs="Times New Roman"/>
        </w:rPr>
        <w:t xml:space="preserve"> predictor variable, first with all orders </w:t>
      </w:r>
      <w:r w:rsidR="006C2DAA">
        <w:rPr>
          <w:rFonts w:ascii="Times New Roman" w:hAnsi="Times New Roman" w:cs="Times New Roman"/>
        </w:rPr>
        <w:t>grouped together and then divided into five separate orders</w:t>
      </w:r>
      <w:r w:rsidR="00E01182">
        <w:rPr>
          <w:rFonts w:ascii="Times New Roman" w:hAnsi="Times New Roman" w:cs="Times New Roman"/>
        </w:rPr>
        <w:t xml:space="preserve"> to elucidate the relative contribution of each order to any potential overall mammalian patterns</w:t>
      </w:r>
      <w:r w:rsidR="006C2DAA">
        <w:rPr>
          <w:rFonts w:ascii="Times New Roman" w:hAnsi="Times New Roman" w:cs="Times New Roman"/>
        </w:rPr>
        <w:t>. These analyses were repeated separately for the fossil and ancestral CC datasets.</w:t>
      </w:r>
    </w:p>
    <w:p w14:paraId="57B3807E" w14:textId="77777777" w:rsidR="003E7449" w:rsidRDefault="003E7449" w:rsidP="004D4055">
      <w:pPr>
        <w:rPr>
          <w:rFonts w:ascii="Times New Roman" w:hAnsi="Times New Roman" w:cs="Times New Roman"/>
        </w:rPr>
      </w:pPr>
    </w:p>
    <w:p w14:paraId="0DC87D1B" w14:textId="65D52A32" w:rsidR="003E7449" w:rsidRPr="006C2DAA" w:rsidRDefault="00E15061" w:rsidP="004D4055">
      <w:pPr>
        <w:rPr>
          <w:rFonts w:ascii="Times New Roman" w:hAnsi="Times New Roman" w:cs="Times New Roman"/>
          <w:b/>
          <w:i/>
        </w:rPr>
      </w:pPr>
      <w:r>
        <w:rPr>
          <w:rFonts w:ascii="Times New Roman" w:hAnsi="Times New Roman" w:cs="Times New Roman"/>
          <w:b/>
          <w:i/>
        </w:rPr>
        <w:t>CC vs. Climate</w:t>
      </w:r>
    </w:p>
    <w:p w14:paraId="3D72EB91" w14:textId="77777777" w:rsidR="003E7449" w:rsidRDefault="003E7449" w:rsidP="004D4055">
      <w:pPr>
        <w:rPr>
          <w:rFonts w:ascii="Times New Roman" w:hAnsi="Times New Roman" w:cs="Times New Roman"/>
        </w:rPr>
      </w:pPr>
    </w:p>
    <w:p w14:paraId="041FC39A" w14:textId="58BF5300" w:rsidR="003E7449" w:rsidRPr="00A75876" w:rsidRDefault="006C2DAA" w:rsidP="004D4055">
      <w:pPr>
        <w:rPr>
          <w:rFonts w:ascii="Times New Roman" w:hAnsi="Times New Roman" w:cs="Times New Roman"/>
        </w:rPr>
      </w:pPr>
      <w:r>
        <w:rPr>
          <w:rFonts w:ascii="Times New Roman" w:hAnsi="Times New Roman" w:cs="Times New Roman"/>
        </w:rPr>
        <w:t xml:space="preserve">Next, multiple regressions analyses were performed also using the lm function in </w:t>
      </w:r>
      <w:r w:rsidR="002960A1">
        <w:rPr>
          <w:rFonts w:ascii="Times New Roman" w:hAnsi="Times New Roman" w:cs="Times New Roman"/>
        </w:rPr>
        <w:t xml:space="preserve">R </w:t>
      </w:r>
      <w:r w:rsidR="000E2844">
        <w:rPr>
          <w:rFonts w:ascii="Times New Roman" w:hAnsi="Times New Roman" w:cs="Times New Roman"/>
        </w:rPr>
        <w:fldChar w:fldCharType="begin"/>
      </w:r>
      <w:r w:rsidR="006E3C20">
        <w:rPr>
          <w:rFonts w:ascii="Times New Roman" w:hAnsi="Times New Roman" w:cs="Times New Roman"/>
        </w:rPr>
        <w:instrText xml:space="preserve"> ADDIN PAPERS2_CITATIONS &lt;citation&gt;&lt;uuid&gt;F98C3C27-C171-485F-A49A-33CB257ABEAF&lt;/uuid&gt;&lt;priority&gt;0&lt;/priority&gt;&lt;publications&gt;&lt;publication&gt;&lt;uuid&gt;EE0B79C1-B9EB-4FED-8EDD-EB12B717CC5F&lt;/uuid&gt;&lt;publication_date&gt;99201400001200000000200000&lt;/publication_date&gt;&lt;title&gt;R: A language and environment for statistical computing. R Foundation for Statistical Computing, Vienna, Austria, 2012&lt;/title&gt;&lt;type&gt;400&lt;/type&gt;&lt;subtype&gt;400&lt;/subtype&gt;&lt;publisher&gt;ISBN 3-900051-07-0&lt;/publisher&gt;&lt;authors&gt;&lt;author&gt;&lt;firstName&gt;R&lt;/firstName&gt;&lt;middleNames&gt;Core&lt;/middleNames&gt;&lt;lastName&gt;Team&lt;/lastName&gt;&lt;/author&gt;&lt;/authors&gt;&lt;/publication&gt;&lt;/publications&gt;&lt;cites&gt;&lt;/cites&gt;&lt;/citation&gt;</w:instrText>
      </w:r>
      <w:r w:rsidR="000E2844">
        <w:rPr>
          <w:rFonts w:ascii="Times New Roman" w:hAnsi="Times New Roman" w:cs="Times New Roman"/>
        </w:rPr>
        <w:fldChar w:fldCharType="separate"/>
      </w:r>
      <w:r w:rsidR="00D45F4E">
        <w:rPr>
          <w:rFonts w:ascii="Times New Roman" w:hAnsi="Times New Roman" w:cs="Times New Roman"/>
        </w:rPr>
        <w:t>(Team, 2014)</w:t>
      </w:r>
      <w:r w:rsidR="000E2844">
        <w:rPr>
          <w:rFonts w:ascii="Times New Roman" w:hAnsi="Times New Roman" w:cs="Times New Roman"/>
        </w:rPr>
        <w:fldChar w:fldCharType="end"/>
      </w:r>
      <w:r>
        <w:rPr>
          <w:rFonts w:ascii="Times New Roman" w:hAnsi="Times New Roman" w:cs="Times New Roman"/>
        </w:rPr>
        <w:t xml:space="preserve">. Again, CC </w:t>
      </w:r>
      <w:r w:rsidR="002E5182">
        <w:rPr>
          <w:rFonts w:ascii="Times New Roman" w:hAnsi="Times New Roman" w:cs="Times New Roman"/>
        </w:rPr>
        <w:t xml:space="preserve">is </w:t>
      </w:r>
      <w:r>
        <w:rPr>
          <w:rFonts w:ascii="Times New Roman" w:hAnsi="Times New Roman" w:cs="Times New Roman"/>
        </w:rPr>
        <w:t>the response variable but the previously calculated climatic measures were used as predictor covariates</w:t>
      </w:r>
      <w:r w:rsidR="000E2844">
        <w:rPr>
          <w:rFonts w:ascii="Times New Roman" w:hAnsi="Times New Roman" w:cs="Times New Roman"/>
        </w:rPr>
        <w:t xml:space="preserve"> (</w:t>
      </w:r>
      <w:r w:rsidR="000E2844" w:rsidRPr="000E2844">
        <w:rPr>
          <w:rFonts w:ascii="Times New Roman" w:hAnsi="Times New Roman" w:cs="Times New Roman"/>
          <w:i/>
        </w:rPr>
        <w:t>CC ~ mean + sd + slope</w:t>
      </w:r>
      <w:r w:rsidR="000E2844">
        <w:rPr>
          <w:rFonts w:ascii="Times New Roman" w:hAnsi="Times New Roman" w:cs="Times New Roman"/>
        </w:rPr>
        <w:t>)</w:t>
      </w:r>
      <w:r>
        <w:rPr>
          <w:rFonts w:ascii="Times New Roman" w:hAnsi="Times New Roman" w:cs="Times New Roman"/>
        </w:rPr>
        <w:t>.</w:t>
      </w:r>
      <w:r w:rsidR="002E5182">
        <w:rPr>
          <w:rFonts w:ascii="Times New Roman" w:hAnsi="Times New Roman" w:cs="Times New Roman"/>
        </w:rPr>
        <w:t xml:space="preserve"> </w:t>
      </w:r>
      <w:r w:rsidR="005736F6">
        <w:rPr>
          <w:rFonts w:ascii="Times New Roman" w:hAnsi="Times New Roman" w:cs="Times New Roman"/>
        </w:rPr>
        <w:t>All analyses were conducted separately using the fossil CC and then ancestral CC data sets</w:t>
      </w:r>
      <w:ins w:id="24" w:author="Brian Schilder" w:date="2015-09-04T14:57:00Z">
        <w:r w:rsidR="00A75876">
          <w:rPr>
            <w:rFonts w:ascii="Times New Roman" w:hAnsi="Times New Roman" w:cs="Times New Roman"/>
          </w:rPr>
          <w:t xml:space="preserve"> </w:t>
        </w:r>
      </w:ins>
      <w:r w:rsidR="00A75876">
        <w:rPr>
          <w:rFonts w:ascii="Times New Roman" w:hAnsi="Times New Roman" w:cs="Times New Roman"/>
        </w:rPr>
        <w:t>(s</w:t>
      </w:r>
      <w:r w:rsidR="00A75876" w:rsidRPr="00A75876">
        <w:rPr>
          <w:rFonts w:ascii="Times New Roman" w:hAnsi="Times New Roman" w:cs="Times New Roman"/>
        </w:rPr>
        <w:t>ource code provided in SI</w:t>
      </w:r>
      <w:r w:rsidR="00A75876">
        <w:rPr>
          <w:rFonts w:ascii="Times New Roman" w:hAnsi="Times New Roman" w:cs="Times New Roman"/>
        </w:rPr>
        <w:t>).</w:t>
      </w:r>
    </w:p>
    <w:p w14:paraId="0B3837A3" w14:textId="1C0C8059" w:rsidR="00E34A3F" w:rsidRDefault="00E34A3F" w:rsidP="004D4055">
      <w:pPr>
        <w:rPr>
          <w:rFonts w:ascii="Times New Roman" w:hAnsi="Times New Roman" w:cs="Times New Roman"/>
        </w:rPr>
      </w:pPr>
      <w:r>
        <w:rPr>
          <w:rFonts w:ascii="Times New Roman" w:hAnsi="Times New Roman" w:cs="Times New Roman"/>
        </w:rPr>
        <w:tab/>
        <w:t xml:space="preserve">To account for temporal autocorrelation we detrended both the CC data and the </w:t>
      </w:r>
      <w:r w:rsidR="00C92731">
        <w:rPr>
          <w:rFonts w:ascii="Times New Roman" w:hAnsi="Times New Roman" w:cs="Times New Roman"/>
        </w:rPr>
        <w:t>oxygen isotope data</w:t>
      </w:r>
      <w:r>
        <w:rPr>
          <w:rFonts w:ascii="Times New Roman" w:hAnsi="Times New Roman" w:cs="Times New Roman"/>
        </w:rPr>
        <w:t xml:space="preserve"> by </w:t>
      </w:r>
      <w:r w:rsidR="00C92731">
        <w:rPr>
          <w:rFonts w:ascii="Times New Roman" w:hAnsi="Times New Roman" w:cs="Times New Roman"/>
        </w:rPr>
        <w:t xml:space="preserve">calculating </w:t>
      </w:r>
      <w:r w:rsidR="00EA19BC">
        <w:rPr>
          <w:rFonts w:ascii="Times New Roman" w:hAnsi="Times New Roman" w:cs="Times New Roman"/>
        </w:rPr>
        <w:t>the</w:t>
      </w:r>
      <w:r w:rsidR="00C92731">
        <w:rPr>
          <w:rFonts w:ascii="Times New Roman" w:hAnsi="Times New Roman" w:cs="Times New Roman"/>
        </w:rPr>
        <w:t xml:space="preserve"> </w:t>
      </w:r>
      <w:r w:rsidR="004C63C9">
        <w:rPr>
          <w:rFonts w:ascii="Times New Roman" w:hAnsi="Times New Roman" w:cs="Times New Roman"/>
        </w:rPr>
        <w:t xml:space="preserve">magnitude of </w:t>
      </w:r>
      <w:r w:rsidR="00C92731">
        <w:rPr>
          <w:rFonts w:ascii="Times New Roman" w:hAnsi="Times New Roman" w:cs="Times New Roman"/>
        </w:rPr>
        <w:t>difference</w:t>
      </w:r>
      <w:r w:rsidR="004C63C9">
        <w:rPr>
          <w:rFonts w:ascii="Times New Roman" w:hAnsi="Times New Roman" w:cs="Times New Roman"/>
        </w:rPr>
        <w:t xml:space="preserve"> between any two adjacent data points in time</w:t>
      </w:r>
      <w:r w:rsidR="001128CD">
        <w:rPr>
          <w:rFonts w:ascii="Times New Roman" w:hAnsi="Times New Roman" w:cs="Times New Roman"/>
        </w:rPr>
        <w:t xml:space="preserve"> </w:t>
      </w:r>
      <w:r w:rsidR="001128CD">
        <w:rPr>
          <w:rFonts w:ascii="Times New Roman" w:hAnsi="Times New Roman" w:cs="Times New Roman"/>
        </w:rPr>
        <w:fldChar w:fldCharType="begin"/>
      </w:r>
      <w:r w:rsidR="006E3C20">
        <w:rPr>
          <w:rFonts w:ascii="Times New Roman" w:hAnsi="Times New Roman" w:cs="Times New Roman"/>
        </w:rPr>
        <w:instrText xml:space="preserve"> ADDIN PAPERS2_CITATIONS &lt;citation&gt;&lt;uuid&gt;032D08B3-2470-4363-830F-86B2648D8E71&lt;/uuid&gt;&lt;priority&gt;0&lt;/priority&gt;&lt;publications&gt;&lt;publication&gt;&lt;volume&gt;26&lt;/volume&gt;&lt;number&gt;4&lt;/number&gt;&lt;doi&gt;10.2307/1571661?ref=no-x-route:b04354935c34617a21fd6235d07fa473&lt;/doi&gt;&lt;startpage&gt;259&lt;/startpage&gt;&lt;title&gt;Global Climate Change and North American Mammalian Evolution&lt;/title&gt;&lt;uuid&gt;7FBC8E1B-C413-4AE0-9125-736E974F056F&lt;/uuid&gt;&lt;subtype&gt;400&lt;/subtype&gt;&lt;publisher&gt;Paleontological Society&lt;/publisher&gt;&lt;type&gt;400&lt;/type&gt;&lt;endpage&gt;288&lt;/endpage&gt;&lt;publication_date&gt;99200010011200000000222000&lt;/publication_date&gt;&lt;bundle&gt;&lt;publication&gt;&lt;title&gt;Paleobiology&lt;/title&gt;&lt;type&gt;-100&lt;/type&gt;&lt;subtype&gt;-100&lt;/subtype&gt;&lt;uuid&gt;87098B9A-D3E1-4637-9F8F-3CA8687925A3&lt;/uuid&gt;&lt;/publication&gt;&lt;/bundle&gt;&lt;authors&gt;&lt;author&gt;&lt;firstName&gt;John&lt;/firstName&gt;&lt;lastName&gt;Alroy&lt;/lastName&gt;&lt;/author&gt;&lt;author&gt;&lt;firstName&gt;Paul&lt;/firstName&gt;&lt;middleNames&gt;L&lt;/middleNames&gt;&lt;lastName&gt;Koch&lt;/lastName&gt;&lt;/author&gt;&lt;author&gt;&lt;firstName&gt;James&lt;/firstName&gt;&lt;middleNames&gt;C&lt;/middleNames&gt;&lt;lastName&gt;Zachos&lt;/lastName&gt;&lt;/author&gt;&lt;/authors&gt;&lt;/publication&gt;&lt;/publications&gt;&lt;cites&gt;&lt;/cites&gt;&lt;/citation&gt;</w:instrText>
      </w:r>
      <w:r w:rsidR="001128CD">
        <w:rPr>
          <w:rFonts w:ascii="Times New Roman" w:hAnsi="Times New Roman" w:cs="Times New Roman"/>
        </w:rPr>
        <w:fldChar w:fldCharType="separate"/>
      </w:r>
      <w:r w:rsidR="00D45F4E">
        <w:rPr>
          <w:rFonts w:ascii="Times New Roman" w:hAnsi="Times New Roman" w:cs="Times New Roman"/>
        </w:rPr>
        <w:t>(Alroy et al., 2000)</w:t>
      </w:r>
      <w:r w:rsidR="001128CD">
        <w:rPr>
          <w:rFonts w:ascii="Times New Roman" w:hAnsi="Times New Roman" w:cs="Times New Roman"/>
        </w:rPr>
        <w:fldChar w:fldCharType="end"/>
      </w:r>
      <w:r w:rsidR="00C92731">
        <w:rPr>
          <w:rFonts w:ascii="Times New Roman" w:hAnsi="Times New Roman" w:cs="Times New Roman"/>
        </w:rPr>
        <w:t xml:space="preserve">. </w:t>
      </w:r>
      <w:r w:rsidR="005736F6">
        <w:rPr>
          <w:rFonts w:ascii="Times New Roman" w:hAnsi="Times New Roman" w:cs="Times New Roman"/>
        </w:rPr>
        <w:t xml:space="preserve">However, in order to do this some of the data had to </w:t>
      </w:r>
      <w:commentRangeStart w:id="25"/>
      <w:r w:rsidR="005736F6">
        <w:rPr>
          <w:rFonts w:ascii="Times New Roman" w:hAnsi="Times New Roman" w:cs="Times New Roman"/>
        </w:rPr>
        <w:t>be</w:t>
      </w:r>
      <w:commentRangeEnd w:id="25"/>
      <w:r w:rsidR="00DB0010">
        <w:rPr>
          <w:rStyle w:val="CommentReference"/>
        </w:rPr>
        <w:commentReference w:id="25"/>
      </w:r>
      <w:ins w:id="26" w:author="Andrew Barr" w:date="2015-12-14T15:55:00Z">
        <w:r w:rsidR="00DB0010">
          <w:rPr>
            <w:rFonts w:ascii="Times New Roman" w:hAnsi="Times New Roman" w:cs="Times New Roman"/>
          </w:rPr>
          <w:t xml:space="preserve"> </w:t>
        </w:r>
      </w:ins>
      <w:r w:rsidR="005736F6">
        <w:rPr>
          <w:rFonts w:ascii="Times New Roman" w:hAnsi="Times New Roman" w:cs="Times New Roman"/>
        </w:rPr>
        <w:t xml:space="preserve"> as some specimens shared the same points in time</w:t>
      </w:r>
      <w:r w:rsidR="00F1471E">
        <w:rPr>
          <w:rFonts w:ascii="Times New Roman" w:hAnsi="Times New Roman" w:cs="Times New Roman"/>
        </w:rPr>
        <w:t xml:space="preserve"> since detrending the data requires taking the differences between adjacent time points</w:t>
      </w:r>
      <w:r w:rsidR="005736F6">
        <w:rPr>
          <w:rFonts w:ascii="Times New Roman" w:hAnsi="Times New Roman" w:cs="Times New Roman"/>
        </w:rPr>
        <w:t>. For example</w:t>
      </w:r>
      <w:r w:rsidR="00F3301C">
        <w:rPr>
          <w:rFonts w:ascii="Times New Roman" w:hAnsi="Times New Roman" w:cs="Times New Roman"/>
        </w:rPr>
        <w:t>, if fossil species</w:t>
      </w:r>
      <w:r w:rsidR="005736F6">
        <w:rPr>
          <w:rFonts w:ascii="Times New Roman" w:hAnsi="Times New Roman" w:cs="Times New Roman"/>
        </w:rPr>
        <w:t xml:space="preserve"> </w:t>
      </w:r>
      <w:r w:rsidR="00F3301C">
        <w:rPr>
          <w:rFonts w:ascii="Times New Roman" w:hAnsi="Times New Roman" w:cs="Times New Roman"/>
        </w:rPr>
        <w:t>A (with a CC of 400mL) and B (with a CC of 500mL) both</w:t>
      </w:r>
      <w:r w:rsidR="005736F6">
        <w:rPr>
          <w:rFonts w:ascii="Times New Roman" w:hAnsi="Times New Roman" w:cs="Times New Roman"/>
        </w:rPr>
        <w:t xml:space="preserve"> appeared at </w:t>
      </w:r>
      <w:r w:rsidR="00F3301C">
        <w:rPr>
          <w:rFonts w:ascii="Times New Roman" w:hAnsi="Times New Roman" w:cs="Times New Roman"/>
        </w:rPr>
        <w:t>22.1</w:t>
      </w:r>
      <w:r w:rsidR="00BD2314">
        <w:rPr>
          <w:rFonts w:ascii="Times New Roman" w:hAnsi="Times New Roman" w:cs="Times New Roman"/>
        </w:rPr>
        <w:t>Ma</w:t>
      </w:r>
      <w:r w:rsidR="00F3301C">
        <w:rPr>
          <w:rFonts w:ascii="Times New Roman" w:hAnsi="Times New Roman" w:cs="Times New Roman"/>
        </w:rPr>
        <w:t>, their CCs would be averaged to get a CC of 450mL for time point 22.1</w:t>
      </w:r>
      <w:r w:rsidR="00BD2314">
        <w:rPr>
          <w:rFonts w:ascii="Times New Roman" w:hAnsi="Times New Roman" w:cs="Times New Roman"/>
        </w:rPr>
        <w:t>Ma</w:t>
      </w:r>
      <w:r w:rsidR="00F1471E">
        <w:rPr>
          <w:rFonts w:ascii="Times New Roman" w:hAnsi="Times New Roman" w:cs="Times New Roman"/>
        </w:rPr>
        <w:t>.</w:t>
      </w:r>
    </w:p>
    <w:p w14:paraId="5B7F408D" w14:textId="77777777" w:rsidR="009168D7" w:rsidRPr="00862889" w:rsidRDefault="009168D7" w:rsidP="005024D6">
      <w:pPr>
        <w:rPr>
          <w:rFonts w:ascii="Times New Roman" w:hAnsi="Times New Roman" w:cs="Times New Roman"/>
        </w:rPr>
      </w:pPr>
    </w:p>
    <w:p w14:paraId="48F2BCDA" w14:textId="77777777" w:rsidR="006758AA" w:rsidRPr="00862889" w:rsidRDefault="006758AA" w:rsidP="005024D6">
      <w:pPr>
        <w:rPr>
          <w:rFonts w:ascii="Times New Roman" w:hAnsi="Times New Roman" w:cs="Times New Roman"/>
        </w:rPr>
      </w:pPr>
    </w:p>
    <w:p w14:paraId="6A5B0CF3" w14:textId="2E3CAA5A" w:rsidR="00B233FC" w:rsidRPr="00862889" w:rsidRDefault="00BC21EB" w:rsidP="005024D6">
      <w:pPr>
        <w:rPr>
          <w:rFonts w:ascii="Times New Roman" w:hAnsi="Times New Roman" w:cs="Times New Roman"/>
          <w:b/>
        </w:rPr>
      </w:pPr>
      <w:r>
        <w:rPr>
          <w:rFonts w:ascii="Times New Roman" w:hAnsi="Times New Roman" w:cs="Times New Roman"/>
          <w:b/>
        </w:rPr>
        <w:t>RESULTS</w:t>
      </w:r>
    </w:p>
    <w:p w14:paraId="229A8A23" w14:textId="77777777" w:rsidR="009D7D6E" w:rsidRDefault="009D7D6E" w:rsidP="005024D6">
      <w:pPr>
        <w:rPr>
          <w:rFonts w:ascii="Times New Roman" w:hAnsi="Times New Roman" w:cs="Times New Roman"/>
        </w:rPr>
      </w:pPr>
    </w:p>
    <w:p w14:paraId="34485596" w14:textId="76E3F318" w:rsidR="003E7449" w:rsidRPr="00DC35D8" w:rsidRDefault="006C2DAA" w:rsidP="003E7449">
      <w:pPr>
        <w:rPr>
          <w:rFonts w:ascii="Times New Roman" w:hAnsi="Times New Roman" w:cs="Times New Roman"/>
          <w:b/>
          <w:i/>
        </w:rPr>
      </w:pPr>
      <w:r w:rsidRPr="00DC35D8">
        <w:rPr>
          <w:rFonts w:ascii="Times New Roman" w:hAnsi="Times New Roman" w:cs="Times New Roman"/>
          <w:b/>
          <w:i/>
        </w:rPr>
        <w:t xml:space="preserve">CC </w:t>
      </w:r>
      <w:r w:rsidR="009F496B">
        <w:rPr>
          <w:rFonts w:ascii="Times New Roman" w:hAnsi="Times New Roman" w:cs="Times New Roman"/>
          <w:b/>
          <w:i/>
        </w:rPr>
        <w:t>vs.</w:t>
      </w:r>
      <w:r w:rsidRPr="00DC35D8">
        <w:rPr>
          <w:rFonts w:ascii="Times New Roman" w:hAnsi="Times New Roman" w:cs="Times New Roman"/>
          <w:b/>
          <w:i/>
        </w:rPr>
        <w:t xml:space="preserve"> Time</w:t>
      </w:r>
    </w:p>
    <w:p w14:paraId="4A2152F4" w14:textId="77777777" w:rsidR="004C42EA" w:rsidRDefault="004C42EA" w:rsidP="003E7449">
      <w:pPr>
        <w:rPr>
          <w:rFonts w:ascii="Times New Roman" w:hAnsi="Times New Roman" w:cs="Times New Roman"/>
        </w:rPr>
      </w:pPr>
    </w:p>
    <w:p w14:paraId="6A2E1CC8" w14:textId="5825E6CC" w:rsidR="00DC35D8" w:rsidRDefault="004C42EA" w:rsidP="003E7449">
      <w:pPr>
        <w:rPr>
          <w:rFonts w:ascii="Times New Roman" w:hAnsi="Times New Roman" w:cs="Times New Roman"/>
        </w:rPr>
      </w:pPr>
      <w:r>
        <w:rPr>
          <w:rFonts w:ascii="Times New Roman" w:hAnsi="Times New Roman" w:cs="Times New Roman"/>
        </w:rPr>
        <w:t>Using the fossil</w:t>
      </w:r>
      <w:r w:rsidR="00BC538A">
        <w:rPr>
          <w:rFonts w:ascii="Times New Roman" w:hAnsi="Times New Roman" w:cs="Times New Roman"/>
        </w:rPr>
        <w:t xml:space="preserve"> CC</w:t>
      </w:r>
      <w:r>
        <w:rPr>
          <w:rFonts w:ascii="Times New Roman" w:hAnsi="Times New Roman" w:cs="Times New Roman"/>
        </w:rPr>
        <w:t xml:space="preserve"> dataset, when all </w:t>
      </w:r>
      <w:r w:rsidR="00DC35D8">
        <w:rPr>
          <w:rFonts w:ascii="Times New Roman" w:hAnsi="Times New Roman" w:cs="Times New Roman"/>
        </w:rPr>
        <w:t xml:space="preserve">taxonomic </w:t>
      </w:r>
      <w:r>
        <w:rPr>
          <w:rFonts w:ascii="Times New Roman" w:hAnsi="Times New Roman" w:cs="Times New Roman"/>
        </w:rPr>
        <w:t xml:space="preserve">orders were analyzed </w:t>
      </w:r>
      <w:r w:rsidR="00BC538A">
        <w:rPr>
          <w:rFonts w:ascii="Times New Roman" w:hAnsi="Times New Roman" w:cs="Times New Roman"/>
        </w:rPr>
        <w:t>as one group</w:t>
      </w:r>
      <w:r>
        <w:rPr>
          <w:rFonts w:ascii="Times New Roman" w:hAnsi="Times New Roman" w:cs="Times New Roman"/>
        </w:rPr>
        <w:t xml:space="preserve"> there</w:t>
      </w:r>
      <w:r w:rsidR="00DC35D8">
        <w:rPr>
          <w:rFonts w:ascii="Times New Roman" w:hAnsi="Times New Roman" w:cs="Times New Roman"/>
        </w:rPr>
        <w:t xml:space="preserve"> was a </w:t>
      </w:r>
      <w:r w:rsidR="00BC538A">
        <w:rPr>
          <w:rFonts w:ascii="Times New Roman" w:hAnsi="Times New Roman" w:cs="Times New Roman"/>
        </w:rPr>
        <w:t xml:space="preserve">small but </w:t>
      </w:r>
      <w:r w:rsidR="00DC35D8">
        <w:rPr>
          <w:rFonts w:ascii="Times New Roman" w:hAnsi="Times New Roman" w:cs="Times New Roman"/>
        </w:rPr>
        <w:t>significant trend of increasing CC as time approached the present (</w:t>
      </w:r>
      <w:r w:rsidR="00A7789B">
        <w:rPr>
          <w:rFonts w:ascii="Times New Roman" w:hAnsi="Times New Roman" w:cs="Times New Roman"/>
        </w:rPr>
        <w:t>Adjusted R</w:t>
      </w:r>
      <w:r w:rsidR="00A7789B" w:rsidRPr="00A7789B">
        <w:rPr>
          <w:rFonts w:ascii="Times New Roman" w:hAnsi="Times New Roman" w:cs="Times New Roman"/>
          <w:vertAlign w:val="superscript"/>
        </w:rPr>
        <w:t>2</w:t>
      </w:r>
      <w:r w:rsidR="00A7789B">
        <w:rPr>
          <w:rFonts w:ascii="Times New Roman" w:hAnsi="Times New Roman" w:cs="Times New Roman"/>
          <w:vertAlign w:val="superscript"/>
        </w:rPr>
        <w:t xml:space="preserve"> </w:t>
      </w:r>
      <w:r w:rsidR="00A7789B">
        <w:rPr>
          <w:rFonts w:ascii="Times New Roman" w:hAnsi="Times New Roman" w:cs="Times New Roman"/>
        </w:rPr>
        <w:t>=</w:t>
      </w:r>
      <w:r w:rsidR="004C31BC">
        <w:rPr>
          <w:rFonts w:ascii="Times New Roman" w:hAnsi="Times New Roman" w:cs="Times New Roman"/>
        </w:rPr>
        <w:t>0.177</w:t>
      </w:r>
      <w:r w:rsidR="00A7789B">
        <w:rPr>
          <w:rFonts w:ascii="Times New Roman" w:hAnsi="Times New Roman" w:cs="Times New Roman"/>
        </w:rPr>
        <w:t xml:space="preserve">, </w:t>
      </w:r>
      <w:r w:rsidR="00967BB2">
        <w:rPr>
          <w:rFonts w:ascii="Times New Roman" w:hAnsi="Times New Roman" w:cs="Times New Roman"/>
        </w:rPr>
        <w:t>c</w:t>
      </w:r>
      <w:r w:rsidR="00C342FA">
        <w:rPr>
          <w:rFonts w:ascii="Times New Roman" w:hAnsi="Times New Roman" w:cs="Times New Roman"/>
        </w:rPr>
        <w:t>oefficient estimate</w:t>
      </w:r>
      <w:r w:rsidR="00967BB2">
        <w:rPr>
          <w:rFonts w:ascii="Times New Roman" w:hAnsi="Times New Roman" w:cs="Times New Roman"/>
        </w:rPr>
        <w:t xml:space="preserve"> (ce)</w:t>
      </w:r>
      <w:r w:rsidR="00C342FA">
        <w:rPr>
          <w:rFonts w:ascii="Times New Roman" w:hAnsi="Times New Roman" w:cs="Times New Roman"/>
        </w:rPr>
        <w:t>=-0.035</w:t>
      </w:r>
      <w:r w:rsidR="002E48AA">
        <w:rPr>
          <w:rFonts w:ascii="Times New Roman" w:hAnsi="Times New Roman" w:cs="Times New Roman"/>
        </w:rPr>
        <w:t>, standard error (se)=0.007,</w:t>
      </w:r>
      <w:r w:rsidR="00C342FA">
        <w:rPr>
          <w:rFonts w:ascii="Times New Roman" w:hAnsi="Times New Roman" w:cs="Times New Roman"/>
        </w:rPr>
        <w:t xml:space="preserve"> p =0.000)</w:t>
      </w:r>
      <w:r w:rsidR="00DC35D8">
        <w:rPr>
          <w:rFonts w:ascii="Times New Roman" w:hAnsi="Times New Roman" w:cs="Times New Roman"/>
        </w:rPr>
        <w:t>.</w:t>
      </w:r>
      <w:r w:rsidR="00967BB2">
        <w:rPr>
          <w:rFonts w:ascii="Times New Roman" w:hAnsi="Times New Roman" w:cs="Times New Roman"/>
        </w:rPr>
        <w:t xml:space="preserve"> </w:t>
      </w:r>
      <w:r w:rsidR="00EF23A3">
        <w:rPr>
          <w:rFonts w:ascii="Times New Roman" w:hAnsi="Times New Roman" w:cs="Times New Roman"/>
        </w:rPr>
        <w:t>When separated by order, most</w:t>
      </w:r>
      <w:r w:rsidR="00967BB2">
        <w:rPr>
          <w:rFonts w:ascii="Times New Roman" w:hAnsi="Times New Roman" w:cs="Times New Roman"/>
        </w:rPr>
        <w:t xml:space="preserve"> mammalian orders showed evidence of incr</w:t>
      </w:r>
      <w:r w:rsidR="00EF23A3">
        <w:rPr>
          <w:rFonts w:ascii="Times New Roman" w:hAnsi="Times New Roman" w:cs="Times New Roman"/>
        </w:rPr>
        <w:t xml:space="preserve">easing CC over time, including </w:t>
      </w:r>
      <w:r w:rsidR="00703937">
        <w:rPr>
          <w:rFonts w:ascii="Times New Roman" w:hAnsi="Times New Roman" w:cs="Times New Roman"/>
        </w:rPr>
        <w:t>Artiodactyla</w:t>
      </w:r>
      <w:r w:rsidR="007C0314">
        <w:rPr>
          <w:rFonts w:ascii="Times New Roman" w:hAnsi="Times New Roman" w:cs="Times New Roman"/>
        </w:rPr>
        <w:t xml:space="preserve"> (</w:t>
      </w:r>
      <w:r w:rsidR="00A7789B">
        <w:rPr>
          <w:rFonts w:ascii="Times New Roman" w:hAnsi="Times New Roman" w:cs="Times New Roman"/>
        </w:rPr>
        <w:t>R</w:t>
      </w:r>
      <w:r w:rsidR="00A7789B" w:rsidRPr="00A7789B">
        <w:rPr>
          <w:rFonts w:ascii="Times New Roman" w:hAnsi="Times New Roman" w:cs="Times New Roman"/>
          <w:vertAlign w:val="superscript"/>
        </w:rPr>
        <w:t>2</w:t>
      </w:r>
      <w:r w:rsidR="00A7789B">
        <w:rPr>
          <w:rFonts w:ascii="Times New Roman" w:hAnsi="Times New Roman" w:cs="Times New Roman"/>
        </w:rPr>
        <w:t>=</w:t>
      </w:r>
      <w:r w:rsidR="004C31BC">
        <w:rPr>
          <w:rFonts w:ascii="Times New Roman" w:hAnsi="Times New Roman" w:cs="Times New Roman"/>
        </w:rPr>
        <w:t>0.404</w:t>
      </w:r>
      <w:r w:rsidR="00A7789B">
        <w:rPr>
          <w:rFonts w:ascii="Times New Roman" w:hAnsi="Times New Roman" w:cs="Times New Roman"/>
        </w:rPr>
        <w:t xml:space="preserve">, </w:t>
      </w:r>
      <w:r w:rsidR="007C0314">
        <w:rPr>
          <w:rFonts w:ascii="Times New Roman" w:hAnsi="Times New Roman" w:cs="Times New Roman"/>
        </w:rPr>
        <w:t>ce=-0.08</w:t>
      </w:r>
      <w:r w:rsidR="00967BB2">
        <w:rPr>
          <w:rFonts w:ascii="Times New Roman" w:hAnsi="Times New Roman" w:cs="Times New Roman"/>
        </w:rPr>
        <w:t>4</w:t>
      </w:r>
      <w:r w:rsidR="002E48AA">
        <w:rPr>
          <w:rFonts w:ascii="Times New Roman" w:hAnsi="Times New Roman" w:cs="Times New Roman"/>
        </w:rPr>
        <w:t>, se=0.023, p=0.002</w:t>
      </w:r>
      <w:r w:rsidR="00EF23A3">
        <w:rPr>
          <w:rFonts w:ascii="Times New Roman" w:hAnsi="Times New Roman" w:cs="Times New Roman"/>
        </w:rPr>
        <w:t xml:space="preserve">), </w:t>
      </w:r>
      <w:r w:rsidR="00703937">
        <w:rPr>
          <w:rFonts w:ascii="Times New Roman" w:hAnsi="Times New Roman" w:cs="Times New Roman"/>
        </w:rPr>
        <w:t>Carnivora</w:t>
      </w:r>
      <w:r w:rsidR="007C0314">
        <w:rPr>
          <w:rFonts w:ascii="Times New Roman" w:hAnsi="Times New Roman" w:cs="Times New Roman"/>
        </w:rPr>
        <w:t xml:space="preserve"> (</w:t>
      </w:r>
      <w:r w:rsidR="004C31BC">
        <w:rPr>
          <w:rFonts w:ascii="Times New Roman" w:hAnsi="Times New Roman" w:cs="Times New Roman"/>
        </w:rPr>
        <w:t>R</w:t>
      </w:r>
      <w:r w:rsidR="004C31BC" w:rsidRPr="00A7789B">
        <w:rPr>
          <w:rFonts w:ascii="Times New Roman" w:hAnsi="Times New Roman" w:cs="Times New Roman"/>
          <w:vertAlign w:val="superscript"/>
        </w:rPr>
        <w:t>2</w:t>
      </w:r>
      <w:r w:rsidR="004C31BC">
        <w:rPr>
          <w:rFonts w:ascii="Times New Roman" w:hAnsi="Times New Roman" w:cs="Times New Roman"/>
        </w:rPr>
        <w:t xml:space="preserve">=0.139, </w:t>
      </w:r>
      <w:r w:rsidR="007C0314">
        <w:rPr>
          <w:rFonts w:ascii="Times New Roman" w:hAnsi="Times New Roman" w:cs="Times New Roman"/>
        </w:rPr>
        <w:t>ce=-0.038</w:t>
      </w:r>
      <w:r w:rsidR="00967BB2">
        <w:rPr>
          <w:rFonts w:ascii="Times New Roman" w:hAnsi="Times New Roman" w:cs="Times New Roman"/>
        </w:rPr>
        <w:t>,</w:t>
      </w:r>
      <w:r w:rsidR="002E48AA">
        <w:rPr>
          <w:rFonts w:ascii="Times New Roman" w:hAnsi="Times New Roman" w:cs="Times New Roman"/>
        </w:rPr>
        <w:t xml:space="preserve"> se=0.008,</w:t>
      </w:r>
      <w:r w:rsidR="00EF23A3">
        <w:rPr>
          <w:rFonts w:ascii="Times New Roman" w:hAnsi="Times New Roman" w:cs="Times New Roman"/>
        </w:rPr>
        <w:t xml:space="preserve"> p=0.000), </w:t>
      </w:r>
      <w:ins w:id="27" w:author="Andrew Barr" w:date="2015-12-14T15:59:00Z">
        <w:r w:rsidR="00F939F3">
          <w:rPr>
            <w:rFonts w:ascii="Times New Roman" w:hAnsi="Times New Roman" w:cs="Times New Roman"/>
          </w:rPr>
          <w:t>P</w:t>
        </w:r>
      </w:ins>
      <w:del w:id="28" w:author="Andrew Barr" w:date="2015-12-14T15:59:00Z">
        <w:r w:rsidR="00EF23A3" w:rsidDel="00F939F3">
          <w:rPr>
            <w:rFonts w:ascii="Times New Roman" w:hAnsi="Times New Roman" w:cs="Times New Roman"/>
          </w:rPr>
          <w:delText>p</w:delText>
        </w:r>
      </w:del>
      <w:r w:rsidR="00967BB2">
        <w:rPr>
          <w:rFonts w:ascii="Times New Roman" w:hAnsi="Times New Roman" w:cs="Times New Roman"/>
        </w:rPr>
        <w:t>erissodactyla (</w:t>
      </w:r>
      <w:r w:rsidR="004C31BC">
        <w:rPr>
          <w:rFonts w:ascii="Times New Roman" w:hAnsi="Times New Roman" w:cs="Times New Roman"/>
        </w:rPr>
        <w:t>R</w:t>
      </w:r>
      <w:r w:rsidR="004C31BC" w:rsidRPr="00A7789B">
        <w:rPr>
          <w:rFonts w:ascii="Times New Roman" w:hAnsi="Times New Roman" w:cs="Times New Roman"/>
          <w:vertAlign w:val="superscript"/>
        </w:rPr>
        <w:t>2</w:t>
      </w:r>
      <w:r w:rsidR="004C31BC">
        <w:rPr>
          <w:rFonts w:ascii="Times New Roman" w:hAnsi="Times New Roman" w:cs="Times New Roman"/>
        </w:rPr>
        <w:t xml:space="preserve">=0.337, </w:t>
      </w:r>
      <w:r w:rsidR="00967BB2">
        <w:rPr>
          <w:rFonts w:ascii="Times New Roman" w:hAnsi="Times New Roman" w:cs="Times New Roman"/>
        </w:rPr>
        <w:t xml:space="preserve">ce=-0.038, </w:t>
      </w:r>
      <w:r w:rsidR="002E48AA">
        <w:rPr>
          <w:rFonts w:ascii="Times New Roman" w:hAnsi="Times New Roman" w:cs="Times New Roman"/>
        </w:rPr>
        <w:t xml:space="preserve">se=0.014, </w:t>
      </w:r>
      <w:r w:rsidR="00967BB2">
        <w:rPr>
          <w:rFonts w:ascii="Times New Roman" w:hAnsi="Times New Roman" w:cs="Times New Roman"/>
        </w:rPr>
        <w:t xml:space="preserve">p=0.017), </w:t>
      </w:r>
      <w:r w:rsidR="00EF23A3">
        <w:rPr>
          <w:rFonts w:ascii="Times New Roman" w:hAnsi="Times New Roman" w:cs="Times New Roman"/>
        </w:rPr>
        <w:t xml:space="preserve">and </w:t>
      </w:r>
      <w:r w:rsidR="00486DE7">
        <w:rPr>
          <w:rFonts w:ascii="Times New Roman" w:hAnsi="Times New Roman" w:cs="Times New Roman"/>
        </w:rPr>
        <w:t>P</w:t>
      </w:r>
      <w:r w:rsidR="007C0314">
        <w:rPr>
          <w:rFonts w:ascii="Times New Roman" w:hAnsi="Times New Roman" w:cs="Times New Roman"/>
        </w:rPr>
        <w:t>rimates (</w:t>
      </w:r>
      <w:r w:rsidR="004C31BC">
        <w:rPr>
          <w:rFonts w:ascii="Times New Roman" w:hAnsi="Times New Roman" w:cs="Times New Roman"/>
        </w:rPr>
        <w:t>R</w:t>
      </w:r>
      <w:r w:rsidR="004C31BC" w:rsidRPr="00A7789B">
        <w:rPr>
          <w:rFonts w:ascii="Times New Roman" w:hAnsi="Times New Roman" w:cs="Times New Roman"/>
          <w:vertAlign w:val="superscript"/>
        </w:rPr>
        <w:t>2</w:t>
      </w:r>
      <w:r w:rsidR="004C31BC">
        <w:rPr>
          <w:rFonts w:ascii="Times New Roman" w:hAnsi="Times New Roman" w:cs="Times New Roman"/>
        </w:rPr>
        <w:t xml:space="preserve">=0.297, </w:t>
      </w:r>
      <w:r w:rsidR="007C0314">
        <w:rPr>
          <w:rFonts w:ascii="Times New Roman" w:hAnsi="Times New Roman" w:cs="Times New Roman"/>
        </w:rPr>
        <w:t>ce=-0.057</w:t>
      </w:r>
      <w:r w:rsidR="00987D9D">
        <w:rPr>
          <w:rFonts w:ascii="Times New Roman" w:hAnsi="Times New Roman" w:cs="Times New Roman"/>
        </w:rPr>
        <w:t xml:space="preserve">, </w:t>
      </w:r>
      <w:r w:rsidR="002E48AA">
        <w:rPr>
          <w:rFonts w:ascii="Times New Roman" w:hAnsi="Times New Roman" w:cs="Times New Roman"/>
        </w:rPr>
        <w:t>se=</w:t>
      </w:r>
      <w:r w:rsidR="004560C3">
        <w:rPr>
          <w:rFonts w:ascii="Times New Roman" w:hAnsi="Times New Roman" w:cs="Times New Roman"/>
        </w:rPr>
        <w:t xml:space="preserve">0.019, </w:t>
      </w:r>
      <w:r w:rsidR="00987D9D">
        <w:rPr>
          <w:rFonts w:ascii="Times New Roman" w:hAnsi="Times New Roman" w:cs="Times New Roman"/>
        </w:rPr>
        <w:t xml:space="preserve">p=0.009). </w:t>
      </w:r>
      <w:r w:rsidR="00A41265">
        <w:rPr>
          <w:rFonts w:ascii="Times New Roman" w:hAnsi="Times New Roman" w:cs="Times New Roman"/>
        </w:rPr>
        <w:t>Hominin</w:t>
      </w:r>
      <w:r w:rsidR="002E48AA">
        <w:rPr>
          <w:rFonts w:ascii="Times New Roman" w:hAnsi="Times New Roman" w:cs="Times New Roman"/>
        </w:rPr>
        <w:t xml:space="preserve">s </w:t>
      </w:r>
      <w:r w:rsidR="00BC538A">
        <w:rPr>
          <w:rFonts w:ascii="Times New Roman" w:hAnsi="Times New Roman" w:cs="Times New Roman"/>
        </w:rPr>
        <w:t xml:space="preserve">were treated as their own separate group </w:t>
      </w:r>
      <w:r w:rsidR="00B02626">
        <w:rPr>
          <w:rFonts w:ascii="Times New Roman" w:hAnsi="Times New Roman" w:cs="Times New Roman"/>
        </w:rPr>
        <w:t>to allow for</w:t>
      </w:r>
      <w:r w:rsidR="00BC538A">
        <w:rPr>
          <w:rFonts w:ascii="Times New Roman" w:hAnsi="Times New Roman" w:cs="Times New Roman"/>
        </w:rPr>
        <w:t xml:space="preserve"> comparisons with </w:t>
      </w:r>
      <w:r w:rsidR="00B02626">
        <w:rPr>
          <w:rFonts w:ascii="Times New Roman" w:hAnsi="Times New Roman" w:cs="Times New Roman"/>
        </w:rPr>
        <w:t>other mammalian orders</w:t>
      </w:r>
      <w:r w:rsidR="00BC538A">
        <w:rPr>
          <w:rFonts w:ascii="Times New Roman" w:hAnsi="Times New Roman" w:cs="Times New Roman"/>
        </w:rPr>
        <w:t xml:space="preserve">. </w:t>
      </w:r>
      <w:r w:rsidR="00A41265">
        <w:rPr>
          <w:rFonts w:ascii="Times New Roman" w:hAnsi="Times New Roman" w:cs="Times New Roman"/>
        </w:rPr>
        <w:t>Hominin</w:t>
      </w:r>
      <w:r w:rsidR="00354783">
        <w:rPr>
          <w:rFonts w:ascii="Times New Roman" w:hAnsi="Times New Roman" w:cs="Times New Roman"/>
        </w:rPr>
        <w:t xml:space="preserve"> species</w:t>
      </w:r>
      <w:r w:rsidR="00BC538A">
        <w:rPr>
          <w:rFonts w:ascii="Times New Roman" w:hAnsi="Times New Roman" w:cs="Times New Roman"/>
        </w:rPr>
        <w:t xml:space="preserve"> </w:t>
      </w:r>
      <w:r w:rsidR="00792909">
        <w:rPr>
          <w:rFonts w:ascii="Times New Roman" w:hAnsi="Times New Roman" w:cs="Times New Roman"/>
        </w:rPr>
        <w:t>di</w:t>
      </w:r>
      <w:r w:rsidR="009D47D9">
        <w:rPr>
          <w:rFonts w:ascii="Times New Roman" w:hAnsi="Times New Roman" w:cs="Times New Roman"/>
        </w:rPr>
        <w:t>s</w:t>
      </w:r>
      <w:r w:rsidR="00792909">
        <w:rPr>
          <w:rFonts w:ascii="Times New Roman" w:hAnsi="Times New Roman" w:cs="Times New Roman"/>
        </w:rPr>
        <w:t>played</w:t>
      </w:r>
      <w:r w:rsidR="002E48AA">
        <w:rPr>
          <w:rFonts w:ascii="Times New Roman" w:hAnsi="Times New Roman" w:cs="Times New Roman"/>
        </w:rPr>
        <w:t xml:space="preserve"> the </w:t>
      </w:r>
      <w:r w:rsidR="00792909">
        <w:rPr>
          <w:rFonts w:ascii="Times New Roman" w:hAnsi="Times New Roman" w:cs="Times New Roman"/>
        </w:rPr>
        <w:t>most dramatic</w:t>
      </w:r>
      <w:r w:rsidR="002E48AA">
        <w:rPr>
          <w:rFonts w:ascii="Times New Roman" w:hAnsi="Times New Roman" w:cs="Times New Roman"/>
        </w:rPr>
        <w:t xml:space="preserve"> increase</w:t>
      </w:r>
      <w:r w:rsidR="00792909">
        <w:rPr>
          <w:rFonts w:ascii="Times New Roman" w:hAnsi="Times New Roman" w:cs="Times New Roman"/>
        </w:rPr>
        <w:t xml:space="preserve"> in CC</w:t>
      </w:r>
      <w:r w:rsidR="002E48AA">
        <w:rPr>
          <w:rFonts w:ascii="Times New Roman" w:hAnsi="Times New Roman" w:cs="Times New Roman"/>
        </w:rPr>
        <w:t xml:space="preserve"> over time by far (</w:t>
      </w:r>
      <w:r w:rsidR="00B54068">
        <w:rPr>
          <w:rFonts w:ascii="Times New Roman" w:hAnsi="Times New Roman" w:cs="Times New Roman"/>
        </w:rPr>
        <w:t>R</w:t>
      </w:r>
      <w:r w:rsidR="00B54068" w:rsidRPr="00A7789B">
        <w:rPr>
          <w:rFonts w:ascii="Times New Roman" w:hAnsi="Times New Roman" w:cs="Times New Roman"/>
          <w:vertAlign w:val="superscript"/>
        </w:rPr>
        <w:t>2</w:t>
      </w:r>
      <w:r w:rsidR="00B54068">
        <w:rPr>
          <w:rFonts w:ascii="Times New Roman" w:hAnsi="Times New Roman" w:cs="Times New Roman"/>
        </w:rPr>
        <w:t xml:space="preserve">=0.846, </w:t>
      </w:r>
      <w:r w:rsidR="002E48AA">
        <w:rPr>
          <w:rFonts w:ascii="Times New Roman" w:hAnsi="Times New Roman" w:cs="Times New Roman"/>
        </w:rPr>
        <w:t>ce=</w:t>
      </w:r>
      <w:r w:rsidR="00F92FE6">
        <w:rPr>
          <w:rFonts w:ascii="Times New Roman" w:hAnsi="Times New Roman" w:cs="Times New Roman"/>
        </w:rPr>
        <w:t>-0.415, se=0.049</w:t>
      </w:r>
      <w:r w:rsidR="007C0314">
        <w:rPr>
          <w:rFonts w:ascii="Times New Roman" w:hAnsi="Times New Roman" w:cs="Times New Roman"/>
        </w:rPr>
        <w:t>, p=</w:t>
      </w:r>
      <w:r w:rsidR="004560C3">
        <w:rPr>
          <w:rFonts w:ascii="Times New Roman" w:hAnsi="Times New Roman" w:cs="Times New Roman"/>
        </w:rPr>
        <w:t>0.000).</w:t>
      </w:r>
    </w:p>
    <w:p w14:paraId="7B783680" w14:textId="40CEB958" w:rsidR="004C42EA" w:rsidRDefault="00DC35D8" w:rsidP="003E7449">
      <w:pPr>
        <w:rPr>
          <w:rFonts w:ascii="Times New Roman" w:hAnsi="Times New Roman" w:cs="Times New Roman"/>
        </w:rPr>
      </w:pPr>
      <w:r>
        <w:rPr>
          <w:rFonts w:ascii="Times New Roman" w:hAnsi="Times New Roman" w:cs="Times New Roman"/>
        </w:rPr>
        <w:t>Results are summarized in table X</w:t>
      </w:r>
      <w:r w:rsidR="002E48AA">
        <w:rPr>
          <w:rFonts w:ascii="Times New Roman" w:hAnsi="Times New Roman" w:cs="Times New Roman"/>
        </w:rPr>
        <w:t xml:space="preserve"> and data is plotted in Figure X</w:t>
      </w:r>
      <w:r>
        <w:rPr>
          <w:rFonts w:ascii="Times New Roman" w:hAnsi="Times New Roman" w:cs="Times New Roman"/>
        </w:rPr>
        <w:t>.</w:t>
      </w:r>
    </w:p>
    <w:p w14:paraId="48C278FF" w14:textId="77777777" w:rsidR="00BC538A" w:rsidRDefault="00BC538A" w:rsidP="003E7449">
      <w:pPr>
        <w:rPr>
          <w:rFonts w:ascii="Times New Roman" w:hAnsi="Times New Roman" w:cs="Times New Roman"/>
        </w:rPr>
      </w:pPr>
    </w:p>
    <w:p w14:paraId="67A8A900" w14:textId="0C3A67FD" w:rsidR="00BC538A" w:rsidRDefault="00BC538A" w:rsidP="000A50DA">
      <w:pPr>
        <w:ind w:firstLine="720"/>
        <w:rPr>
          <w:rFonts w:ascii="Times New Roman" w:hAnsi="Times New Roman" w:cs="Times New Roman"/>
        </w:rPr>
      </w:pPr>
      <w:r>
        <w:rPr>
          <w:rFonts w:ascii="Times New Roman" w:hAnsi="Times New Roman" w:cs="Times New Roman"/>
        </w:rPr>
        <w:t>Using the ancestral CC dataset, when all orders were analyzed as one group</w:t>
      </w:r>
      <w:r w:rsidR="00A4745B">
        <w:rPr>
          <w:rFonts w:ascii="Times New Roman" w:hAnsi="Times New Roman" w:cs="Times New Roman"/>
        </w:rPr>
        <w:t>,</w:t>
      </w:r>
      <w:r>
        <w:rPr>
          <w:rFonts w:ascii="Times New Roman" w:hAnsi="Times New Roman" w:cs="Times New Roman"/>
        </w:rPr>
        <w:t xml:space="preserve"> there was a small but significant decrease in CC over time</w:t>
      </w:r>
      <w:r w:rsidR="00FD4695">
        <w:rPr>
          <w:rFonts w:ascii="Times New Roman" w:hAnsi="Times New Roman" w:cs="Times New Roman"/>
        </w:rPr>
        <w:t xml:space="preserve"> (</w:t>
      </w:r>
      <w:r w:rsidR="005468BC">
        <w:rPr>
          <w:rFonts w:ascii="Times New Roman" w:hAnsi="Times New Roman" w:cs="Times New Roman"/>
        </w:rPr>
        <w:t>R</w:t>
      </w:r>
      <w:r w:rsidR="005468BC" w:rsidRPr="00A7789B">
        <w:rPr>
          <w:rFonts w:ascii="Times New Roman" w:hAnsi="Times New Roman" w:cs="Times New Roman"/>
          <w:vertAlign w:val="superscript"/>
        </w:rPr>
        <w:t>2</w:t>
      </w:r>
      <w:r w:rsidR="005468BC">
        <w:rPr>
          <w:rFonts w:ascii="Times New Roman" w:hAnsi="Times New Roman" w:cs="Times New Roman"/>
        </w:rPr>
        <w:t xml:space="preserve">=0.085, </w:t>
      </w:r>
      <w:r w:rsidR="00FD4695">
        <w:rPr>
          <w:rFonts w:ascii="Times New Roman" w:hAnsi="Times New Roman" w:cs="Times New Roman"/>
        </w:rPr>
        <w:t>ce=0.035, se=0.007, p=0.000</w:t>
      </w:r>
      <w:r w:rsidR="00166107">
        <w:rPr>
          <w:rFonts w:ascii="Times New Roman" w:hAnsi="Times New Roman" w:cs="Times New Roman"/>
        </w:rPr>
        <w:t>)</w:t>
      </w:r>
      <w:r>
        <w:rPr>
          <w:rFonts w:ascii="Times New Roman" w:hAnsi="Times New Roman" w:cs="Times New Roman"/>
        </w:rPr>
        <w:t xml:space="preserve">. No individual mammalian orders </w:t>
      </w:r>
      <w:r w:rsidR="00F92FE6">
        <w:rPr>
          <w:rFonts w:ascii="Times New Roman" w:hAnsi="Times New Roman" w:cs="Times New Roman"/>
        </w:rPr>
        <w:t>displayed</w:t>
      </w:r>
      <w:r>
        <w:rPr>
          <w:rFonts w:ascii="Times New Roman" w:hAnsi="Times New Roman" w:cs="Times New Roman"/>
        </w:rPr>
        <w:t xml:space="preserve"> evidence of change over time, except f</w:t>
      </w:r>
      <w:r w:rsidR="00486DE7">
        <w:rPr>
          <w:rFonts w:ascii="Times New Roman" w:hAnsi="Times New Roman" w:cs="Times New Roman"/>
        </w:rPr>
        <w:t>or P</w:t>
      </w:r>
      <w:r w:rsidR="00FD4695">
        <w:rPr>
          <w:rFonts w:ascii="Times New Roman" w:hAnsi="Times New Roman" w:cs="Times New Roman"/>
        </w:rPr>
        <w:t>rimate</w:t>
      </w:r>
      <w:r w:rsidR="00E47D51">
        <w:rPr>
          <w:rFonts w:ascii="Times New Roman" w:hAnsi="Times New Roman" w:cs="Times New Roman"/>
        </w:rPr>
        <w:t>s</w:t>
      </w:r>
      <w:r w:rsidR="00FD4695">
        <w:rPr>
          <w:rFonts w:ascii="Times New Roman" w:hAnsi="Times New Roman" w:cs="Times New Roman"/>
        </w:rPr>
        <w:t xml:space="preserve"> which showed an increase in CC as time grew closer to the present (</w:t>
      </w:r>
      <w:r w:rsidR="00BC41B0">
        <w:rPr>
          <w:rFonts w:ascii="Times New Roman" w:hAnsi="Times New Roman" w:cs="Times New Roman"/>
        </w:rPr>
        <w:t>R</w:t>
      </w:r>
      <w:r w:rsidR="00BC41B0" w:rsidRPr="00A7789B">
        <w:rPr>
          <w:rFonts w:ascii="Times New Roman" w:hAnsi="Times New Roman" w:cs="Times New Roman"/>
          <w:vertAlign w:val="superscript"/>
        </w:rPr>
        <w:t>2</w:t>
      </w:r>
      <w:r w:rsidR="000E778F">
        <w:rPr>
          <w:rFonts w:ascii="Times New Roman" w:hAnsi="Times New Roman" w:cs="Times New Roman"/>
        </w:rPr>
        <w:t>=0.074</w:t>
      </w:r>
      <w:r w:rsidR="00BC41B0">
        <w:rPr>
          <w:rFonts w:ascii="Times New Roman" w:hAnsi="Times New Roman" w:cs="Times New Roman"/>
        </w:rPr>
        <w:t xml:space="preserve">, </w:t>
      </w:r>
      <w:r w:rsidR="00FD4695">
        <w:rPr>
          <w:rFonts w:ascii="Times New Roman" w:hAnsi="Times New Roman" w:cs="Times New Roman"/>
        </w:rPr>
        <w:t>ce=-0.024, se=0.177, p=0.012).</w:t>
      </w:r>
      <w:r w:rsidR="009D47D9">
        <w:rPr>
          <w:rFonts w:ascii="Times New Roman" w:hAnsi="Times New Roman" w:cs="Times New Roman"/>
        </w:rPr>
        <w:t xml:space="preserve"> As mentioned above, </w:t>
      </w:r>
      <w:r w:rsidR="00D13855">
        <w:rPr>
          <w:rFonts w:ascii="Times New Roman" w:hAnsi="Times New Roman" w:cs="Times New Roman"/>
        </w:rPr>
        <w:t xml:space="preserve">it was not possible to include </w:t>
      </w:r>
      <w:r w:rsidR="00A41265">
        <w:rPr>
          <w:rFonts w:ascii="Times New Roman" w:hAnsi="Times New Roman" w:cs="Times New Roman"/>
        </w:rPr>
        <w:t>Hominin</w:t>
      </w:r>
      <w:r w:rsidR="009D47D9">
        <w:rPr>
          <w:rFonts w:ascii="Times New Roman" w:hAnsi="Times New Roman" w:cs="Times New Roman"/>
        </w:rPr>
        <w:t xml:space="preserve">s in </w:t>
      </w:r>
      <w:r w:rsidR="007C0314">
        <w:rPr>
          <w:rFonts w:ascii="Times New Roman" w:hAnsi="Times New Roman" w:cs="Times New Roman"/>
        </w:rPr>
        <w:t>this type of analysi</w:t>
      </w:r>
      <w:r w:rsidR="009D47D9">
        <w:rPr>
          <w:rFonts w:ascii="Times New Roman" w:hAnsi="Times New Roman" w:cs="Times New Roman"/>
        </w:rPr>
        <w:t>s.</w:t>
      </w:r>
    </w:p>
    <w:p w14:paraId="62B2F41B" w14:textId="1E7A84F7" w:rsidR="00610A1B" w:rsidRDefault="009A594A" w:rsidP="00610A1B">
      <w:pPr>
        <w:rPr>
          <w:rFonts w:ascii="Times New Roman" w:hAnsi="Times New Roman" w:cs="Times New Roman"/>
        </w:rPr>
      </w:pPr>
      <w:r>
        <w:rPr>
          <w:rFonts w:ascii="Times New Roman" w:hAnsi="Times New Roman" w:cs="Times New Roman"/>
        </w:rPr>
        <w:t>Results are summarized in T</w:t>
      </w:r>
      <w:r w:rsidR="00610A1B">
        <w:rPr>
          <w:rFonts w:ascii="Times New Roman" w:hAnsi="Times New Roman" w:cs="Times New Roman"/>
        </w:rPr>
        <w:t>able X and data is plotted in Figure X.</w:t>
      </w:r>
    </w:p>
    <w:p w14:paraId="11DC279C" w14:textId="4499242C" w:rsidR="003E7449" w:rsidRDefault="003E7449" w:rsidP="003E7449">
      <w:pPr>
        <w:rPr>
          <w:rFonts w:ascii="Times New Roman" w:hAnsi="Times New Roman" w:cs="Times New Roman"/>
        </w:rPr>
      </w:pPr>
    </w:p>
    <w:p w14:paraId="420D90B0" w14:textId="44FE55F2" w:rsidR="003E7449" w:rsidRPr="00776573" w:rsidRDefault="00E15061" w:rsidP="003E7449">
      <w:pPr>
        <w:rPr>
          <w:rFonts w:ascii="Times New Roman" w:hAnsi="Times New Roman" w:cs="Times New Roman"/>
          <w:b/>
          <w:i/>
        </w:rPr>
      </w:pPr>
      <w:r w:rsidRPr="00776573">
        <w:rPr>
          <w:rFonts w:ascii="Times New Roman" w:hAnsi="Times New Roman" w:cs="Times New Roman"/>
          <w:b/>
          <w:i/>
        </w:rPr>
        <w:t xml:space="preserve">CC vs. </w:t>
      </w:r>
      <w:r w:rsidR="003E7449" w:rsidRPr="00776573">
        <w:rPr>
          <w:rFonts w:ascii="Times New Roman" w:hAnsi="Times New Roman" w:cs="Times New Roman"/>
          <w:b/>
          <w:i/>
        </w:rPr>
        <w:t>Climate</w:t>
      </w:r>
      <w:r w:rsidR="006C2DAA" w:rsidRPr="00776573">
        <w:rPr>
          <w:rFonts w:ascii="Times New Roman" w:hAnsi="Times New Roman" w:cs="Times New Roman"/>
          <w:b/>
          <w:i/>
        </w:rPr>
        <w:t xml:space="preserve"> </w:t>
      </w:r>
    </w:p>
    <w:p w14:paraId="1D748E93" w14:textId="77777777" w:rsidR="003E7449" w:rsidRDefault="003E7449" w:rsidP="003E7449">
      <w:pPr>
        <w:rPr>
          <w:rFonts w:ascii="Times New Roman" w:hAnsi="Times New Roman" w:cs="Times New Roman"/>
        </w:rPr>
      </w:pPr>
    </w:p>
    <w:p w14:paraId="7945CC42" w14:textId="7633CC36" w:rsidR="00970C78" w:rsidRDefault="00913E11" w:rsidP="003E7449">
      <w:pPr>
        <w:rPr>
          <w:rFonts w:ascii="Times New Roman" w:hAnsi="Times New Roman" w:cs="Times New Roman"/>
        </w:rPr>
      </w:pPr>
      <w:r>
        <w:rPr>
          <w:rFonts w:ascii="Times New Roman" w:hAnsi="Times New Roman" w:cs="Times New Roman"/>
        </w:rPr>
        <w:t>Analyses</w:t>
      </w:r>
      <w:r w:rsidR="00BB3991">
        <w:rPr>
          <w:rFonts w:ascii="Times New Roman" w:hAnsi="Times New Roman" w:cs="Times New Roman"/>
        </w:rPr>
        <w:t xml:space="preserve"> </w:t>
      </w:r>
      <w:r w:rsidR="00C97285">
        <w:rPr>
          <w:rFonts w:ascii="Times New Roman" w:hAnsi="Times New Roman" w:cs="Times New Roman"/>
        </w:rPr>
        <w:t xml:space="preserve">of </w:t>
      </w:r>
      <w:r w:rsidR="00F21C33">
        <w:rPr>
          <w:rFonts w:ascii="Times New Roman" w:hAnsi="Times New Roman" w:cs="Times New Roman"/>
        </w:rPr>
        <w:t xml:space="preserve">raw </w:t>
      </w:r>
      <w:r w:rsidR="00C97285">
        <w:rPr>
          <w:rFonts w:ascii="Times New Roman" w:hAnsi="Times New Roman" w:cs="Times New Roman"/>
        </w:rPr>
        <w:t>fo</w:t>
      </w:r>
      <w:r w:rsidR="001807F8">
        <w:rPr>
          <w:rFonts w:ascii="Times New Roman" w:hAnsi="Times New Roman" w:cs="Times New Roman"/>
        </w:rPr>
        <w:t>ssil CC from all orders (n=222</w:t>
      </w:r>
      <w:r w:rsidR="00D13FCA">
        <w:rPr>
          <w:rFonts w:ascii="Times New Roman" w:hAnsi="Times New Roman" w:cs="Times New Roman"/>
        </w:rPr>
        <w:t xml:space="preserve">) </w:t>
      </w:r>
      <w:r w:rsidR="00C97285">
        <w:rPr>
          <w:rFonts w:ascii="Times New Roman" w:hAnsi="Times New Roman" w:cs="Times New Roman"/>
        </w:rPr>
        <w:t xml:space="preserve">showed that Trend </w:t>
      </w:r>
      <w:r w:rsidR="00D13FCA">
        <w:rPr>
          <w:rFonts w:ascii="Times New Roman" w:hAnsi="Times New Roman" w:cs="Times New Roman"/>
        </w:rPr>
        <w:t>(quantified as mean)</w:t>
      </w:r>
      <w:r w:rsidR="00C97285">
        <w:rPr>
          <w:rFonts w:ascii="Times New Roman" w:hAnsi="Times New Roman" w:cs="Times New Roman"/>
        </w:rPr>
        <w:t xml:space="preserve"> was the only significant predictor of CC</w:t>
      </w:r>
      <w:r w:rsidR="00BB3991">
        <w:rPr>
          <w:rFonts w:ascii="Times New Roman" w:hAnsi="Times New Roman" w:cs="Times New Roman"/>
        </w:rPr>
        <w:t xml:space="preserve"> (ce=0.908-1.102, se=0.1430-0.146, p=0.000)</w:t>
      </w:r>
      <w:r w:rsidR="008D258B">
        <w:rPr>
          <w:rFonts w:ascii="Times New Roman" w:hAnsi="Times New Roman" w:cs="Times New Roman"/>
        </w:rPr>
        <w:t xml:space="preserve"> whereas Variability (sd</w:t>
      </w:r>
      <w:r w:rsidR="00A9549A">
        <w:rPr>
          <w:rFonts w:ascii="Times New Roman" w:hAnsi="Times New Roman" w:cs="Times New Roman"/>
        </w:rPr>
        <w:t>) and Rate (slope) were not</w:t>
      </w:r>
      <w:r w:rsidR="00C97285">
        <w:rPr>
          <w:rFonts w:ascii="Times New Roman" w:hAnsi="Times New Roman" w:cs="Times New Roman"/>
        </w:rPr>
        <w:t>. This held true at 1My, 400Ky, and 200Ky intervals (Table X).</w:t>
      </w:r>
      <w:r w:rsidR="00F261BB">
        <w:rPr>
          <w:rFonts w:ascii="Times New Roman" w:hAnsi="Times New Roman" w:cs="Times New Roman"/>
        </w:rPr>
        <w:t xml:space="preserve"> When divided in into orders, </w:t>
      </w:r>
      <w:r w:rsidR="00703937">
        <w:rPr>
          <w:rFonts w:ascii="Times New Roman" w:hAnsi="Times New Roman" w:cs="Times New Roman"/>
        </w:rPr>
        <w:t>Carnivora</w:t>
      </w:r>
      <w:r w:rsidR="00CC4254">
        <w:rPr>
          <w:rFonts w:ascii="Times New Roman" w:hAnsi="Times New Roman" w:cs="Times New Roman"/>
        </w:rPr>
        <w:t xml:space="preserve"> CC was also predicted by Trend at all intervals (</w:t>
      </w:r>
      <w:r w:rsidR="009A594A">
        <w:rPr>
          <w:rFonts w:ascii="Times New Roman" w:hAnsi="Times New Roman" w:cs="Times New Roman"/>
        </w:rPr>
        <w:t>ce=0.679-0.739, se=0.191-0.208, p=0.001-0.002) (Table X).</w:t>
      </w:r>
      <w:r w:rsidR="00BB43B7">
        <w:rPr>
          <w:rFonts w:ascii="Times New Roman" w:hAnsi="Times New Roman" w:cs="Times New Roman"/>
        </w:rPr>
        <w:t xml:space="preserve"> </w:t>
      </w:r>
      <w:r w:rsidR="002D70EA">
        <w:rPr>
          <w:rFonts w:ascii="Times New Roman" w:hAnsi="Times New Roman" w:cs="Times New Roman"/>
        </w:rPr>
        <w:t xml:space="preserve">Cetacea CC was only predicted by Rate at the 1My time interval (ce=2.286, se=0.836, p=2.735). </w:t>
      </w:r>
      <w:r w:rsidR="00703937">
        <w:rPr>
          <w:rFonts w:ascii="Times New Roman" w:hAnsi="Times New Roman" w:cs="Times New Roman"/>
        </w:rPr>
        <w:t>Artiodactyla</w:t>
      </w:r>
      <w:r w:rsidR="00F261BB">
        <w:rPr>
          <w:rFonts w:ascii="Times New Roman" w:hAnsi="Times New Roman" w:cs="Times New Roman"/>
        </w:rPr>
        <w:t xml:space="preserve">, perissodactyla, and </w:t>
      </w:r>
      <w:r w:rsidR="00EE3313">
        <w:rPr>
          <w:rFonts w:ascii="Times New Roman" w:hAnsi="Times New Roman" w:cs="Times New Roman"/>
        </w:rPr>
        <w:t>Primate</w:t>
      </w:r>
      <w:r w:rsidR="002D70EA">
        <w:rPr>
          <w:rFonts w:ascii="Times New Roman" w:hAnsi="Times New Roman" w:cs="Times New Roman"/>
        </w:rPr>
        <w:t xml:space="preserve"> CC were not predicted by any of the climatic factors at any time interval</w:t>
      </w:r>
      <w:r w:rsidR="00ED05C5">
        <w:rPr>
          <w:rFonts w:ascii="Times New Roman" w:hAnsi="Times New Roman" w:cs="Times New Roman"/>
        </w:rPr>
        <w:t xml:space="preserve"> (p&gt;0.05)</w:t>
      </w:r>
      <w:r w:rsidR="002D70EA">
        <w:rPr>
          <w:rFonts w:ascii="Times New Roman" w:hAnsi="Times New Roman" w:cs="Times New Roman"/>
        </w:rPr>
        <w:t>.</w:t>
      </w:r>
      <w:r w:rsidR="005F18BB">
        <w:rPr>
          <w:rFonts w:ascii="Times New Roman" w:hAnsi="Times New Roman" w:cs="Times New Roman"/>
        </w:rPr>
        <w:t xml:space="preserve"> </w:t>
      </w:r>
      <w:r w:rsidR="00AB5EEB">
        <w:rPr>
          <w:rFonts w:ascii="Times New Roman" w:hAnsi="Times New Roman" w:cs="Times New Roman"/>
        </w:rPr>
        <w:t xml:space="preserve">Species-mean </w:t>
      </w:r>
      <w:r w:rsidR="00A41265">
        <w:rPr>
          <w:rFonts w:ascii="Times New Roman" w:hAnsi="Times New Roman" w:cs="Times New Roman"/>
        </w:rPr>
        <w:t>Hominin</w:t>
      </w:r>
      <w:r w:rsidR="005F18BB">
        <w:rPr>
          <w:rFonts w:ascii="Times New Roman" w:hAnsi="Times New Roman" w:cs="Times New Roman"/>
        </w:rPr>
        <w:t xml:space="preserve"> CC was predicted only by Trend at the 400Ky (ce=0.328, se=0.122, p=0.025) and 200Ky (ce=0.361, se=0.105, p=0.007) intervals.</w:t>
      </w:r>
      <w:r w:rsidR="00492CAA">
        <w:rPr>
          <w:rFonts w:ascii="Times New Roman" w:hAnsi="Times New Roman" w:cs="Times New Roman"/>
        </w:rPr>
        <w:t xml:space="preserve"> </w:t>
      </w:r>
      <w:r w:rsidR="002A0D8E">
        <w:rPr>
          <w:rFonts w:ascii="Times New Roman" w:hAnsi="Times New Roman" w:cs="Times New Roman"/>
        </w:rPr>
        <w:t xml:space="preserve">In order to explore the effect of increased sample size on the results, this data was re-analyzed with the Hominin CC dataset broken into individual specimens, thus increasing the </w:t>
      </w:r>
      <w:r w:rsidR="00254FA4">
        <w:rPr>
          <w:rFonts w:ascii="Times New Roman" w:hAnsi="Times New Roman" w:cs="Times New Roman"/>
        </w:rPr>
        <w:t xml:space="preserve">sample size from 13 </w:t>
      </w:r>
      <w:r w:rsidR="006269F4">
        <w:rPr>
          <w:rFonts w:ascii="Times New Roman" w:hAnsi="Times New Roman" w:cs="Times New Roman"/>
        </w:rPr>
        <w:t xml:space="preserve">species </w:t>
      </w:r>
      <w:r w:rsidR="00254FA4">
        <w:rPr>
          <w:rFonts w:ascii="Times New Roman" w:hAnsi="Times New Roman" w:cs="Times New Roman"/>
        </w:rPr>
        <w:t>to 91</w:t>
      </w:r>
      <w:r w:rsidR="006269F4">
        <w:rPr>
          <w:rFonts w:ascii="Times New Roman" w:hAnsi="Times New Roman" w:cs="Times New Roman"/>
        </w:rPr>
        <w:t xml:space="preserve"> individuals</w:t>
      </w:r>
      <w:r w:rsidR="00254FA4">
        <w:rPr>
          <w:rFonts w:ascii="Times New Roman" w:hAnsi="Times New Roman" w:cs="Times New Roman"/>
        </w:rPr>
        <w:t xml:space="preserve">. </w:t>
      </w:r>
    </w:p>
    <w:p w14:paraId="47A313B4" w14:textId="05B9F2FF" w:rsidR="00456378" w:rsidRDefault="00970C78" w:rsidP="003E7449">
      <w:pPr>
        <w:rPr>
          <w:rFonts w:ascii="Times New Roman" w:hAnsi="Times New Roman" w:cs="Times New Roman"/>
        </w:rPr>
      </w:pPr>
      <w:r>
        <w:rPr>
          <w:rFonts w:ascii="Times New Roman" w:hAnsi="Times New Roman" w:cs="Times New Roman"/>
        </w:rPr>
        <w:t>See Table X for complete results.</w:t>
      </w:r>
    </w:p>
    <w:p w14:paraId="710AD8B2" w14:textId="77777777" w:rsidR="00970C78" w:rsidRDefault="007247BC" w:rsidP="00970C78">
      <w:pPr>
        <w:rPr>
          <w:rFonts w:ascii="Times New Roman" w:hAnsi="Times New Roman" w:cs="Times New Roman"/>
        </w:rPr>
      </w:pPr>
      <w:r>
        <w:rPr>
          <w:rFonts w:ascii="Times New Roman" w:hAnsi="Times New Roman" w:cs="Times New Roman"/>
        </w:rPr>
        <w:tab/>
        <w:t xml:space="preserve">However, results differed considerably after detrending the CC and climatic data sets. </w:t>
      </w:r>
      <w:r w:rsidR="00456378">
        <w:rPr>
          <w:rFonts w:ascii="Times New Roman" w:hAnsi="Times New Roman" w:cs="Times New Roman"/>
        </w:rPr>
        <w:t xml:space="preserve">For all orders grouped together, </w:t>
      </w:r>
      <w:r>
        <w:rPr>
          <w:rFonts w:ascii="Times New Roman" w:hAnsi="Times New Roman" w:cs="Times New Roman"/>
        </w:rPr>
        <w:t xml:space="preserve">Trend was no longer significant at any of the intervals. Rather, </w:t>
      </w:r>
      <w:r w:rsidR="00A910FD">
        <w:rPr>
          <w:rFonts w:ascii="Times New Roman" w:hAnsi="Times New Roman" w:cs="Times New Roman"/>
        </w:rPr>
        <w:t>Variability (ce=</w:t>
      </w:r>
      <w:r w:rsidR="00E97514">
        <w:rPr>
          <w:rFonts w:ascii="Times New Roman" w:hAnsi="Times New Roman" w:cs="Times New Roman"/>
        </w:rPr>
        <w:t xml:space="preserve">3.967, se=1.927, p=0.044) </w:t>
      </w:r>
      <w:r w:rsidR="00A910FD">
        <w:rPr>
          <w:rFonts w:ascii="Times New Roman" w:hAnsi="Times New Roman" w:cs="Times New Roman"/>
        </w:rPr>
        <w:t xml:space="preserve">and Rate </w:t>
      </w:r>
      <w:r w:rsidR="00E97514">
        <w:rPr>
          <w:rFonts w:ascii="Times New Roman" w:hAnsi="Times New Roman" w:cs="Times New Roman"/>
        </w:rPr>
        <w:t xml:space="preserve">(ce=0.206, se=0.090, p=0.026) </w:t>
      </w:r>
      <w:r w:rsidR="00A910FD">
        <w:rPr>
          <w:rFonts w:ascii="Times New Roman" w:hAnsi="Times New Roman" w:cs="Times New Roman"/>
        </w:rPr>
        <w:t>were now significant predictors of CC, but only at the 200Ky interval.</w:t>
      </w:r>
      <w:r w:rsidR="00581FC7">
        <w:rPr>
          <w:rFonts w:ascii="Times New Roman" w:hAnsi="Times New Roman" w:cs="Times New Roman"/>
        </w:rPr>
        <w:t xml:space="preserve"> </w:t>
      </w:r>
      <w:r w:rsidR="00703937">
        <w:rPr>
          <w:rFonts w:ascii="Times New Roman" w:hAnsi="Times New Roman" w:cs="Times New Roman"/>
        </w:rPr>
        <w:t>Artiodactyla</w:t>
      </w:r>
      <w:r w:rsidR="00581FC7">
        <w:rPr>
          <w:rFonts w:ascii="Times New Roman" w:hAnsi="Times New Roman" w:cs="Times New Roman"/>
        </w:rPr>
        <w:t xml:space="preserve"> CC was only predicted by Rate at the 200Ky interval (ce=0.0542, se=0.145, p=0.010)</w:t>
      </w:r>
      <w:r w:rsidR="006C15E3">
        <w:rPr>
          <w:rFonts w:ascii="Times New Roman" w:hAnsi="Times New Roman" w:cs="Times New Roman"/>
        </w:rPr>
        <w:t>,</w:t>
      </w:r>
      <w:r w:rsidR="00F261BB">
        <w:rPr>
          <w:rFonts w:ascii="Times New Roman" w:hAnsi="Times New Roman" w:cs="Times New Roman"/>
        </w:rPr>
        <w:t xml:space="preserve"> as was </w:t>
      </w:r>
      <w:r w:rsidR="00703937">
        <w:rPr>
          <w:rFonts w:ascii="Times New Roman" w:hAnsi="Times New Roman" w:cs="Times New Roman"/>
        </w:rPr>
        <w:t>Carnivora</w:t>
      </w:r>
      <w:r w:rsidR="00581FC7">
        <w:rPr>
          <w:rFonts w:ascii="Times New Roman" w:hAnsi="Times New Roman" w:cs="Times New Roman"/>
        </w:rPr>
        <w:t xml:space="preserve"> CC (ce=0.221, se=0.087, p=0.015).</w:t>
      </w:r>
      <w:r w:rsidR="006C15E3">
        <w:rPr>
          <w:rFonts w:ascii="Times New Roman" w:hAnsi="Times New Roman" w:cs="Times New Roman"/>
        </w:rPr>
        <w:t xml:space="preserve"> Cetacea CC was only predicted by Rate at the 1My interval (ce=2.648, se=0.715, p=0.006).</w:t>
      </w:r>
      <w:r w:rsidR="006C15E3" w:rsidRPr="006C15E3">
        <w:rPr>
          <w:rFonts w:ascii="Times New Roman" w:hAnsi="Times New Roman" w:cs="Times New Roman"/>
        </w:rPr>
        <w:t xml:space="preserve"> </w:t>
      </w:r>
      <w:r w:rsidR="00AE3027">
        <w:rPr>
          <w:rFonts w:ascii="Times New Roman" w:hAnsi="Times New Roman" w:cs="Times New Roman"/>
        </w:rPr>
        <w:t>Perissodactyla</w:t>
      </w:r>
      <w:r w:rsidR="006C15E3">
        <w:rPr>
          <w:rFonts w:ascii="Times New Roman" w:hAnsi="Times New Roman" w:cs="Times New Roman"/>
        </w:rPr>
        <w:t xml:space="preserve"> CC was only predicted by Variability at the 200Ky interval (ce=9.793, se=3.473, p=0.037). </w:t>
      </w:r>
      <w:r w:rsidR="00EE3313">
        <w:rPr>
          <w:rFonts w:ascii="Times New Roman" w:hAnsi="Times New Roman" w:cs="Times New Roman"/>
        </w:rPr>
        <w:t>Primate</w:t>
      </w:r>
      <w:r w:rsidR="006C15E3">
        <w:rPr>
          <w:rFonts w:ascii="Times New Roman" w:hAnsi="Times New Roman" w:cs="Times New Roman"/>
        </w:rPr>
        <w:t xml:space="preserve"> CC was predicted by Trend </w:t>
      </w:r>
      <w:r w:rsidR="008127CD">
        <w:rPr>
          <w:rFonts w:ascii="Times New Roman" w:hAnsi="Times New Roman" w:cs="Times New Roman"/>
        </w:rPr>
        <w:t xml:space="preserve">(ce=-4.042, se=1.328, p=0.019) </w:t>
      </w:r>
      <w:r w:rsidR="006C15E3">
        <w:rPr>
          <w:rFonts w:ascii="Times New Roman" w:hAnsi="Times New Roman" w:cs="Times New Roman"/>
        </w:rPr>
        <w:t>and Variability</w:t>
      </w:r>
      <w:r w:rsidR="008127CD">
        <w:rPr>
          <w:rFonts w:ascii="Times New Roman" w:hAnsi="Times New Roman" w:cs="Times New Roman"/>
        </w:rPr>
        <w:t xml:space="preserve"> (ce=0.797, se=0.238, p=0.012)</w:t>
      </w:r>
      <w:r w:rsidR="006C15E3">
        <w:rPr>
          <w:rFonts w:ascii="Times New Roman" w:hAnsi="Times New Roman" w:cs="Times New Roman"/>
        </w:rPr>
        <w:t xml:space="preserve"> </w:t>
      </w:r>
      <w:r w:rsidR="008127CD">
        <w:rPr>
          <w:rFonts w:ascii="Times New Roman" w:hAnsi="Times New Roman" w:cs="Times New Roman"/>
        </w:rPr>
        <w:t>b</w:t>
      </w:r>
      <w:r w:rsidR="005A462C">
        <w:rPr>
          <w:rFonts w:ascii="Times New Roman" w:hAnsi="Times New Roman" w:cs="Times New Roman"/>
        </w:rPr>
        <w:t>ut only at the 200Ky interval. Notably, i</w:t>
      </w:r>
      <w:r w:rsidR="008127CD">
        <w:rPr>
          <w:rFonts w:ascii="Times New Roman" w:hAnsi="Times New Roman" w:cs="Times New Roman"/>
        </w:rPr>
        <w:t>n contrast with the</w:t>
      </w:r>
      <w:r w:rsidR="005A462C">
        <w:rPr>
          <w:rFonts w:ascii="Times New Roman" w:hAnsi="Times New Roman" w:cs="Times New Roman"/>
        </w:rPr>
        <w:t xml:space="preserve"> pre-detrended data, detrended </w:t>
      </w:r>
      <w:r w:rsidR="00A41265">
        <w:rPr>
          <w:rFonts w:ascii="Times New Roman" w:hAnsi="Times New Roman" w:cs="Times New Roman"/>
        </w:rPr>
        <w:t>Hominin</w:t>
      </w:r>
      <w:r w:rsidR="008127CD">
        <w:rPr>
          <w:rFonts w:ascii="Times New Roman" w:hAnsi="Times New Roman" w:cs="Times New Roman"/>
        </w:rPr>
        <w:t xml:space="preserve"> CC was not</w:t>
      </w:r>
      <w:r w:rsidR="00CA0788">
        <w:rPr>
          <w:rFonts w:ascii="Times New Roman" w:hAnsi="Times New Roman" w:cs="Times New Roman"/>
        </w:rPr>
        <w:t xml:space="preserve"> </w:t>
      </w:r>
      <w:r w:rsidR="00D1533B">
        <w:rPr>
          <w:rFonts w:ascii="Times New Roman" w:hAnsi="Times New Roman" w:cs="Times New Roman"/>
        </w:rPr>
        <w:t>significantly</w:t>
      </w:r>
      <w:r w:rsidR="008127CD">
        <w:rPr>
          <w:rFonts w:ascii="Times New Roman" w:hAnsi="Times New Roman" w:cs="Times New Roman"/>
        </w:rPr>
        <w:t xml:space="preserve"> predicted by any climatic variables at any</w:t>
      </w:r>
      <w:r w:rsidR="00C92AA1">
        <w:rPr>
          <w:rFonts w:ascii="Times New Roman" w:hAnsi="Times New Roman" w:cs="Times New Roman"/>
        </w:rPr>
        <w:t xml:space="preserve"> time intervals (p&gt;0.313)</w:t>
      </w:r>
      <w:r w:rsidR="00F73147">
        <w:rPr>
          <w:rFonts w:ascii="Times New Roman" w:hAnsi="Times New Roman" w:cs="Times New Roman"/>
        </w:rPr>
        <w:t xml:space="preserve">. This held true </w:t>
      </w:r>
      <w:r w:rsidR="001E0F48">
        <w:rPr>
          <w:rFonts w:ascii="Times New Roman" w:hAnsi="Times New Roman" w:cs="Times New Roman"/>
        </w:rPr>
        <w:t xml:space="preserve">for even the individualized </w:t>
      </w:r>
      <w:r w:rsidR="00A41265">
        <w:rPr>
          <w:rFonts w:ascii="Times New Roman" w:hAnsi="Times New Roman" w:cs="Times New Roman"/>
        </w:rPr>
        <w:t>Hominin</w:t>
      </w:r>
      <w:r w:rsidR="001E0F48">
        <w:rPr>
          <w:rFonts w:ascii="Times New Roman" w:hAnsi="Times New Roman" w:cs="Times New Roman"/>
        </w:rPr>
        <w:t xml:space="preserve"> CC results, which also displayed no </w:t>
      </w:r>
      <w:r w:rsidR="00492CAA">
        <w:rPr>
          <w:rFonts w:ascii="Times New Roman" w:hAnsi="Times New Roman" w:cs="Times New Roman"/>
        </w:rPr>
        <w:t>significant</w:t>
      </w:r>
      <w:r w:rsidR="001E0F48">
        <w:rPr>
          <w:rFonts w:ascii="Times New Roman" w:hAnsi="Times New Roman" w:cs="Times New Roman"/>
        </w:rPr>
        <w:t xml:space="preserve"> relationships with climate once data was detrended (p&gt;0.384)</w:t>
      </w:r>
      <w:r w:rsidR="00E712F8">
        <w:rPr>
          <w:rFonts w:ascii="Times New Roman" w:hAnsi="Times New Roman" w:cs="Times New Roman"/>
        </w:rPr>
        <w:t>.</w:t>
      </w:r>
      <w:r w:rsidR="00F73147">
        <w:rPr>
          <w:rFonts w:ascii="Times New Roman" w:hAnsi="Times New Roman" w:cs="Times New Roman"/>
        </w:rPr>
        <w:t xml:space="preserve"> </w:t>
      </w:r>
    </w:p>
    <w:p w14:paraId="40201E1F" w14:textId="477FC5F2" w:rsidR="003E7449" w:rsidRDefault="00970C78" w:rsidP="00141ADD">
      <w:pPr>
        <w:rPr>
          <w:rFonts w:ascii="Times New Roman" w:hAnsi="Times New Roman" w:cs="Times New Roman"/>
        </w:rPr>
      </w:pPr>
      <w:r>
        <w:rPr>
          <w:rFonts w:ascii="Times New Roman" w:hAnsi="Times New Roman" w:cs="Times New Roman"/>
        </w:rPr>
        <w:t>See Table X for complete results.</w:t>
      </w:r>
    </w:p>
    <w:p w14:paraId="3FB07702" w14:textId="77777777" w:rsidR="00745A5F" w:rsidRDefault="00745A5F" w:rsidP="007247BC">
      <w:pPr>
        <w:rPr>
          <w:rFonts w:ascii="Times New Roman" w:hAnsi="Times New Roman" w:cs="Times New Roman"/>
        </w:rPr>
      </w:pPr>
    </w:p>
    <w:p w14:paraId="2E1272FD" w14:textId="42D51587" w:rsidR="00B02F2D" w:rsidRDefault="00745A5F" w:rsidP="007247BC">
      <w:pPr>
        <w:rPr>
          <w:rFonts w:ascii="Times New Roman" w:hAnsi="Times New Roman" w:cs="Times New Roman"/>
        </w:rPr>
      </w:pPr>
      <w:r>
        <w:rPr>
          <w:rFonts w:ascii="Times New Roman" w:hAnsi="Times New Roman" w:cs="Times New Roman"/>
        </w:rPr>
        <w:t>Ancestral</w:t>
      </w:r>
      <w:r w:rsidR="00424814">
        <w:rPr>
          <w:rFonts w:ascii="Times New Roman" w:hAnsi="Times New Roman" w:cs="Times New Roman"/>
        </w:rPr>
        <w:t xml:space="preserve"> CCs were tested next.</w:t>
      </w:r>
      <w:r w:rsidR="004B12A9">
        <w:rPr>
          <w:rFonts w:ascii="Times New Roman" w:hAnsi="Times New Roman" w:cs="Times New Roman"/>
        </w:rPr>
        <w:t xml:space="preserve"> </w:t>
      </w:r>
      <w:r w:rsidR="00B30849">
        <w:rPr>
          <w:rFonts w:ascii="Times New Roman" w:hAnsi="Times New Roman" w:cs="Times New Roman"/>
        </w:rPr>
        <w:t xml:space="preserve">First using the </w:t>
      </w:r>
      <w:r w:rsidR="00F21C33">
        <w:rPr>
          <w:rFonts w:ascii="Times New Roman" w:hAnsi="Times New Roman" w:cs="Times New Roman"/>
        </w:rPr>
        <w:t>raw</w:t>
      </w:r>
      <w:r w:rsidR="00B30849">
        <w:rPr>
          <w:rFonts w:ascii="Times New Roman" w:hAnsi="Times New Roman" w:cs="Times New Roman"/>
        </w:rPr>
        <w:t xml:space="preserve"> data, it was found that when all orders were grouped together none of the climatic factors predicted CC (p&gt;0.05). </w:t>
      </w:r>
      <w:r w:rsidR="004B12A9">
        <w:rPr>
          <w:rFonts w:ascii="Times New Roman" w:hAnsi="Times New Roman" w:cs="Times New Roman"/>
        </w:rPr>
        <w:t xml:space="preserve"> </w:t>
      </w:r>
      <w:r w:rsidR="007B4831">
        <w:rPr>
          <w:rFonts w:ascii="Times New Roman" w:hAnsi="Times New Roman" w:cs="Times New Roman"/>
        </w:rPr>
        <w:t xml:space="preserve">At the order level, </w:t>
      </w:r>
      <w:r w:rsidR="00703937">
        <w:rPr>
          <w:rFonts w:ascii="Times New Roman" w:hAnsi="Times New Roman" w:cs="Times New Roman"/>
        </w:rPr>
        <w:t>Artiodactyla</w:t>
      </w:r>
      <w:r w:rsidR="00B30849">
        <w:rPr>
          <w:rFonts w:ascii="Times New Roman" w:hAnsi="Times New Roman" w:cs="Times New Roman"/>
        </w:rPr>
        <w:t xml:space="preserve">, </w:t>
      </w:r>
      <w:r w:rsidR="007B4831">
        <w:rPr>
          <w:rFonts w:ascii="Times New Roman" w:hAnsi="Times New Roman" w:cs="Times New Roman"/>
        </w:rPr>
        <w:t>cetacea, p</w:t>
      </w:r>
      <w:r w:rsidR="006E303A">
        <w:rPr>
          <w:rFonts w:ascii="Times New Roman" w:hAnsi="Times New Roman" w:cs="Times New Roman"/>
        </w:rPr>
        <w:t>erissodactyla</w:t>
      </w:r>
      <w:r w:rsidR="007B4831">
        <w:rPr>
          <w:rFonts w:ascii="Times New Roman" w:hAnsi="Times New Roman" w:cs="Times New Roman"/>
        </w:rPr>
        <w:t xml:space="preserve"> and </w:t>
      </w:r>
      <w:r w:rsidR="00EE3313">
        <w:rPr>
          <w:rFonts w:ascii="Times New Roman" w:hAnsi="Times New Roman" w:cs="Times New Roman"/>
        </w:rPr>
        <w:t>Primate</w:t>
      </w:r>
      <w:r w:rsidR="00B30849">
        <w:rPr>
          <w:rFonts w:ascii="Times New Roman" w:hAnsi="Times New Roman" w:cs="Times New Roman"/>
        </w:rPr>
        <w:t xml:space="preserve"> CC </w:t>
      </w:r>
      <w:r w:rsidR="006E303A">
        <w:rPr>
          <w:rFonts w:ascii="Times New Roman" w:hAnsi="Times New Roman" w:cs="Times New Roman"/>
        </w:rPr>
        <w:t>were</w:t>
      </w:r>
      <w:r w:rsidR="00B30849">
        <w:rPr>
          <w:rFonts w:ascii="Times New Roman" w:hAnsi="Times New Roman" w:cs="Times New Roman"/>
        </w:rPr>
        <w:t xml:space="preserve"> also not predicted by any climatic factors (p&gt;0.05). However </w:t>
      </w:r>
      <w:r w:rsidR="00703937">
        <w:rPr>
          <w:rFonts w:ascii="Times New Roman" w:hAnsi="Times New Roman" w:cs="Times New Roman"/>
        </w:rPr>
        <w:t>Carnivora</w:t>
      </w:r>
      <w:r w:rsidR="00B30849">
        <w:rPr>
          <w:rFonts w:ascii="Times New Roman" w:hAnsi="Times New Roman" w:cs="Times New Roman"/>
        </w:rPr>
        <w:t xml:space="preserve"> CC was predicted by </w:t>
      </w:r>
      <w:r w:rsidR="006E303A">
        <w:rPr>
          <w:rFonts w:ascii="Times New Roman" w:hAnsi="Times New Roman" w:cs="Times New Roman"/>
        </w:rPr>
        <w:t>Variability</w:t>
      </w:r>
      <w:r w:rsidR="00B30849">
        <w:rPr>
          <w:rFonts w:ascii="Times New Roman" w:hAnsi="Times New Roman" w:cs="Times New Roman"/>
        </w:rPr>
        <w:t xml:space="preserve"> at all three intervals (ce=</w:t>
      </w:r>
      <w:r w:rsidR="006E303A">
        <w:rPr>
          <w:rFonts w:ascii="Times New Roman" w:hAnsi="Times New Roman" w:cs="Times New Roman"/>
        </w:rPr>
        <w:t>0.145</w:t>
      </w:r>
      <w:r w:rsidR="00040F05">
        <w:rPr>
          <w:rFonts w:ascii="Times New Roman" w:hAnsi="Times New Roman" w:cs="Times New Roman"/>
        </w:rPr>
        <w:t>-0.158</w:t>
      </w:r>
      <w:r w:rsidR="00595828">
        <w:rPr>
          <w:rFonts w:ascii="Times New Roman" w:hAnsi="Times New Roman" w:cs="Times New Roman"/>
        </w:rPr>
        <w:t>, se=0.</w:t>
      </w:r>
      <w:r w:rsidR="00040F05">
        <w:rPr>
          <w:rFonts w:ascii="Times New Roman" w:hAnsi="Times New Roman" w:cs="Times New Roman"/>
        </w:rPr>
        <w:t>071-0.075</w:t>
      </w:r>
      <w:r w:rsidR="00595828">
        <w:rPr>
          <w:rFonts w:ascii="Times New Roman" w:hAnsi="Times New Roman" w:cs="Times New Roman"/>
        </w:rPr>
        <w:t>, p=</w:t>
      </w:r>
      <w:r w:rsidR="00040F05">
        <w:rPr>
          <w:rFonts w:ascii="Times New Roman" w:hAnsi="Times New Roman" w:cs="Times New Roman"/>
        </w:rPr>
        <w:t>0.030-0.043</w:t>
      </w:r>
      <w:r w:rsidR="00595828">
        <w:rPr>
          <w:rFonts w:ascii="Times New Roman" w:hAnsi="Times New Roman" w:cs="Times New Roman"/>
        </w:rPr>
        <w:t>)</w:t>
      </w:r>
      <w:r w:rsidR="007B4831">
        <w:rPr>
          <w:rFonts w:ascii="Times New Roman" w:hAnsi="Times New Roman" w:cs="Times New Roman"/>
        </w:rPr>
        <w:t xml:space="preserve"> and by </w:t>
      </w:r>
      <w:r w:rsidR="00FB20A8">
        <w:rPr>
          <w:rFonts w:ascii="Times New Roman" w:hAnsi="Times New Roman" w:cs="Times New Roman"/>
        </w:rPr>
        <w:t>Rate at the 1My interval (ce=-0.</w:t>
      </w:r>
      <w:r w:rsidR="007B4831">
        <w:rPr>
          <w:rFonts w:ascii="Times New Roman" w:hAnsi="Times New Roman" w:cs="Times New Roman"/>
        </w:rPr>
        <w:t>178, se=0.074</w:t>
      </w:r>
      <w:r w:rsidR="00DD2FB1">
        <w:rPr>
          <w:rFonts w:ascii="Times New Roman" w:hAnsi="Times New Roman" w:cs="Times New Roman"/>
        </w:rPr>
        <w:t>, p=0.017)</w:t>
      </w:r>
      <w:r w:rsidR="00595828">
        <w:rPr>
          <w:rFonts w:ascii="Times New Roman" w:hAnsi="Times New Roman" w:cs="Times New Roman"/>
        </w:rPr>
        <w:t xml:space="preserve">. </w:t>
      </w:r>
    </w:p>
    <w:p w14:paraId="6FD26B61" w14:textId="14D21FBE" w:rsidR="00745A5F" w:rsidRDefault="00B02F2D" w:rsidP="007247BC">
      <w:pPr>
        <w:rPr>
          <w:rFonts w:ascii="Times New Roman" w:hAnsi="Times New Roman" w:cs="Times New Roman"/>
        </w:rPr>
      </w:pPr>
      <w:r>
        <w:rPr>
          <w:rFonts w:ascii="Times New Roman" w:hAnsi="Times New Roman" w:cs="Times New Roman"/>
        </w:rPr>
        <w:t>See Table X for complete results.</w:t>
      </w:r>
    </w:p>
    <w:p w14:paraId="6AA2B9B2" w14:textId="35F356D5" w:rsidR="00B02F2D" w:rsidRDefault="00595828" w:rsidP="007247BC">
      <w:pPr>
        <w:rPr>
          <w:rFonts w:ascii="Times New Roman" w:hAnsi="Times New Roman" w:cs="Times New Roman"/>
        </w:rPr>
      </w:pPr>
      <w:r>
        <w:rPr>
          <w:rFonts w:ascii="Times New Roman" w:hAnsi="Times New Roman" w:cs="Times New Roman"/>
        </w:rPr>
        <w:tab/>
        <w:t xml:space="preserve">After detrending the data, ancestral CC showed a very different pattern of relationships with the climate. For all orders together, </w:t>
      </w:r>
      <w:r w:rsidR="007F1390">
        <w:rPr>
          <w:rFonts w:ascii="Times New Roman" w:hAnsi="Times New Roman" w:cs="Times New Roman"/>
        </w:rPr>
        <w:t>Trend was a significant predictor of CC at all time intervals (ce=2.176-2.414, se=0.226-0.228, p=0.000) while</w:t>
      </w:r>
      <w:r>
        <w:rPr>
          <w:rFonts w:ascii="Times New Roman" w:hAnsi="Times New Roman" w:cs="Times New Roman"/>
        </w:rPr>
        <w:t xml:space="preserve"> Rate </w:t>
      </w:r>
      <w:r w:rsidR="007F1390">
        <w:rPr>
          <w:rFonts w:ascii="Times New Roman" w:hAnsi="Times New Roman" w:cs="Times New Roman"/>
        </w:rPr>
        <w:t xml:space="preserve">was significant only at the 1My time interval </w:t>
      </w:r>
      <w:r>
        <w:rPr>
          <w:rFonts w:ascii="Times New Roman" w:hAnsi="Times New Roman" w:cs="Times New Roman"/>
        </w:rPr>
        <w:t>(ce=</w:t>
      </w:r>
      <w:r w:rsidR="007F1390">
        <w:rPr>
          <w:rFonts w:ascii="Times New Roman" w:hAnsi="Times New Roman" w:cs="Times New Roman"/>
        </w:rPr>
        <w:t>-0.249, se=0.101, p=0.015) and Variability was a significant predictor at the 200Ky interval (ce=0.265, se=0.125, p=0.036)</w:t>
      </w:r>
      <w:r w:rsidR="007278DB">
        <w:rPr>
          <w:rFonts w:ascii="Times New Roman" w:hAnsi="Times New Roman" w:cs="Times New Roman"/>
        </w:rPr>
        <w:t xml:space="preserve">. </w:t>
      </w:r>
    </w:p>
    <w:p w14:paraId="7607A324" w14:textId="52C5DE9C" w:rsidR="00112F76" w:rsidRDefault="00703937" w:rsidP="005024D6">
      <w:pPr>
        <w:rPr>
          <w:rFonts w:ascii="Times New Roman" w:hAnsi="Times New Roman" w:cs="Times New Roman"/>
        </w:rPr>
      </w:pPr>
      <w:r>
        <w:rPr>
          <w:rFonts w:ascii="Times New Roman" w:hAnsi="Times New Roman" w:cs="Times New Roman"/>
        </w:rPr>
        <w:t>Carnivora</w:t>
      </w:r>
      <w:r w:rsidR="002625BD">
        <w:rPr>
          <w:rFonts w:ascii="Times New Roman" w:hAnsi="Times New Roman" w:cs="Times New Roman"/>
        </w:rPr>
        <w:t xml:space="preserve"> CC was only predicted by Rate at the 1My interval (ce=-0.283, se=0.085, p=0.001). </w:t>
      </w:r>
      <w:r>
        <w:rPr>
          <w:rFonts w:ascii="Times New Roman" w:hAnsi="Times New Roman" w:cs="Times New Roman"/>
        </w:rPr>
        <w:t>Artiodactyla</w:t>
      </w:r>
      <w:r w:rsidR="002625BD">
        <w:rPr>
          <w:rFonts w:ascii="Times New Roman" w:hAnsi="Times New Roman" w:cs="Times New Roman"/>
        </w:rPr>
        <w:t xml:space="preserve">, Cetacea, Perissodactyla and </w:t>
      </w:r>
      <w:r w:rsidR="00EE3313">
        <w:rPr>
          <w:rFonts w:ascii="Times New Roman" w:hAnsi="Times New Roman" w:cs="Times New Roman"/>
        </w:rPr>
        <w:t>Primate</w:t>
      </w:r>
      <w:r w:rsidR="002625BD">
        <w:rPr>
          <w:rFonts w:ascii="Times New Roman" w:hAnsi="Times New Roman" w:cs="Times New Roman"/>
        </w:rPr>
        <w:t xml:space="preserve"> CC were not predicted by any climatic factors at any interval (p&gt;0.05). </w:t>
      </w:r>
    </w:p>
    <w:p w14:paraId="049907DD" w14:textId="3146AE33" w:rsidR="00A04E62" w:rsidRPr="00862889" w:rsidRDefault="002A44CE" w:rsidP="005024D6">
      <w:pPr>
        <w:rPr>
          <w:rFonts w:ascii="Times New Roman" w:hAnsi="Times New Roman" w:cs="Times New Roman"/>
        </w:rPr>
      </w:pPr>
      <w:r>
        <w:rPr>
          <w:rFonts w:ascii="Times New Roman" w:hAnsi="Times New Roman" w:cs="Times New Roman"/>
        </w:rPr>
        <w:t>See Table X for complete results.</w:t>
      </w:r>
    </w:p>
    <w:p w14:paraId="7DCF4F1F" w14:textId="77777777" w:rsidR="00A04E62" w:rsidRPr="00862889" w:rsidRDefault="00A04E62" w:rsidP="005024D6">
      <w:pPr>
        <w:rPr>
          <w:rFonts w:ascii="Times New Roman" w:hAnsi="Times New Roman" w:cs="Times New Roman"/>
        </w:rPr>
      </w:pPr>
    </w:p>
    <w:p w14:paraId="203FE19B" w14:textId="28821D7C" w:rsidR="00776573" w:rsidRPr="00862889" w:rsidRDefault="00776573" w:rsidP="00776573">
      <w:pPr>
        <w:rPr>
          <w:rFonts w:ascii="Times New Roman" w:hAnsi="Times New Roman" w:cs="Times New Roman"/>
          <w:b/>
        </w:rPr>
      </w:pPr>
      <w:r>
        <w:rPr>
          <w:rFonts w:ascii="Times New Roman" w:hAnsi="Times New Roman" w:cs="Times New Roman"/>
          <w:b/>
        </w:rPr>
        <w:t>DISCUSSION</w:t>
      </w:r>
    </w:p>
    <w:p w14:paraId="308B0D64" w14:textId="77777777" w:rsidR="00325D76" w:rsidRDefault="00325D76" w:rsidP="005024D6">
      <w:pPr>
        <w:rPr>
          <w:rFonts w:ascii="Times New Roman" w:hAnsi="Times New Roman" w:cs="Times New Roman"/>
        </w:rPr>
      </w:pPr>
    </w:p>
    <w:p w14:paraId="1DF40922" w14:textId="6A5D7E5B" w:rsidR="00051FB5" w:rsidRPr="00B6039F" w:rsidRDefault="00051FB5" w:rsidP="005024D6">
      <w:pPr>
        <w:rPr>
          <w:rFonts w:ascii="Times New Roman" w:hAnsi="Times New Roman" w:cs="Times New Roman"/>
          <w:b/>
          <w:i/>
        </w:rPr>
      </w:pPr>
      <w:r w:rsidRPr="00B6039F">
        <w:rPr>
          <w:rFonts w:ascii="Times New Roman" w:hAnsi="Times New Roman" w:cs="Times New Roman"/>
          <w:b/>
          <w:i/>
        </w:rPr>
        <w:t>CC Over Time</w:t>
      </w:r>
    </w:p>
    <w:p w14:paraId="24C9BCD2" w14:textId="2920206D" w:rsidR="00051FB5" w:rsidRDefault="00051FB5" w:rsidP="005024D6">
      <w:pPr>
        <w:rPr>
          <w:rFonts w:ascii="Times New Roman" w:hAnsi="Times New Roman" w:cs="Times New Roman"/>
        </w:rPr>
      </w:pPr>
      <w:r>
        <w:rPr>
          <w:rFonts w:ascii="Times New Roman" w:hAnsi="Times New Roman" w:cs="Times New Roman"/>
        </w:rPr>
        <w:tab/>
      </w:r>
    </w:p>
    <w:p w14:paraId="1197EB41" w14:textId="599B11DB" w:rsidR="00A51CA8" w:rsidRDefault="00BB4E00" w:rsidP="005024D6">
      <w:pPr>
        <w:rPr>
          <w:rFonts w:ascii="Times New Roman" w:hAnsi="Times New Roman" w:cs="Times New Roman"/>
        </w:rPr>
      </w:pPr>
      <w:r>
        <w:rPr>
          <w:rFonts w:ascii="Times New Roman" w:hAnsi="Times New Roman" w:cs="Times New Roman"/>
        </w:rPr>
        <w:t xml:space="preserve">In the fossil dataset, it was found that if our sample of mammals was analyzed as one group, there was a general trend towards increased brain size over time. </w:t>
      </w:r>
      <w:r w:rsidR="005C072D">
        <w:rPr>
          <w:rFonts w:ascii="Times New Roman" w:hAnsi="Times New Roman" w:cs="Times New Roman"/>
        </w:rPr>
        <w:t>S</w:t>
      </w:r>
      <w:r w:rsidR="00B81C62">
        <w:rPr>
          <w:rFonts w:ascii="Times New Roman" w:hAnsi="Times New Roman" w:cs="Times New Roman"/>
        </w:rPr>
        <w:t xml:space="preserve">ubdividing the sample </w:t>
      </w:r>
      <w:r>
        <w:rPr>
          <w:rFonts w:ascii="Times New Roman" w:hAnsi="Times New Roman" w:cs="Times New Roman"/>
        </w:rPr>
        <w:t>by order revealed that most, but not all, mammals contributed to this overall pattern.</w:t>
      </w:r>
      <w:r w:rsidR="00385D39">
        <w:rPr>
          <w:rFonts w:ascii="Times New Roman" w:hAnsi="Times New Roman" w:cs="Times New Roman"/>
        </w:rPr>
        <w:t xml:space="preserve"> This is consistent with previous demonstrations of increasing brain size over time in the fossil record of </w:t>
      </w:r>
      <w:r w:rsidR="00703937">
        <w:rPr>
          <w:rFonts w:ascii="Times New Roman" w:hAnsi="Times New Roman" w:cs="Times New Roman"/>
        </w:rPr>
        <w:t>Artiodactyla</w:t>
      </w:r>
      <w:r w:rsidR="007A2744">
        <w:rPr>
          <w:rFonts w:ascii="Times New Roman" w:hAnsi="Times New Roman" w:cs="Times New Roman"/>
        </w:rPr>
        <w:t xml:space="preserve"> </w:t>
      </w:r>
      <w:r w:rsidR="007A2744">
        <w:rPr>
          <w:rFonts w:ascii="Times New Roman" w:hAnsi="Times New Roman" w:cs="Times New Roman"/>
        </w:rPr>
        <w:fldChar w:fldCharType="begin"/>
      </w:r>
      <w:r w:rsidR="006E3C20">
        <w:rPr>
          <w:rFonts w:ascii="Times New Roman" w:hAnsi="Times New Roman" w:cs="Times New Roman"/>
        </w:rPr>
        <w:instrText xml:space="preserve"> ADDIN PAPERS2_CITATIONS &lt;citation&gt;&lt;uuid&gt;6B9ED703-1ABA-4513-AFB4-158F8D48C31B&lt;/uuid&gt;&lt;priority&gt;0&lt;/priority&gt;&lt;publications&gt;&lt;publication&gt;&lt;publication_date&gt;99197301011200000000222000&lt;/publication_date&gt;&lt;startpage&gt;496&lt;/startpage&gt;&lt;title&gt;Evolution of The Brain and Intelligence&lt;/title&gt;&lt;uuid&gt;709D95CB-BF04-48DD-A99A-30BDB7A9095E&lt;/uuid&gt;&lt;subtype&gt;0&lt;/subtype&gt;&lt;publisher&gt;Elsevier&lt;/publisher&gt;&lt;type&gt;0&lt;/type&gt;&lt;url&gt;http://books.google.com/books?id=20tlZXXWX-MC&amp;amp;pg=PA439&amp;amp;dq=evolution+of+the+brain+and+intelligence+1973&amp;amp;hl=&amp;amp;cd=2&amp;amp;source=gbs_api&lt;/url&gt;&lt;authors&gt;&lt;author&gt;&lt;firstName&gt;Harry&lt;/firstName&gt;&lt;lastName&gt;Jerison&lt;/lastName&gt;&lt;/author&gt;&lt;/authors&gt;&lt;/publication&gt;&lt;publication&gt;&lt;volume&gt;170&lt;/volume&gt;&lt;publication_date&gt;99197000001200000000200000&lt;/publication_date&gt;&lt;number&gt;3963&lt;/number&gt;&lt;startpage&gt;1224&lt;/startpage&gt;&lt;title&gt;Brain evolution: new light on old principles&lt;/title&gt;&lt;uuid&gt;41AE8BB0-2D5E-4D6D-B921-933F2E723693&lt;/uuid&gt;&lt;subtype&gt;400&lt;/subtype&gt;&lt;publisher&gt;American Association for the Advancement of Science&lt;/publisher&gt;&lt;type&gt;400&lt;/type&gt;&lt;endpage&gt;1225&lt;/endpage&gt;&lt;url&gt;http://www.sciencemag.org/content/170/3963/1224.short&lt;/url&gt;&lt;bundle&gt;&lt;publication&gt;&lt;title&gt;Science&lt;/title&gt;&lt;type&gt;-100&lt;/type&gt;&lt;subtype&gt;-100&lt;/subtype&gt;&lt;uuid&gt;8E97A13A-F8DE-467E-88CF-00434DA3F570&lt;/uuid&gt;&lt;/publication&gt;&lt;/bundle&gt;&lt;authors&gt;&lt;author&gt;&lt;firstName&gt;Harry&lt;/firstName&gt;&lt;middleNames&gt;J&lt;/middleNames&gt;&lt;lastName&gt;Jerison&lt;/lastName&gt;&lt;/author&gt;&lt;/authors&gt;&lt;/publication&gt;&lt;/publications&gt;&lt;cites&gt;&lt;/cites&gt;&lt;/citation&gt;</w:instrText>
      </w:r>
      <w:r w:rsidR="007A2744">
        <w:rPr>
          <w:rFonts w:ascii="Times New Roman" w:hAnsi="Times New Roman" w:cs="Times New Roman"/>
        </w:rPr>
        <w:fldChar w:fldCharType="separate"/>
      </w:r>
      <w:r w:rsidR="00D45F4E">
        <w:rPr>
          <w:rFonts w:ascii="Times New Roman" w:hAnsi="Times New Roman" w:cs="Times New Roman"/>
        </w:rPr>
        <w:t>(Jerison, 1970; 1973)</w:t>
      </w:r>
      <w:r w:rsidR="007A2744">
        <w:rPr>
          <w:rFonts w:ascii="Times New Roman" w:hAnsi="Times New Roman" w:cs="Times New Roman"/>
        </w:rPr>
        <w:fldChar w:fldCharType="end"/>
      </w:r>
      <w:r w:rsidR="00385D39">
        <w:rPr>
          <w:rFonts w:ascii="Times New Roman" w:hAnsi="Times New Roman" w:cs="Times New Roman"/>
        </w:rPr>
        <w:t xml:space="preserve">, </w:t>
      </w:r>
      <w:r w:rsidR="00703937">
        <w:rPr>
          <w:rFonts w:ascii="Times New Roman" w:hAnsi="Times New Roman" w:cs="Times New Roman"/>
        </w:rPr>
        <w:t>Carnivora</w:t>
      </w:r>
      <w:r w:rsidR="00385D39">
        <w:rPr>
          <w:rFonts w:ascii="Times New Roman" w:hAnsi="Times New Roman" w:cs="Times New Roman"/>
        </w:rPr>
        <w:t xml:space="preserve"> </w:t>
      </w:r>
      <w:r w:rsidR="007A2744">
        <w:rPr>
          <w:rFonts w:ascii="Times New Roman" w:hAnsi="Times New Roman" w:cs="Times New Roman"/>
        </w:rPr>
        <w:fldChar w:fldCharType="begin"/>
      </w:r>
      <w:r w:rsidR="006E3C20">
        <w:rPr>
          <w:rFonts w:ascii="Times New Roman" w:hAnsi="Times New Roman" w:cs="Times New Roman"/>
        </w:rPr>
        <w:instrText xml:space="preserve"> ADDIN PAPERS2_CITATIONS &lt;citation&gt;&lt;uuid&gt;5FDC4DE9-1DEA-41A4-A2CD-EADE43F11E8F&lt;/uuid&gt;&lt;priority&gt;30&lt;/priority&gt;&lt;publications&gt;&lt;publication&gt;&lt;uuid&gt;A7286A68-B6A3-437F-8A83-B189AF9B6F50&lt;/uuid&gt;&lt;volume&gt;106&lt;/volume&gt;&lt;doi&gt;10.1073/pnas.0901780106&lt;/doi&gt;&lt;startpage&gt;9345&lt;/startpage&gt;&lt;publication_date&gt;99200906091200000000222000&lt;/publication_date&gt;&lt;url&gt;http://eutils.ncbi.nlm.nih.gov/entrez/eutils/elink.fcgi?dbfrom=pubmed&amp;amp;id=19474299&amp;amp;retmode=ref&amp;amp;cmd=prlinks&lt;/url&gt;&lt;type&gt;400&lt;/type&gt;&lt;title&gt;Brain-size evolution and sociality in Carnivora.&lt;/title&gt;&lt;institution&gt;Department of Geological Sciences, University of Michigan, Ann Arbor, MI 48109, USA. john.finarelli@umich.edu&lt;/institution&gt;&lt;number&gt;23&lt;/number&gt;&lt;subtype&gt;400&lt;/subtype&gt;&lt;endpage&gt;9349&lt;/endpage&gt;&lt;bundle&gt;&lt;publication&gt;&lt;title&gt;PNAS&lt;/title&gt;&lt;type&gt;-100&lt;/type&gt;&lt;subtype&gt;-100&lt;/subtype&gt;&lt;uuid&gt;7CCFCC8B-3779-473B-9F23-2F8D465AF21A&lt;/uuid&gt;&lt;/publication&gt;&lt;/bundle&gt;&lt;authors&gt;&lt;author&gt;&lt;firstName&gt;John&lt;/firstName&gt;&lt;middleNames&gt;A&lt;/middleNames&gt;&lt;lastName&gt;Finarelli&lt;/lastName&gt;&lt;/author&gt;&lt;author&gt;&lt;firstName&gt;John&lt;/firstName&gt;&lt;middleNames&gt;J&lt;/middleNames&gt;&lt;lastName&gt;Flynn&lt;/lastName&gt;&lt;/author&gt;&lt;/authors&gt;&lt;/publication&gt;&lt;publication&gt;&lt;uuid&gt;5FF3ACC4-A1B8-49DC-8D04-5EAC38177438&lt;/uuid&gt;&lt;volume&gt;61&lt;/volume&gt;&lt;doi&gt;10.1111/j.1558-5646.2007.00131.x&lt;/doi&gt;&lt;startpage&gt;1758&lt;/startpage&gt;&lt;publication_date&gt;99200707001200000000220000&lt;/publication_date&gt;&lt;url&gt;http://onlinelibrary.wiley.com/doi/10.1111/j.1558-5646.2007.00131.x/full&lt;/url&gt;&lt;type&gt;400&lt;/type&gt;&lt;title&gt;The evolution of encephalization in caniform carnivorans.&lt;/title&gt;&lt;publisher&gt;Blackwell Publishing Inc&lt;/publisher&gt;&lt;institution&gt;Committee on Evolutionary Biology, The University of Chicago, 1025 E. 57th St., Chicago, Illinois 60637, USA. johnf@uchicago.edu&lt;/institution&gt;&lt;number&gt;7&lt;/number&gt;&lt;subtype&gt;400&lt;/subtype&gt;&lt;endpage&gt;1772&lt;/endpage&gt;&lt;bundle&gt;&lt;publication&gt;&lt;title&gt;Evolution&lt;/title&gt;&lt;type&gt;-100&lt;/type&gt;&lt;subtype&gt;-100&lt;/subtype&gt;&lt;uuid&gt;11CCC7FE-B10E-4A83-8AA4-9B365865873C&lt;/uuid&gt;&lt;/publication&gt;&lt;/bundle&gt;&lt;authors&gt;&lt;author&gt;&lt;firstName&gt;John&lt;/firstName&gt;&lt;middleNames&gt;A&lt;/middleNames&gt;&lt;lastName&gt;Finarelli&lt;/lastName&gt;&lt;/author&gt;&lt;author&gt;&lt;firstName&gt;John&lt;/firstName&gt;&lt;middleNames&gt;J&lt;/middleNames&gt;&lt;lastName&gt;Flynn&lt;/lastName&gt;&lt;/author&gt;&lt;/authors&gt;&lt;/publication&gt;&lt;publication&gt;&lt;volume&gt;170&lt;/volume&gt;&lt;publication_date&gt;99197000001200000000200000&lt;/publication_date&gt;&lt;number&gt;3963&lt;/number&gt;&lt;startpage&gt;1224&lt;/startpage&gt;&lt;title&gt;Brain evolution: new light on old principles&lt;/title&gt;&lt;uuid&gt;41AE8BB0-2D5E-4D6D-B921-933F2E723693&lt;/uuid&gt;&lt;subtype&gt;400&lt;/subtype&gt;&lt;publisher&gt;American Association for the Advancement of Science&lt;/publisher&gt;&lt;type&gt;400&lt;/type&gt;&lt;endpage&gt;1225&lt;/endpage&gt;&lt;url&gt;http://www.sciencemag.org/content/170/3963/1224.short&lt;/url&gt;&lt;bundle&gt;&lt;publication&gt;&lt;title&gt;Science&lt;/title&gt;&lt;type&gt;-100&lt;/type&gt;&lt;subtype&gt;-100&lt;/subtype&gt;&lt;uuid&gt;8E97A13A-F8DE-467E-88CF-00434DA3F570&lt;/uuid&gt;&lt;/publication&gt;&lt;/bundle&gt;&lt;authors&gt;&lt;author&gt;&lt;firstName&gt;Harry&lt;/firstName&gt;&lt;middleNames&gt;J&lt;/middleNames&gt;&lt;lastName&gt;Jerison&lt;/lastName&gt;&lt;/author&gt;&lt;/authors&gt;&lt;/publication&gt;&lt;publication&gt;&lt;publication_date&gt;99197301011200000000222000&lt;/publication_date&gt;&lt;startpage&gt;496&lt;/startpage&gt;&lt;title&gt;Evolution of The Brain and Intelligence&lt;/title&gt;&lt;uuid&gt;709D95CB-BF04-48DD-A99A-30BDB7A9095E&lt;/uuid&gt;&lt;subtype&gt;0&lt;/subtype&gt;&lt;publisher&gt;Elsevier&lt;/publisher&gt;&lt;type&gt;0&lt;/type&gt;&lt;url&gt;http://books.google.com/books?id=20tlZXXWX-MC&amp;amp;pg=PA439&amp;amp;dq=evolution+of+the+brain+and+intelligence+1973&amp;amp;hl=&amp;amp;cd=2&amp;amp;source=gbs_api&lt;/url&gt;&lt;authors&gt;&lt;author&gt;&lt;firstName&gt;Harry&lt;/firstName&gt;&lt;lastName&gt;Jerison&lt;/lastName&gt;&lt;/author&gt;&lt;/authors&gt;&lt;/publication&gt;&lt;/publications&gt;&lt;cites&gt;&lt;/cites&gt;&lt;/citation&gt;</w:instrText>
      </w:r>
      <w:r w:rsidR="007A2744">
        <w:rPr>
          <w:rFonts w:ascii="Times New Roman" w:hAnsi="Times New Roman" w:cs="Times New Roman"/>
        </w:rPr>
        <w:fldChar w:fldCharType="separate"/>
      </w:r>
      <w:r w:rsidR="00D45F4E">
        <w:rPr>
          <w:rFonts w:ascii="Times New Roman" w:hAnsi="Times New Roman" w:cs="Times New Roman"/>
        </w:rPr>
        <w:t>(Jerison, 1970; 1973; Finarelli and Flynn, 2007; 2009)</w:t>
      </w:r>
      <w:r w:rsidR="007A2744">
        <w:rPr>
          <w:rFonts w:ascii="Times New Roman" w:hAnsi="Times New Roman" w:cs="Times New Roman"/>
        </w:rPr>
        <w:fldChar w:fldCharType="end"/>
      </w:r>
      <w:r w:rsidR="00B63A12">
        <w:rPr>
          <w:rFonts w:ascii="Times New Roman" w:hAnsi="Times New Roman" w:cs="Times New Roman"/>
        </w:rPr>
        <w:t xml:space="preserve">, </w:t>
      </w:r>
      <w:r w:rsidR="007A2744">
        <w:rPr>
          <w:rFonts w:ascii="Times New Roman" w:hAnsi="Times New Roman" w:cs="Times New Roman"/>
        </w:rPr>
        <w:t>Perissodactyla</w:t>
      </w:r>
      <w:r w:rsidR="00385D39">
        <w:rPr>
          <w:rFonts w:ascii="Times New Roman" w:hAnsi="Times New Roman" w:cs="Times New Roman"/>
        </w:rPr>
        <w:t xml:space="preserve"> </w:t>
      </w:r>
      <w:r w:rsidR="00DC25D2">
        <w:rPr>
          <w:rFonts w:ascii="Times New Roman" w:hAnsi="Times New Roman" w:cs="Times New Roman"/>
        </w:rPr>
        <w:fldChar w:fldCharType="begin"/>
      </w:r>
      <w:r w:rsidR="006E3C20">
        <w:rPr>
          <w:rFonts w:ascii="Times New Roman" w:hAnsi="Times New Roman" w:cs="Times New Roman"/>
        </w:rPr>
        <w:instrText xml:space="preserve"> ADDIN PAPERS2_CITATIONS &lt;citation&gt;&lt;uuid&gt;31FB9E5A-F05B-402C-A3F2-4B4BBE1C03DC&lt;/uuid&gt;&lt;priority&gt;32&lt;/priority&gt;&lt;publications&gt;&lt;publication&gt;&lt;volume&gt;170&lt;/volume&gt;&lt;publication_date&gt;99197000001200000000200000&lt;/publication_date&gt;&lt;number&gt;3963&lt;/number&gt;&lt;startpage&gt;1224&lt;/startpage&gt;&lt;title&gt;Brain evolution: new light on old principles&lt;/title&gt;&lt;uuid&gt;41AE8BB0-2D5E-4D6D-B921-933F2E723693&lt;/uuid&gt;&lt;subtype&gt;400&lt;/subtype&gt;&lt;publisher&gt;American Association for the Advancement of Science&lt;/publisher&gt;&lt;type&gt;400&lt;/type&gt;&lt;endpage&gt;1225&lt;/endpage&gt;&lt;url&gt;http://www.sciencemag.org/content/170/3963/1224.short&lt;/url&gt;&lt;bundle&gt;&lt;publication&gt;&lt;title&gt;Science&lt;/title&gt;&lt;type&gt;-100&lt;/type&gt;&lt;subtype&gt;-100&lt;/subtype&gt;&lt;uuid&gt;8E97A13A-F8DE-467E-88CF-00434DA3F570&lt;/uuid&gt;&lt;/publication&gt;&lt;/bundle&gt;&lt;authors&gt;&lt;author&gt;&lt;firstName&gt;Harry&lt;/firstName&gt;&lt;middleNames&gt;J&lt;/middleNames&gt;&lt;lastName&gt;Jerison&lt;/lastName&gt;&lt;/author&gt;&lt;/authors&gt;&lt;/publication&gt;&lt;publication&gt;&lt;volume&gt;25&lt;/volume&gt;&lt;publication_date&gt;99194800001200000000200000&lt;/publication_date&gt;&lt;subtitle&gt;Geological Society of America Memoirs&lt;/subtitle&gt;&lt;doi&gt;10.1130/MEM25&lt;/doi&gt;&lt;startpage&gt;177&lt;/startpage&gt;&lt;title&gt;Evolution of the Horse Brain&lt;/title&gt;&lt;uuid&gt;77448039-A18C-4327-BD19-F9A9A2AB76A4&lt;/uuid&gt;&lt;subtype&gt;0&lt;/subtype&gt;&lt;publisher&gt;Geological Society of America&lt;/publisher&gt;&lt;type&gt;0&lt;/type&gt;&lt;url&gt;http://memoirs.gsapubs.org/content/25&lt;/url&gt;&lt;authors&gt;&lt;author&gt;&lt;firstName&gt;Tilly&lt;/firstName&gt;&lt;lastName&gt;Edinger&lt;/lastName&gt;&lt;/author&gt;&lt;/authors&gt;&lt;/publication&gt;&lt;/publications&gt;&lt;cites&gt;&lt;/cites&gt;&lt;/citation&gt;</w:instrText>
      </w:r>
      <w:r w:rsidR="00DC25D2">
        <w:rPr>
          <w:rFonts w:ascii="Times New Roman" w:hAnsi="Times New Roman" w:cs="Times New Roman"/>
        </w:rPr>
        <w:fldChar w:fldCharType="separate"/>
      </w:r>
      <w:r w:rsidR="00D45F4E">
        <w:rPr>
          <w:rFonts w:ascii="Times New Roman" w:hAnsi="Times New Roman" w:cs="Times New Roman"/>
        </w:rPr>
        <w:t>(Edinger, 1948; Jerison, 1970)</w:t>
      </w:r>
      <w:r w:rsidR="00DC25D2">
        <w:rPr>
          <w:rFonts w:ascii="Times New Roman" w:hAnsi="Times New Roman" w:cs="Times New Roman"/>
        </w:rPr>
        <w:fldChar w:fldCharType="end"/>
      </w:r>
      <w:r w:rsidR="00435577">
        <w:rPr>
          <w:rFonts w:ascii="Times New Roman" w:hAnsi="Times New Roman" w:cs="Times New Roman"/>
        </w:rPr>
        <w:t xml:space="preserve">, </w:t>
      </w:r>
      <w:r w:rsidR="00EE3313">
        <w:rPr>
          <w:rFonts w:ascii="Times New Roman" w:hAnsi="Times New Roman" w:cs="Times New Roman"/>
        </w:rPr>
        <w:t>Primate</w:t>
      </w:r>
      <w:r w:rsidR="00385D39">
        <w:rPr>
          <w:rFonts w:ascii="Times New Roman" w:hAnsi="Times New Roman" w:cs="Times New Roman"/>
        </w:rPr>
        <w:t xml:space="preserve">s </w:t>
      </w:r>
      <w:r w:rsidR="00DC25D2">
        <w:rPr>
          <w:rFonts w:ascii="Times New Roman" w:hAnsi="Times New Roman" w:cs="Times New Roman"/>
        </w:rPr>
        <w:fldChar w:fldCharType="begin"/>
      </w:r>
      <w:r w:rsidR="006E3C20">
        <w:rPr>
          <w:rFonts w:ascii="Times New Roman" w:hAnsi="Times New Roman" w:cs="Times New Roman"/>
        </w:rPr>
        <w:instrText xml:space="preserve"> ADDIN PAPERS2_CITATIONS &lt;citation&gt;&lt;uuid&gt;82B32699-015E-4D78-B1A6-9504F9D4D932&lt;/uuid&gt;&lt;priority&gt;33&lt;/priority&gt;&lt;publications&gt;&lt;publication&gt;&lt;publication_date&gt;99197301011200000000222000&lt;/publication_date&gt;&lt;startpage&gt;496&lt;/startpage&gt;&lt;title&gt;Evolution of The Brain and Intelligence&lt;/title&gt;&lt;uuid&gt;709D95CB-BF04-48DD-A99A-30BDB7A9095E&lt;/uuid&gt;&lt;subtype&gt;0&lt;/subtype&gt;&lt;publisher&gt;Elsevier&lt;/publisher&gt;&lt;type&gt;0&lt;/type&gt;&lt;url&gt;http://books.google.com/books?id=20tlZXXWX-MC&amp;amp;pg=PA439&amp;amp;dq=evolution+of+the+brain+and+intelligence+1973&amp;amp;hl=&amp;amp;cd=2&amp;amp;source=gbs_api&lt;/url&gt;&lt;authors&gt;&lt;author&gt;&lt;firstName&gt;Harry&lt;/firstName&gt;&lt;lastName&gt;Jerison&lt;/lastName&gt;&lt;/author&gt;&lt;/authors&gt;&lt;/publication&gt;&lt;publication&gt;&lt;volume&gt;7&lt;/volume&gt;&lt;publication_date&gt;99196800001200000000200000&lt;/publication_date&gt;&lt;number&gt;2&lt;/number&gt;&lt;doi&gt;10.1016/0006-8993(68)90094-2&lt;/doi&gt;&lt;startpage&gt;121&lt;/startpage&gt;&lt;title&gt;The evolution of the primate brain: some aspects of quantitative relations&lt;/title&gt;&lt;uuid&gt;BAF233B4-6BD6-4699-B8AE-034685D67BB1&lt;/uuid&gt;&lt;subtype&gt;400&lt;/subtype&gt;&lt;endpage&gt;172&lt;/endpage&gt;&lt;type&gt;400&lt;/type&gt;&lt;url&gt;http://linkinghub.elsevier.com/retrieve/pii/0006899368900942&lt;/url&gt;&lt;bundle&gt;&lt;publication&gt;&lt;publisher&gt;Elsevier B.V.&lt;/publisher&gt;&lt;title&gt;Brain Research&lt;/title&gt;&lt;type&gt;-100&lt;/type&gt;&lt;subtype&gt;-100&lt;/subtype&gt;&lt;uuid&gt;CD428357-C3AC-4EF2-97F0-EFD6B98E0ACA&lt;/uuid&gt;&lt;/publication&gt;&lt;/bundle&gt;&lt;authors&gt;&lt;author&gt;&lt;firstName&gt;R&lt;/firstName&gt;&lt;middleNames&gt;L&lt;/middleNames&gt;&lt;lastName&gt;Holloway&lt;/lastName&gt;&lt;/author&gt;&lt;/authors&gt;&lt;/publication&gt;&lt;/publications&gt;&lt;cites&gt;&lt;/cites&gt;&lt;/citation&gt;</w:instrText>
      </w:r>
      <w:r w:rsidR="00DC25D2">
        <w:rPr>
          <w:rFonts w:ascii="Times New Roman" w:hAnsi="Times New Roman" w:cs="Times New Roman"/>
        </w:rPr>
        <w:fldChar w:fldCharType="separate"/>
      </w:r>
      <w:r w:rsidR="00D45F4E">
        <w:rPr>
          <w:rFonts w:ascii="Times New Roman" w:hAnsi="Times New Roman" w:cs="Times New Roman"/>
        </w:rPr>
        <w:t>(Holloway, 1968; Jerison, 1973)</w:t>
      </w:r>
      <w:r w:rsidR="00DC25D2">
        <w:rPr>
          <w:rFonts w:ascii="Times New Roman" w:hAnsi="Times New Roman" w:cs="Times New Roman"/>
        </w:rPr>
        <w:fldChar w:fldCharType="end"/>
      </w:r>
      <w:r w:rsidR="00435577">
        <w:rPr>
          <w:rFonts w:ascii="Times New Roman" w:hAnsi="Times New Roman" w:cs="Times New Roman"/>
        </w:rPr>
        <w:t xml:space="preserve">, </w:t>
      </w:r>
      <w:r w:rsidR="00385D39">
        <w:rPr>
          <w:rFonts w:ascii="Times New Roman" w:hAnsi="Times New Roman" w:cs="Times New Roman"/>
        </w:rPr>
        <w:t xml:space="preserve">and </w:t>
      </w:r>
      <w:r w:rsidR="00A41265">
        <w:rPr>
          <w:rFonts w:ascii="Times New Roman" w:hAnsi="Times New Roman" w:cs="Times New Roman"/>
        </w:rPr>
        <w:t>Hominin</w:t>
      </w:r>
      <w:r w:rsidR="00385D39">
        <w:rPr>
          <w:rFonts w:ascii="Times New Roman" w:hAnsi="Times New Roman" w:cs="Times New Roman"/>
        </w:rPr>
        <w:t xml:space="preserve">s </w:t>
      </w:r>
      <w:r w:rsidR="00131E5F">
        <w:rPr>
          <w:rFonts w:ascii="Times New Roman" w:hAnsi="Times New Roman" w:cs="Times New Roman"/>
        </w:rPr>
        <w:fldChar w:fldCharType="begin"/>
      </w:r>
      <w:r w:rsidR="006E3C20">
        <w:rPr>
          <w:rFonts w:ascii="Times New Roman" w:hAnsi="Times New Roman" w:cs="Times New Roman"/>
        </w:rPr>
        <w:instrText xml:space="preserve"> ADDIN PAPERS2_CITATIONS &lt;citation&gt;&lt;uuid&gt;1E26FA8B-C45B-4885-9119-3E766BFE4A80&lt;/uuid&gt;&lt;priority&gt;0&lt;/priority&gt;&lt;publications&gt;&lt;publication&gt;&lt;publication_date&gt;99201300001200000000200000&lt;/publication_date&gt;&lt;startpage&gt;136&lt;/startpage&gt;&lt;title&gt;Hominid brain evolution&lt;/title&gt;&lt;uuid&gt;106E4020-0253-4BD0-BCCF-AFBFB618D567&lt;/uuid&gt;&lt;subtype&gt;400&lt;/subtype&gt;&lt;publisher&gt;Blackwell Publishing Ltd&lt;/publisher&gt;&lt;type&gt;400&lt;/type&gt;&lt;endpage&gt;164&lt;/endpage&gt;&lt;url&gt;http://www.indiana.edu/~brainevo/publications/schoenemann-hominid-brain-evol-2013.pdf&lt;/url&gt;&lt;bundle&gt;&lt;publication&gt;&lt;title&gt;A Companion to Paleoanthropology&lt;/title&gt;&lt;type&gt;-100&lt;/type&gt;&lt;subtype&gt;-100&lt;/subtype&gt;&lt;uuid&gt;81D0CB00-E0F8-4808-AA30-5C8A592E6B76&lt;/uuid&gt;&lt;/publication&gt;&lt;/bundle&gt;&lt;authors&gt;&lt;author&gt;&lt;firstName&gt;P&lt;/firstName&gt;&lt;middleNames&gt;Thomas&lt;/middleNames&gt;&lt;lastName&gt;Schoenemann&lt;/lastName&gt;&lt;/author&gt;&lt;author&gt;&lt;firstName&gt;D&lt;/firstName&gt;&lt;middleNames&gt;R&lt;/middleNames&gt;&lt;lastName&gt;Begun&lt;/lastName&gt;&lt;/author&gt;&lt;/authors&gt;&lt;/publication&gt;&lt;publication&gt;&lt;volume&gt;367&lt;/volume&gt;&lt;publication_date&gt;99201206251200000000222000&lt;/publication_date&gt;&lt;number&gt;1599&lt;/number&gt;&lt;doi&gt;10.1126/science.1199295&lt;/doi&gt;&lt;startpage&gt;2130&lt;/startpage&gt;&lt;title&gt;Hominin cognitive evolution: identifying patterns and processes in the fossil and archaeological record&lt;/title&gt;&lt;uuid&gt;49F333ED-7D9B-448D-9B78-5B942D6B7BF0&lt;/uuid&gt;&lt;subtype&gt;400&lt;/subtype&gt;&lt;endpage&gt;2140&lt;/endpage&gt;&lt;type&gt;400&lt;/type&gt;&lt;url&gt;http://rstb.royalsocietypublishing.org/cgi/doi/10.1098/rstb.2012.0115&lt;/url&gt;&lt;bundle&gt;&lt;publication&gt;&lt;title&gt;Philosophical Transactions of the Royal Society B: Biological Sciences&lt;/title&gt;&lt;type&gt;-100&lt;/type&gt;&lt;subtype&gt;-100&lt;/subtype&gt;&lt;uuid&gt;93DA7FC9-7034-4E2C-A050-F7D12CBF826C&lt;/uuid&gt;&lt;/publication&gt;&lt;/bundle&gt;&lt;authors&gt;&lt;author&gt;&lt;firstName&gt;S&lt;/firstName&gt;&lt;lastName&gt;Shultz&lt;/lastName&gt;&lt;/author&gt;&lt;author&gt;&lt;firstName&gt;E&lt;/firstName&gt;&lt;lastName&gt;Nelson&lt;/lastName&gt;&lt;/author&gt;&lt;author&gt;&lt;firstName&gt;R&lt;/firstName&gt;&lt;middleNames&gt;I M&lt;/middleNames&gt;&lt;lastName&gt;Dunbar&lt;/lastName&gt;&lt;/author&gt;&lt;/authors&gt;&lt;/publication&gt;&lt;/publications&gt;&lt;cites&gt;&lt;/cites&gt;&lt;/citation&gt;</w:instrText>
      </w:r>
      <w:r w:rsidR="00131E5F">
        <w:rPr>
          <w:rFonts w:ascii="Times New Roman" w:hAnsi="Times New Roman" w:cs="Times New Roman"/>
        </w:rPr>
        <w:fldChar w:fldCharType="separate"/>
      </w:r>
      <w:r w:rsidR="00D45F4E">
        <w:rPr>
          <w:rFonts w:ascii="Times New Roman" w:hAnsi="Times New Roman" w:cs="Times New Roman"/>
        </w:rPr>
        <w:t>(Shultz et al., 2012b; Schoenemann and Begun, 2013)</w:t>
      </w:r>
      <w:r w:rsidR="00131E5F">
        <w:rPr>
          <w:rFonts w:ascii="Times New Roman" w:hAnsi="Times New Roman" w:cs="Times New Roman"/>
        </w:rPr>
        <w:fldChar w:fldCharType="end"/>
      </w:r>
      <w:r w:rsidR="00684E2A">
        <w:rPr>
          <w:rFonts w:ascii="Times New Roman" w:hAnsi="Times New Roman" w:cs="Times New Roman"/>
        </w:rPr>
        <w:t xml:space="preserve"> </w:t>
      </w:r>
      <w:r w:rsidR="000C477D">
        <w:rPr>
          <w:rFonts w:ascii="Times New Roman" w:hAnsi="Times New Roman" w:cs="Times New Roman"/>
        </w:rPr>
        <w:t>(</w:t>
      </w:r>
      <w:r w:rsidR="00684E2A" w:rsidRPr="00F1739D">
        <w:rPr>
          <w:rFonts w:ascii="Times New Roman" w:hAnsi="Times New Roman" w:cs="Times New Roman"/>
          <w:i/>
          <w:highlight w:val="cyan"/>
        </w:rPr>
        <w:t>many of these</w:t>
      </w:r>
      <w:r w:rsidR="00B1312E" w:rsidRPr="00F1739D">
        <w:rPr>
          <w:rFonts w:ascii="Times New Roman" w:hAnsi="Times New Roman" w:cs="Times New Roman"/>
          <w:i/>
          <w:highlight w:val="cyan"/>
        </w:rPr>
        <w:t xml:space="preserve"> refs</w:t>
      </w:r>
      <w:r w:rsidR="00684E2A" w:rsidRPr="00F1739D">
        <w:rPr>
          <w:rFonts w:ascii="Times New Roman" w:hAnsi="Times New Roman" w:cs="Times New Roman"/>
          <w:i/>
          <w:highlight w:val="cyan"/>
        </w:rPr>
        <w:t xml:space="preserve"> </w:t>
      </w:r>
      <w:r w:rsidR="00B1312E" w:rsidRPr="00F1739D">
        <w:rPr>
          <w:rFonts w:ascii="Times New Roman" w:hAnsi="Times New Roman" w:cs="Times New Roman"/>
          <w:i/>
          <w:highlight w:val="cyan"/>
        </w:rPr>
        <w:t>investigate</w:t>
      </w:r>
      <w:r w:rsidR="00D45EB3" w:rsidRPr="00F1739D">
        <w:rPr>
          <w:rFonts w:ascii="Times New Roman" w:hAnsi="Times New Roman" w:cs="Times New Roman"/>
          <w:i/>
          <w:highlight w:val="cyan"/>
        </w:rPr>
        <w:t xml:space="preserve"> EQ, not absolute CC. Should w</w:t>
      </w:r>
      <w:r w:rsidR="00684E2A" w:rsidRPr="00F1739D">
        <w:rPr>
          <w:rFonts w:ascii="Times New Roman" w:hAnsi="Times New Roman" w:cs="Times New Roman"/>
          <w:i/>
          <w:highlight w:val="cyan"/>
        </w:rPr>
        <w:t>e mention this?</w:t>
      </w:r>
      <w:r w:rsidR="000C477D">
        <w:rPr>
          <w:rFonts w:ascii="Times New Roman" w:hAnsi="Times New Roman" w:cs="Times New Roman"/>
        </w:rPr>
        <w:t>)</w:t>
      </w:r>
      <w:r w:rsidR="00131E5F">
        <w:rPr>
          <w:rFonts w:ascii="Times New Roman" w:hAnsi="Times New Roman" w:cs="Times New Roman"/>
        </w:rPr>
        <w:t xml:space="preserve">. </w:t>
      </w:r>
      <w:r w:rsidR="007B2488">
        <w:rPr>
          <w:rFonts w:ascii="Times New Roman" w:hAnsi="Times New Roman" w:cs="Times New Roman"/>
        </w:rPr>
        <w:t xml:space="preserve">Cetacea were the notable exception to this pattern of increasing brain size, as their average brain size has remained consistently large since their emergence in the fossil record. This may be interpreted as </w:t>
      </w:r>
      <w:r w:rsidR="00427A38">
        <w:rPr>
          <w:rFonts w:ascii="Times New Roman" w:hAnsi="Times New Roman" w:cs="Times New Roman"/>
        </w:rPr>
        <w:t>c</w:t>
      </w:r>
      <w:r w:rsidR="007B2488">
        <w:rPr>
          <w:rFonts w:ascii="Times New Roman" w:hAnsi="Times New Roman" w:cs="Times New Roman"/>
        </w:rPr>
        <w:t>etaceans reaching a large brain size early in their evolution</w:t>
      </w:r>
      <w:r w:rsidR="006F50F2">
        <w:rPr>
          <w:rFonts w:ascii="Times New Roman" w:hAnsi="Times New Roman" w:cs="Times New Roman"/>
        </w:rPr>
        <w:t xml:space="preserve"> </w:t>
      </w:r>
      <w:r w:rsidR="006F50F2">
        <w:rPr>
          <w:rFonts w:ascii="Times New Roman" w:hAnsi="Times New Roman" w:cs="Times New Roman"/>
        </w:rPr>
        <w:fldChar w:fldCharType="begin"/>
      </w:r>
      <w:r w:rsidR="006E3C20">
        <w:rPr>
          <w:rFonts w:ascii="Times New Roman" w:hAnsi="Times New Roman" w:cs="Times New Roman"/>
        </w:rPr>
        <w:instrText xml:space="preserve"> ADDIN PAPERS2_CITATIONS &lt;citation&gt;&lt;uuid&gt;3C68497D-B32A-423C-96DA-F73883AF16AA&lt;/uuid&gt;&lt;priority&gt;0&lt;/priority&gt;&lt;publications&gt;&lt;publication&gt;&lt;uuid&gt;DCF82B77-A383-4F19-81E4-900244E32734&lt;/uuid&gt;&lt;volume&gt;25&lt;/volume&gt;&lt;doi&gt;10.1111/j.1420-9101.2012.02491.x&lt;/doi&gt;&lt;startpage&gt;981&lt;/startpage&gt;&lt;publication_date&gt;99201205001200000000220000&lt;/publication_date&gt;&lt;url&gt;http://eutils.ncbi.nlm.nih.gov/entrez/eutils/elink.fcgi?dbfrom=pubmed&amp;amp;id=22435703&amp;amp;retmode=ref&amp;amp;cmd=prlinks&lt;/url&gt;&lt;type&gt;400&lt;/type&gt;&lt;title&gt;Comparative analysis of encephalization in mammals reveals relaxed constraints on anthropoid primate and cetacean brain scaling.&lt;/title&gt;&lt;institution&gt;Center for Molecular Medicine and Genetics, Wayne State University School of Medicine, Detroit, MI, USA.&lt;/institution&gt;&lt;number&gt;5&lt;/number&gt;&lt;subtype&gt;400&lt;/subtype&gt;&lt;endpage&gt;994&lt;/endpage&gt;&lt;bundle&gt;&lt;publication&gt;&lt;title&gt;Journal of Evolutionary Biology&lt;/title&gt;&lt;type&gt;-100&lt;/type&gt;&lt;subtype&gt;-100&lt;/subtype&gt;&lt;uuid&gt;A47164B3-467E-4C56-AC5D-9447D0E1D8C5&lt;/uuid&gt;&lt;/publication&gt;&lt;/bundle&gt;&lt;authors&gt;&lt;author&gt;&lt;firstName&gt;A&lt;/firstName&gt;&lt;middleNames&gt;M&lt;/middleNames&gt;&lt;lastName&gt;Boddy&lt;/lastName&gt;&lt;/author&gt;&lt;author&gt;&lt;firstName&gt;M&lt;/firstName&gt;&lt;middleNames&gt;R&lt;/middleNames&gt;&lt;lastName&gt;McGowen&lt;/lastName&gt;&lt;/author&gt;&lt;author&gt;&lt;firstName&gt;C&lt;/firstName&gt;&lt;middleNames&gt;C&lt;/middleNames&gt;&lt;lastName&gt;Sherwood&lt;/lastName&gt;&lt;/author&gt;&lt;author&gt;&lt;firstName&gt;L&lt;/firstName&gt;&lt;middleNames&gt;I&lt;/middleNames&gt;&lt;lastName&gt;Grossman&lt;/lastName&gt;&lt;/author&gt;&lt;author&gt;&lt;firstName&gt;M&lt;/firstName&gt;&lt;lastName&gt;Goodman&lt;/lastName&gt;&lt;/author&gt;&lt;author&gt;&lt;firstName&gt;D&lt;/firstName&gt;&lt;middleNames&gt;E&lt;/middleNames&gt;&lt;lastName&gt;Wildman&lt;/lastName&gt;&lt;/author&gt;&lt;/authors&gt;&lt;/publication&gt;&lt;publication&gt;&lt;uuid&gt;ADFA50D3-17A4-47E4-8F0D-BD608D086767&lt;/uuid&gt;&lt;volume&gt;67&lt;/volume&gt;&lt;accepted_date&gt;99201306131200000000222000&lt;/accepted_date&gt;&lt;doi&gt;10.1111/evo.12197&lt;/doi&gt;&lt;startpage&gt;3339&lt;/startpage&gt;&lt;publication_date&gt;99201311001200000000220000&lt;/publication_date&gt;&lt;url&gt;http://onlinelibrary.wiley.com/doi/10.1111/evo.12197/full&lt;/url&gt;&lt;type&gt;400&lt;/type&gt;&lt;title&gt;The evolutionary history of cetacean brain and body size.&lt;/title&gt;&lt;submission_date&gt;99201302261200000000222000&lt;/submission_date&gt;&lt;number&gt;11&lt;/number&gt;&lt;institution&gt;Department of Zoology, University of Cambridge, Downing Street, Cambridge, United Kingdom. stephen.montgomery@cantab.net.&lt;/institution&gt;&lt;subtype&gt;400&lt;/subtype&gt;&lt;endpage&gt;3353&lt;/endpage&gt;&lt;bundle&gt;&lt;publication&gt;&lt;title&gt;Evolution&lt;/title&gt;&lt;type&gt;-100&lt;/type&gt;&lt;subtype&gt;-100&lt;/subtype&gt;&lt;uuid&gt;11CCC7FE-B10E-4A83-8AA4-9B365865873C&lt;/uuid&gt;&lt;/publication&gt;&lt;/bundle&gt;&lt;authors&gt;&lt;author&gt;&lt;firstName&gt;Stephen&lt;/firstName&gt;&lt;middleNames&gt;H&lt;/middleNames&gt;&lt;lastName&gt;Montgomery&lt;/lastName&gt;&lt;/author&gt;&lt;author&gt;&lt;firstName&gt;Jonathan&lt;/firstName&gt;&lt;middleNames&gt;H&lt;/middleNames&gt;&lt;lastName&gt;Geisler&lt;/lastName&gt;&lt;/author&gt;&lt;author&gt;&lt;firstName&gt;Michael&lt;/firstName&gt;&lt;middleNames&gt;R&lt;/middleNames&gt;&lt;lastName&gt;McGowen&lt;/lastName&gt;&lt;/author&gt;&lt;author&gt;&lt;firstName&gt;Charlotte&lt;/firstName&gt;&lt;lastName&gt;Fox&lt;/lastName&gt;&lt;/author&gt;&lt;author&gt;&lt;firstName&gt;Lori&lt;/firstName&gt;&lt;lastName&gt;Marino&lt;/lastName&gt;&lt;/author&gt;&lt;author&gt;&lt;firstName&gt;John&lt;/firstName&gt;&lt;lastName&gt;Gatesy&lt;/lastName&gt;&lt;/author&gt;&lt;/authors&gt;&lt;/publication&gt;&lt;publication&gt;&lt;uuid&gt;7FDD36A1-1B59-4F16-BF9F-4E0DAC4C7B6D&lt;/uuid&gt;&lt;volume&gt;281&lt;/volume&gt;&lt;doi&gt;10.1002/ar.a.20128&lt;/doi&gt;&lt;startpage&gt;1247&lt;/startpage&gt;&lt;publication_date&gt;99200412001200000000220000&lt;/publication_date&gt;&lt;url&gt;http://eutils.ncbi.nlm.nih.gov/entrez/eutils/elink.fcgi?dbfrom=pubmed&amp;amp;id=15497142&amp;amp;retmode=ref&amp;amp;cmd=prlinks&lt;/url&gt;&lt;type&gt;400&lt;/type&gt;&lt;title&gt;Origin and evolution of large brains in toothed whales.&lt;/title&gt;&lt;institution&gt;Neuroscience and Behavioral Biology Program, Emory University, 1462 Clifton Road, Ste. 304, Atlanta, GA 30322, USA. lmarino@emory.edu&lt;/institution&gt;&lt;number&gt;2&lt;/number&gt;&lt;subtype&gt;400&lt;/subtype&gt;&lt;endpage&gt;1255&lt;/endpage&gt;&lt;bundle&gt;&lt;publication&gt;&lt;title&gt;The Anatomical Record Part A Discoveries in Molecular Cellular and Evolutionary Biology&lt;/title&gt;&lt;type&gt;-100&lt;/type&gt;&lt;subtype&gt;-100&lt;/subtype&gt;&lt;uuid&gt;382F3081-A575-4D2A-A192-D7037DE219E8&lt;/uuid&gt;&lt;/publication&gt;&lt;/bundle&gt;&lt;authors&gt;&lt;author&gt;&lt;firstName&gt;Lori&lt;/firstName&gt;&lt;lastName&gt;Marino&lt;/lastName&gt;&lt;/author&gt;&lt;author&gt;&lt;firstName&gt;Daniel&lt;/firstName&gt;&lt;middleNames&gt;W&lt;/middleNames&gt;&lt;lastName&gt;McShea&lt;/lastName&gt;&lt;/author&gt;&lt;author&gt;&lt;firstName&gt;Mark&lt;/firstName&gt;&lt;middleNames&gt;D&lt;/middleNames&gt;&lt;lastName&gt;Uhen&lt;/lastName&gt;&lt;/author&gt;&lt;/authors&gt;&lt;/publication&gt;&lt;/publications&gt;&lt;cites&gt;&lt;/cites&gt;&lt;/citation&gt;</w:instrText>
      </w:r>
      <w:r w:rsidR="006F50F2">
        <w:rPr>
          <w:rFonts w:ascii="Times New Roman" w:hAnsi="Times New Roman" w:cs="Times New Roman"/>
        </w:rPr>
        <w:fldChar w:fldCharType="separate"/>
      </w:r>
      <w:r w:rsidR="00D45F4E">
        <w:rPr>
          <w:rFonts w:ascii="Times New Roman" w:hAnsi="Times New Roman" w:cs="Times New Roman"/>
        </w:rPr>
        <w:t>(Marino et al., 2004; Boddy et al., 2012; Montgomery et al., 2013)</w:t>
      </w:r>
      <w:r w:rsidR="006F50F2">
        <w:rPr>
          <w:rFonts w:ascii="Times New Roman" w:hAnsi="Times New Roman" w:cs="Times New Roman"/>
        </w:rPr>
        <w:fldChar w:fldCharType="end"/>
      </w:r>
      <w:r w:rsidR="007B2488">
        <w:rPr>
          <w:rFonts w:ascii="Times New Roman" w:hAnsi="Times New Roman" w:cs="Times New Roman"/>
        </w:rPr>
        <w:t>.</w:t>
      </w:r>
      <w:r w:rsidR="00ED6376" w:rsidRPr="00ED6376">
        <w:rPr>
          <w:rFonts w:ascii="Times New Roman" w:hAnsi="Times New Roman" w:cs="Times New Roman"/>
        </w:rPr>
        <w:t xml:space="preserve"> </w:t>
      </w:r>
      <w:r w:rsidR="00ED6376">
        <w:rPr>
          <w:rFonts w:ascii="Times New Roman" w:hAnsi="Times New Roman" w:cs="Times New Roman"/>
        </w:rPr>
        <w:t>It should, however, be noted that different orders of mammals occupy different</w:t>
      </w:r>
      <w:r w:rsidR="00E74C45">
        <w:rPr>
          <w:rFonts w:ascii="Times New Roman" w:hAnsi="Times New Roman" w:cs="Times New Roman"/>
        </w:rPr>
        <w:t xml:space="preserve">, partially </w:t>
      </w:r>
      <w:r w:rsidR="004A20BB">
        <w:rPr>
          <w:rFonts w:ascii="Times New Roman" w:hAnsi="Times New Roman" w:cs="Times New Roman"/>
        </w:rPr>
        <w:t>overlapping</w:t>
      </w:r>
      <w:r w:rsidR="00ED6376">
        <w:rPr>
          <w:rFonts w:ascii="Times New Roman" w:hAnsi="Times New Roman" w:cs="Times New Roman"/>
        </w:rPr>
        <w:t xml:space="preserve"> durations an</w:t>
      </w:r>
      <w:r w:rsidR="00A6467F">
        <w:rPr>
          <w:rFonts w:ascii="Times New Roman" w:hAnsi="Times New Roman" w:cs="Times New Roman"/>
        </w:rPr>
        <w:t>d points in</w:t>
      </w:r>
      <w:r w:rsidR="000E14E6">
        <w:rPr>
          <w:rFonts w:ascii="Times New Roman" w:hAnsi="Times New Roman" w:cs="Times New Roman"/>
        </w:rPr>
        <w:t xml:space="preserve"> time over the last 65</w:t>
      </w:r>
      <w:r w:rsidR="00A6467F">
        <w:rPr>
          <w:rFonts w:ascii="Times New Roman" w:hAnsi="Times New Roman" w:cs="Times New Roman"/>
        </w:rPr>
        <w:t xml:space="preserve">My. </w:t>
      </w:r>
      <w:r w:rsidR="00613761">
        <w:rPr>
          <w:rFonts w:ascii="Times New Roman" w:hAnsi="Times New Roman" w:cs="Times New Roman"/>
        </w:rPr>
        <w:t>Some orders have existed much longer than others and thus span a much larger portion of the oxygen isotope record.</w:t>
      </w:r>
      <w:r w:rsidR="005C690C">
        <w:rPr>
          <w:rFonts w:ascii="Times New Roman" w:hAnsi="Times New Roman" w:cs="Times New Roman"/>
        </w:rPr>
        <w:t xml:space="preserve"> </w:t>
      </w:r>
      <w:r w:rsidR="00BF2AD7">
        <w:rPr>
          <w:rFonts w:ascii="Times New Roman" w:hAnsi="Times New Roman" w:cs="Times New Roman"/>
        </w:rPr>
        <w:t xml:space="preserve">This means that some orders will have experienced a wider range of selective pressures </w:t>
      </w:r>
      <w:r w:rsidR="00DC4C7B">
        <w:rPr>
          <w:rFonts w:ascii="Times New Roman" w:hAnsi="Times New Roman" w:cs="Times New Roman"/>
        </w:rPr>
        <w:t xml:space="preserve">some of which could </w:t>
      </w:r>
      <w:r w:rsidR="002B69D2">
        <w:rPr>
          <w:rFonts w:ascii="Times New Roman" w:hAnsi="Times New Roman" w:cs="Times New Roman"/>
        </w:rPr>
        <w:t>influence</w:t>
      </w:r>
      <w:r w:rsidR="00BF2AD7">
        <w:rPr>
          <w:rFonts w:ascii="Times New Roman" w:hAnsi="Times New Roman" w:cs="Times New Roman"/>
        </w:rPr>
        <w:t xml:space="preserve"> evolutionary shifts, speciation events, and extinctions.</w:t>
      </w:r>
      <w:r w:rsidR="006C1A8C">
        <w:rPr>
          <w:rFonts w:ascii="Times New Roman" w:hAnsi="Times New Roman" w:cs="Times New Roman"/>
        </w:rPr>
        <w:t xml:space="preserve"> </w:t>
      </w:r>
    </w:p>
    <w:p w14:paraId="0C6D20A1" w14:textId="6EAF1CED" w:rsidR="0044587D" w:rsidRDefault="00A41265" w:rsidP="00930B65">
      <w:pPr>
        <w:ind w:firstLine="720"/>
        <w:rPr>
          <w:rFonts w:ascii="Times New Roman" w:hAnsi="Times New Roman" w:cs="Times New Roman"/>
        </w:rPr>
      </w:pPr>
      <w:r>
        <w:rPr>
          <w:rFonts w:ascii="Times New Roman" w:hAnsi="Times New Roman" w:cs="Times New Roman"/>
        </w:rPr>
        <w:t>Hominin</w:t>
      </w:r>
      <w:r w:rsidR="0044499E">
        <w:rPr>
          <w:rFonts w:ascii="Times New Roman" w:hAnsi="Times New Roman" w:cs="Times New Roman"/>
        </w:rPr>
        <w:t xml:space="preserve">s </w:t>
      </w:r>
      <w:r w:rsidR="006C1A8C">
        <w:rPr>
          <w:rFonts w:ascii="Times New Roman" w:hAnsi="Times New Roman" w:cs="Times New Roman"/>
        </w:rPr>
        <w:t>occupy a particular</w:t>
      </w:r>
      <w:r w:rsidR="00907197">
        <w:rPr>
          <w:rFonts w:ascii="Times New Roman" w:hAnsi="Times New Roman" w:cs="Times New Roman"/>
        </w:rPr>
        <w:t>ly</w:t>
      </w:r>
      <w:r w:rsidR="006C1A8C">
        <w:rPr>
          <w:rFonts w:ascii="Times New Roman" w:hAnsi="Times New Roman" w:cs="Times New Roman"/>
        </w:rPr>
        <w:t xml:space="preserve"> short </w:t>
      </w:r>
      <w:r w:rsidR="00907197">
        <w:rPr>
          <w:rFonts w:ascii="Times New Roman" w:hAnsi="Times New Roman" w:cs="Times New Roman"/>
        </w:rPr>
        <w:t xml:space="preserve">and recent </w:t>
      </w:r>
      <w:r w:rsidR="006C1A8C">
        <w:rPr>
          <w:rFonts w:ascii="Times New Roman" w:hAnsi="Times New Roman" w:cs="Times New Roman"/>
        </w:rPr>
        <w:t>period of time (</w:t>
      </w:r>
      <w:r w:rsidR="00774646">
        <w:rPr>
          <w:rFonts w:ascii="Times New Roman" w:hAnsi="Times New Roman" w:cs="Times New Roman"/>
        </w:rPr>
        <w:t>the l</w:t>
      </w:r>
      <w:r w:rsidR="00907197">
        <w:rPr>
          <w:rFonts w:ascii="Times New Roman" w:hAnsi="Times New Roman" w:cs="Times New Roman"/>
        </w:rPr>
        <w:t xml:space="preserve">ast </w:t>
      </w:r>
      <w:r w:rsidR="006C1A8C">
        <w:rPr>
          <w:rFonts w:ascii="Times New Roman" w:hAnsi="Times New Roman" w:cs="Times New Roman"/>
        </w:rPr>
        <w:t>~5-7My)</w:t>
      </w:r>
      <w:r w:rsidR="00907197">
        <w:rPr>
          <w:rFonts w:ascii="Times New Roman" w:hAnsi="Times New Roman" w:cs="Times New Roman"/>
        </w:rPr>
        <w:t>. This is, of course, partly due to the fact that they represent</w:t>
      </w:r>
      <w:r w:rsidR="00051AD7">
        <w:rPr>
          <w:rFonts w:ascii="Times New Roman" w:hAnsi="Times New Roman" w:cs="Times New Roman"/>
        </w:rPr>
        <w:t xml:space="preserve"> a</w:t>
      </w:r>
      <w:r w:rsidR="00907197">
        <w:rPr>
          <w:rFonts w:ascii="Times New Roman" w:hAnsi="Times New Roman" w:cs="Times New Roman"/>
        </w:rPr>
        <w:t xml:space="preserve"> taxonomic tribe rather than an order like the other </w:t>
      </w:r>
      <w:r w:rsidR="0044499E">
        <w:rPr>
          <w:rFonts w:ascii="Times New Roman" w:hAnsi="Times New Roman" w:cs="Times New Roman"/>
        </w:rPr>
        <w:t>taxa</w:t>
      </w:r>
      <w:r w:rsidR="00907197">
        <w:rPr>
          <w:rFonts w:ascii="Times New Roman" w:hAnsi="Times New Roman" w:cs="Times New Roman"/>
        </w:rPr>
        <w:t xml:space="preserve"> investigated here.</w:t>
      </w:r>
      <w:r w:rsidR="00A51CA8">
        <w:rPr>
          <w:rFonts w:ascii="Times New Roman" w:hAnsi="Times New Roman" w:cs="Times New Roman"/>
        </w:rPr>
        <w:t xml:space="preserve"> Despite having only existed during this relatively brief time, </w:t>
      </w:r>
      <w:r>
        <w:rPr>
          <w:rFonts w:ascii="Times New Roman" w:hAnsi="Times New Roman" w:cs="Times New Roman"/>
        </w:rPr>
        <w:t>Hominin</w:t>
      </w:r>
      <w:r w:rsidR="00A51CA8">
        <w:rPr>
          <w:rFonts w:ascii="Times New Roman" w:hAnsi="Times New Roman" w:cs="Times New Roman"/>
        </w:rPr>
        <w:t xml:space="preserve">s </w:t>
      </w:r>
      <w:r w:rsidR="004F7105">
        <w:rPr>
          <w:rFonts w:ascii="Times New Roman" w:hAnsi="Times New Roman" w:cs="Times New Roman"/>
        </w:rPr>
        <w:t xml:space="preserve">collectively </w:t>
      </w:r>
      <w:r w:rsidR="00A51CA8">
        <w:rPr>
          <w:rFonts w:ascii="Times New Roman" w:hAnsi="Times New Roman" w:cs="Times New Roman"/>
        </w:rPr>
        <w:t>have undergone drastic</w:t>
      </w:r>
      <w:r w:rsidR="004F7105">
        <w:rPr>
          <w:rFonts w:ascii="Times New Roman" w:hAnsi="Times New Roman" w:cs="Times New Roman"/>
        </w:rPr>
        <w:t xml:space="preserve"> </w:t>
      </w:r>
      <w:r w:rsidR="00DB5207">
        <w:rPr>
          <w:rFonts w:ascii="Times New Roman" w:hAnsi="Times New Roman" w:cs="Times New Roman"/>
        </w:rPr>
        <w:t>evolutionary increase</w:t>
      </w:r>
      <w:r w:rsidR="004F7105">
        <w:rPr>
          <w:rFonts w:ascii="Times New Roman" w:hAnsi="Times New Roman" w:cs="Times New Roman"/>
        </w:rPr>
        <w:t>s</w:t>
      </w:r>
      <w:r w:rsidR="00DB5207">
        <w:rPr>
          <w:rFonts w:ascii="Times New Roman" w:hAnsi="Times New Roman" w:cs="Times New Roman"/>
        </w:rPr>
        <w:t xml:space="preserve"> in brain size</w:t>
      </w:r>
      <w:r w:rsidR="004F7105">
        <w:rPr>
          <w:rFonts w:ascii="Times New Roman" w:hAnsi="Times New Roman" w:cs="Times New Roman"/>
        </w:rPr>
        <w:t xml:space="preserve"> </w:t>
      </w:r>
      <w:r w:rsidR="006958F1">
        <w:rPr>
          <w:rFonts w:ascii="Times New Roman" w:hAnsi="Times New Roman" w:cs="Times New Roman"/>
        </w:rPr>
        <w:t>which</w:t>
      </w:r>
      <w:r w:rsidR="00DB5207">
        <w:rPr>
          <w:rFonts w:ascii="Times New Roman" w:hAnsi="Times New Roman" w:cs="Times New Roman"/>
        </w:rPr>
        <w:t xml:space="preserve"> may</w:t>
      </w:r>
      <w:r w:rsidR="00774646">
        <w:rPr>
          <w:rFonts w:ascii="Times New Roman" w:hAnsi="Times New Roman" w:cs="Times New Roman"/>
        </w:rPr>
        <w:t xml:space="preserve"> have</w:t>
      </w:r>
      <w:r w:rsidR="00DB5207">
        <w:rPr>
          <w:rFonts w:ascii="Times New Roman" w:hAnsi="Times New Roman" w:cs="Times New Roman"/>
        </w:rPr>
        <w:t xml:space="preserve"> been </w:t>
      </w:r>
      <w:r w:rsidR="006958F1">
        <w:rPr>
          <w:rFonts w:ascii="Times New Roman" w:hAnsi="Times New Roman" w:cs="Times New Roman"/>
        </w:rPr>
        <w:t>in response</w:t>
      </w:r>
      <w:r w:rsidR="00DB5207">
        <w:rPr>
          <w:rFonts w:ascii="Times New Roman" w:hAnsi="Times New Roman" w:cs="Times New Roman"/>
        </w:rPr>
        <w:t xml:space="preserve"> to greater</w:t>
      </w:r>
      <w:r w:rsidR="006958F1">
        <w:rPr>
          <w:rFonts w:ascii="Times New Roman" w:hAnsi="Times New Roman" w:cs="Times New Roman"/>
        </w:rPr>
        <w:t xml:space="preserve"> selective pressures for cognitive</w:t>
      </w:r>
      <w:r w:rsidR="00F7480A">
        <w:rPr>
          <w:rFonts w:ascii="Times New Roman" w:hAnsi="Times New Roman" w:cs="Times New Roman"/>
        </w:rPr>
        <w:t>ly-mediated</w:t>
      </w:r>
      <w:r w:rsidR="00DB5207">
        <w:rPr>
          <w:rFonts w:ascii="Times New Roman" w:hAnsi="Times New Roman" w:cs="Times New Roman"/>
        </w:rPr>
        <w:t xml:space="preserve"> adaptability and problem solving in novel environments </w:t>
      </w:r>
      <w:r w:rsidR="00A718BC">
        <w:rPr>
          <w:rFonts w:ascii="Times New Roman" w:hAnsi="Times New Roman" w:cs="Times New Roman"/>
        </w:rPr>
        <w:fldChar w:fldCharType="begin"/>
      </w:r>
      <w:r w:rsidR="006E3C20">
        <w:rPr>
          <w:rFonts w:ascii="Times New Roman" w:hAnsi="Times New Roman" w:cs="Times New Roman"/>
        </w:rPr>
        <w:instrText xml:space="preserve"> ADDIN PAPERS2_CITATIONS &lt;citation&gt;&lt;uuid&gt;CAA99924-70B2-4399-9356-285F7138B3B9&lt;/uuid&gt;&lt;priority&gt;39&lt;/priority&gt;&lt;publications&gt;&lt;publication&gt;&lt;volume&gt;172 Suppl 1&lt;/volume&gt;&lt;publication_date&gt;99200807001200000000220000&lt;/publication_date&gt;&lt;doi&gt;10.1086/588304&lt;/doi&gt;&lt;institution&gt;Centre for Ecological Research and Applied Forestries, Autonomous University of Barcelona, E-08193 Bellaterra, Catalonia, Spain. d.sol@creaf.uab.es&lt;/institution&gt;&lt;startpage&gt;S63&lt;/startpage&gt;&lt;title&gt;Brain size predicts the success of mammal species introduced into novel environments.&lt;/title&gt;&lt;uuid&gt;F8FF1A00-0362-42F0-AA54-918697E0DE40&lt;/uuid&gt;&lt;subtype&gt;400&lt;/subtype&gt;&lt;endpage&gt;71&lt;/endpage&gt;&lt;type&gt;400&lt;/type&gt;&lt;url&gt;http://eutils.ncbi.nlm.nih.gov/entrez/eutils/elink.fcgi?dbfrom=pubmed&amp;amp;id=18554145&amp;amp;retmode=ref&amp;amp;cmd=prlinks&lt;/url&gt;&lt;bundle&gt;&lt;publication&gt;&lt;title&gt;The American naturalist&lt;/title&gt;&lt;type&gt;-100&lt;/type&gt;&lt;subtype&gt;-100&lt;/subtype&gt;&lt;uuid&gt;4E237455-DB3D-4BA3-B977-F82F5AC8B531&lt;/uuid&gt;&lt;/publication&gt;&lt;/bundle&gt;&lt;authors&gt;&lt;author&gt;&lt;firstName&gt;Daniel&lt;/firstName&gt;&lt;lastName&gt;Sol&lt;/lastName&gt;&lt;/author&gt;&lt;author&gt;&lt;firstName&gt;Sven&lt;/firstName&gt;&lt;lastName&gt;Bacher&lt;/lastName&gt;&lt;/author&gt;&lt;author&gt;&lt;firstName&gt;Simon&lt;/firstName&gt;&lt;middleNames&gt;M&lt;/middleNames&gt;&lt;lastName&gt;Reader&lt;/lastName&gt;&lt;/author&gt;&lt;author&gt;&lt;firstName&gt;Louis&lt;/firstName&gt;&lt;lastName&gt;Lefebvre&lt;/lastName&gt;&lt;/author&gt;&lt;/authors&gt;&lt;/publication&gt;&lt;publication&gt;&lt;uuid&gt;96F095F4-CFA0-46CA-B3CF-2FFA8186D07E&lt;/uuid&gt;&lt;volume&gt;102&lt;/volume&gt;&lt;doi&gt;10.1073/pnas.0408145102&lt;/doi&gt;&lt;startpage&gt;5460&lt;/startpage&gt;&lt;publication_date&gt;99200504121200000000222000&lt;/publication_date&gt;&lt;url&gt;http://eutils.ncbi.nlm.nih.gov/entrez/eutils/elink.fcgi?dbfrom=pubmed&amp;amp;id=15784743&amp;amp;retmode=ref&amp;amp;cmd=prlinks&lt;/url&gt;&lt;type&gt;400&lt;/type&gt;&lt;title&gt;Big brains, enhanced cognition, and response of birds to novel environments.&lt;/title&gt;&lt;institution&gt;Centre de Recerca Ecològica i Aplicacions Forestals, Universitat Autònoma de Barcelona, E-08193 Bellaterra, Catalonia, Spain. d.sol@creaf.uab.es&lt;/institution&gt;&lt;number&gt;15&lt;/number&gt;&lt;subtype&gt;400&lt;/subtype&gt;&lt;endpage&gt;5465&lt;/endpage&gt;&lt;bundle&gt;&lt;publication&gt;&lt;publisher&gt;National Acad Sciences&lt;/publisher&gt;&lt;title&gt;Proceedings of the National Academy of Sciences&lt;/title&gt;&lt;type&gt;-100&lt;/type&gt;&lt;subtype&gt;-100&lt;/subtype&gt;&lt;uuid&gt;39EB5C34-AF87-4199-B030-005466F4F0AF&lt;/uuid&gt;&lt;/publication&gt;&lt;/bundle&gt;&lt;authors&gt;&lt;author&gt;&lt;firstName&gt;Daniel&lt;/firstName&gt;&lt;lastName&gt;Sol&lt;/lastName&gt;&lt;/author&gt;&lt;author&gt;&lt;firstName&gt;Richard&lt;/firstName&gt;&lt;middleNames&gt;P&lt;/middleNames&gt;&lt;lastName&gt;Duncan&lt;/lastName&gt;&lt;/author&gt;&lt;author&gt;&lt;firstName&gt;Tim&lt;/firstName&gt;&lt;middleNames&gt;M&lt;/middleNames&gt;&lt;lastName&gt;Blackburn&lt;/lastName&gt;&lt;/author&gt;&lt;author&gt;&lt;firstName&gt;Phillip&lt;/firstName&gt;&lt;lastName&gt;Cassey&lt;/lastName&gt;&lt;/author&gt;&lt;author&gt;&lt;firstName&gt;Louis&lt;/firstName&gt;&lt;lastName&gt;Lefebvre&lt;/lastName&gt;&lt;/author&gt;&lt;/authors&gt;&lt;/publication&gt;&lt;/publications&gt;&lt;cites&gt;&lt;/cites&gt;&lt;/citation&gt;</w:instrText>
      </w:r>
      <w:r w:rsidR="00A718BC">
        <w:rPr>
          <w:rFonts w:ascii="Times New Roman" w:hAnsi="Times New Roman" w:cs="Times New Roman"/>
        </w:rPr>
        <w:fldChar w:fldCharType="separate"/>
      </w:r>
      <w:r w:rsidR="00D45F4E">
        <w:rPr>
          <w:rFonts w:ascii="Times New Roman" w:hAnsi="Times New Roman" w:cs="Times New Roman"/>
        </w:rPr>
        <w:t>(Sol et al., 2005; 2008)</w:t>
      </w:r>
      <w:r w:rsidR="00A718BC">
        <w:rPr>
          <w:rFonts w:ascii="Times New Roman" w:hAnsi="Times New Roman" w:cs="Times New Roman"/>
        </w:rPr>
        <w:fldChar w:fldCharType="end"/>
      </w:r>
      <w:r w:rsidR="00DB5207">
        <w:rPr>
          <w:rFonts w:ascii="Times New Roman" w:hAnsi="Times New Roman" w:cs="Times New Roman"/>
        </w:rPr>
        <w:t xml:space="preserve">. </w:t>
      </w:r>
      <w:r w:rsidR="006B7F4B">
        <w:rPr>
          <w:rFonts w:ascii="Times New Roman" w:hAnsi="Times New Roman" w:cs="Times New Roman"/>
        </w:rPr>
        <w:t>This rapid in</w:t>
      </w:r>
      <w:r w:rsidR="00535C08">
        <w:rPr>
          <w:rFonts w:ascii="Times New Roman" w:hAnsi="Times New Roman" w:cs="Times New Roman"/>
        </w:rPr>
        <w:t xml:space="preserve">crease in brain mass </w:t>
      </w:r>
      <w:r w:rsidR="00774646">
        <w:rPr>
          <w:rFonts w:ascii="Times New Roman" w:hAnsi="Times New Roman" w:cs="Times New Roman"/>
        </w:rPr>
        <w:t>drastically deviates from the allometrically predicted</w:t>
      </w:r>
      <w:r w:rsidR="00535C08">
        <w:rPr>
          <w:rFonts w:ascii="Times New Roman" w:hAnsi="Times New Roman" w:cs="Times New Roman"/>
        </w:rPr>
        <w:t xml:space="preserve"> </w:t>
      </w:r>
      <w:r w:rsidR="00774646">
        <w:rPr>
          <w:rFonts w:ascii="Times New Roman" w:hAnsi="Times New Roman" w:cs="Times New Roman"/>
        </w:rPr>
        <w:t>brain mass of a primate of our body size</w:t>
      </w:r>
      <w:r w:rsidR="00566CD7">
        <w:rPr>
          <w:rFonts w:ascii="Times New Roman" w:hAnsi="Times New Roman" w:cs="Times New Roman"/>
        </w:rPr>
        <w:t xml:space="preserve"> and </w:t>
      </w:r>
      <w:r w:rsidR="00535C08">
        <w:rPr>
          <w:rFonts w:ascii="Times New Roman" w:hAnsi="Times New Roman" w:cs="Times New Roman"/>
        </w:rPr>
        <w:t>relates to many of our the enhanced cognitive capacities of humans including tool manufacturing, complex social cognition, and language</w:t>
      </w:r>
      <w:r w:rsidR="001B44C0">
        <w:rPr>
          <w:rFonts w:ascii="Times New Roman" w:hAnsi="Times New Roman" w:cs="Times New Roman"/>
        </w:rPr>
        <w:t xml:space="preserve"> </w:t>
      </w:r>
      <w:r w:rsidR="0053689B">
        <w:rPr>
          <w:rFonts w:ascii="Times New Roman" w:hAnsi="Times New Roman" w:cs="Times New Roman"/>
        </w:rPr>
        <w:fldChar w:fldCharType="begin"/>
      </w:r>
      <w:r w:rsidR="006E3C20">
        <w:rPr>
          <w:rFonts w:ascii="Times New Roman" w:hAnsi="Times New Roman" w:cs="Times New Roman"/>
        </w:rPr>
        <w:instrText xml:space="preserve"> ADDIN PAPERS2_CITATIONS &lt;citation&gt;&lt;uuid&gt;1B64A09E-6D22-4418-8316-486CF85B47F3&lt;/uuid&gt;&lt;priority&gt;41&lt;/priority&gt;&lt;publications&gt;&lt;publication&gt;&lt;publication_date&gt;99200800001200000000200000&lt;/publication_date&gt;&lt;startpage&gt;269&lt;/startpage&gt;&lt;title&gt;What is Special about the Human Brain?&lt;/title&gt;&lt;uuid&gt;DB86F197-F5A9-4718-A9B0-0286AC841465&lt;/uuid&gt;&lt;subtype&gt;0&lt;/subtype&gt;&lt;publisher&gt;Oxford University Press, USA&lt;/publisher&gt;&lt;type&gt;0&lt;/type&gt;&lt;url&gt;http://books.google.com/books?id=VexYLQAACAAJ&amp;amp;dq=intitle:What+is+special+about+the+human+brain&amp;amp;hl=&amp;amp;cd=1&amp;amp;source=gbs_api&lt;/url&gt;&lt;authors&gt;&lt;author&gt;&lt;firstName&gt;R&lt;/firstName&gt;&lt;middleNames&gt;E&lt;/middleNames&gt;&lt;lastName&gt;Passingham&lt;/lastName&gt;&lt;/author&gt;&lt;/authors&gt;&lt;/publication&gt;&lt;publication&gt;&lt;volume&gt;212&lt;/volume&gt;&lt;publication_date&gt;99200804001200000000220000&lt;/publication_date&gt;&lt;number&gt;4&lt;/number&gt;&lt;doi&gt;10.1111/j.1469-7580.2008.00868.x&lt;/doi&gt;&lt;startpage&gt;426&lt;/startpage&gt;&lt;title&gt;A natural history of the human mind: tracing evolutionary changes in brain and cognition&lt;/title&gt;&lt;uuid&gt;D922CB39-EC9B-4BD4-9B2B-1786FD4A8350&lt;/uuid&gt;&lt;subtype&gt;400&lt;/subtype&gt;&lt;endpage&gt;454&lt;/endpage&gt;&lt;type&gt;400&lt;/type&gt;&lt;url&gt;http://doi.wiley.com/10.1111/j.1469-7580.2008.00868.x&lt;/url&gt;&lt;bundle&gt;&lt;publication&gt;&lt;title&gt;Journal of Anatomy&lt;/title&gt;&lt;type&gt;-100&lt;/type&gt;&lt;subtype&gt;-100&lt;/subtype&gt;&lt;uuid&gt;49D2166C-83AC-4BD7-BFAC-B9C35AF60B25&lt;/uuid&gt;&lt;/publication&gt;&lt;/bundle&gt;&lt;authors&gt;&lt;author&gt;&lt;firstName&gt;Chet&lt;/firstName&gt;&lt;middleNames&gt;C&lt;/middleNames&gt;&lt;lastName&gt;Sherwood&lt;/lastName&gt;&lt;/author&gt;&lt;author&gt;&lt;firstName&gt;Francys&lt;/firstName&gt;&lt;lastName&gt;Subiaul&lt;/lastName&gt;&lt;/author&gt;&lt;author&gt;&lt;firstName&gt;Tadeusz&lt;/firstName&gt;&lt;middleNames&gt;W&lt;/middleNames&gt;&lt;lastName&gt;Zawidzki&lt;/lastName&gt;&lt;/author&gt;&lt;/authors&gt;&lt;/publication&gt;&lt;publication&gt;&lt;uuid&gt;D9B31F38-94EB-46F3-B56A-F678491CB4C8&lt;/uuid&gt;&lt;volume&gt;33&lt;/volume&gt;&lt;startpage&gt;273&lt;/startpage&gt;&lt;publication_date&gt;99200007001200000000220000&lt;/publication_date&gt;&lt;url&gt;http://eutils.ncbi.nlm.nih.gov/entrez/eutils/elink.fcgi?dbfrom=pubmed&amp;amp;id=11001156&amp;amp;retmode=ref&amp;amp;cmd=prlinks&lt;/url&gt;&lt;type&gt;400&lt;/type&gt;&lt;title&gt;Evolutionary perspectives on language and brain plasticity.&lt;/title&gt;&lt;location&gt;&amp;lt;html&amp;gt;&amp;lt;head&amp;gt;&amp;lt;meta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Home&amp;lt;/a&amp;gt;&amp;lt;/div&amp;gt;&amp;lt;/body&amp;gt;&amp;lt;/html&amp;gt;&lt;/location&gt;&lt;institution&gt;Department of Anthropology, Boston University, Massachusetts, USA. twdeacon@bu.edu&lt;/institution&gt;&lt;number&gt;4&lt;/number&gt;&lt;subtype&gt;400&lt;/subtype&gt;&lt;endpage&gt;90- quiz 290-1&lt;/endpage&gt;&lt;bundle&gt;&lt;publication&gt;&lt;title&gt;Journal of communication disorders&lt;/title&gt;&lt;type&gt;-100&lt;/type&gt;&lt;subtype&gt;-100&lt;/subtype&gt;&lt;uuid&gt;99D1C968-3218-4239-87BC-9CF01214C3C1&lt;/uuid&gt;&lt;/publication&gt;&lt;/bundle&gt;&lt;authors&gt;&lt;author&gt;&lt;firstName&gt;T&lt;/firstName&gt;&lt;middleNames&gt;W&lt;/middleNames&gt;&lt;lastName&gt;Deacon&lt;/lastName&gt;&lt;/author&gt;&lt;/authors&gt;&lt;/publication&gt;&lt;publication&gt;&lt;volume&gt;367&lt;/volume&gt;&lt;publication_date&gt;99201201121200000000222000&lt;/publication_date&gt;&lt;number&gt;1585&lt;/number&gt;&lt;doi&gt;10.1098/rstb.2011.0099&lt;/doi&gt;&lt;startpage&gt;75&lt;/startpage&gt;&lt;title&gt;Stone tools, language and the brain in human evolution.&lt;/title&gt;&lt;uuid&gt;753D5C36-925E-4874-8CF4-4112FFBBCCDA&lt;/uuid&gt;&lt;subtype&gt;400&lt;/subtype&gt;&lt;endpage&gt;87&lt;/endpage&gt;&lt;type&gt;400&lt;/type&gt;&lt;url&gt;http://rstb.royalsocietypublishing.org/content/367/1585/75.short&lt;/url&gt;&lt;bundle&gt;&lt;publication&gt;&lt;title&gt;Philosophical Transactions of the Royal Society B: Biological Sciences&lt;/title&gt;&lt;type&gt;-100&lt;/type&gt;&lt;subtype&gt;-100&lt;/subtype&gt;&lt;uuid&gt;93DA7FC9-7034-4E2C-A050-F7D12CBF826C&lt;/uuid&gt;&lt;/publication&gt;&lt;/bundle&gt;&lt;authors&gt;&lt;author&gt;&lt;firstName&gt;Dietrich&lt;/firstName&gt;&lt;lastName&gt;Stout&lt;/lastName&gt;&lt;/author&gt;&lt;author&gt;&lt;firstName&gt;Thierry&lt;/firstName&gt;&lt;lastName&gt;Chaminade&lt;/lastName&gt;&lt;/author&gt;&lt;/authors&gt;&lt;/publication&gt;&lt;/publications&gt;&lt;cites&gt;&lt;/cites&gt;&lt;/citation&gt;</w:instrText>
      </w:r>
      <w:r w:rsidR="0053689B">
        <w:rPr>
          <w:rFonts w:ascii="Times New Roman" w:hAnsi="Times New Roman" w:cs="Times New Roman"/>
        </w:rPr>
        <w:fldChar w:fldCharType="separate"/>
      </w:r>
      <w:r w:rsidR="00D45F4E">
        <w:rPr>
          <w:rFonts w:ascii="Times New Roman" w:hAnsi="Times New Roman" w:cs="Times New Roman"/>
        </w:rPr>
        <w:t>(Deacon, 2000; Passingham, 2008; Sherwood et al., 2008; Stout and Chaminade, 2012)</w:t>
      </w:r>
      <w:r w:rsidR="0053689B">
        <w:rPr>
          <w:rFonts w:ascii="Times New Roman" w:hAnsi="Times New Roman" w:cs="Times New Roman"/>
        </w:rPr>
        <w:fldChar w:fldCharType="end"/>
      </w:r>
      <w:r w:rsidR="00535C08">
        <w:rPr>
          <w:rFonts w:ascii="Times New Roman" w:hAnsi="Times New Roman" w:cs="Times New Roman"/>
        </w:rPr>
        <w:t xml:space="preserve">. </w:t>
      </w:r>
      <w:r w:rsidR="00970291">
        <w:rPr>
          <w:rFonts w:ascii="Times New Roman" w:hAnsi="Times New Roman" w:cs="Times New Roman"/>
        </w:rPr>
        <w:t>The results of our analyses confirm the many previous observations that Hominin brain size has increase</w:t>
      </w:r>
      <w:r w:rsidR="00A31CC1">
        <w:rPr>
          <w:rFonts w:ascii="Times New Roman" w:hAnsi="Times New Roman" w:cs="Times New Roman"/>
        </w:rPr>
        <w:t>d</w:t>
      </w:r>
      <w:r w:rsidR="00970291">
        <w:rPr>
          <w:rFonts w:ascii="Times New Roman" w:hAnsi="Times New Roman" w:cs="Times New Roman"/>
        </w:rPr>
        <w:t xml:space="preserve"> dras</w:t>
      </w:r>
      <w:r w:rsidR="001C1146">
        <w:rPr>
          <w:rFonts w:ascii="Times New Roman" w:hAnsi="Times New Roman" w:cs="Times New Roman"/>
        </w:rPr>
        <w:t xml:space="preserve">tically since their divergence from the </w:t>
      </w:r>
      <w:r w:rsidR="001C1146" w:rsidRPr="001C1146">
        <w:rPr>
          <w:rFonts w:ascii="Times New Roman" w:hAnsi="Times New Roman" w:cs="Times New Roman"/>
          <w:i/>
        </w:rPr>
        <w:t>Pan</w:t>
      </w:r>
      <w:r w:rsidR="008F3A86">
        <w:rPr>
          <w:rFonts w:ascii="Times New Roman" w:hAnsi="Times New Roman" w:cs="Times New Roman"/>
          <w:i/>
        </w:rPr>
        <w:t>-Homo</w:t>
      </w:r>
      <w:r w:rsidR="001E6971">
        <w:rPr>
          <w:rFonts w:ascii="Times New Roman" w:hAnsi="Times New Roman" w:cs="Times New Roman"/>
        </w:rPr>
        <w:t xml:space="preserve"> last common ancestor</w:t>
      </w:r>
      <w:r w:rsidR="00BB278D">
        <w:rPr>
          <w:rFonts w:ascii="Times New Roman" w:hAnsi="Times New Roman" w:cs="Times New Roman"/>
        </w:rPr>
        <w:t xml:space="preserve"> (LCA)</w:t>
      </w:r>
      <w:r w:rsidR="00970291">
        <w:rPr>
          <w:rFonts w:ascii="Times New Roman" w:hAnsi="Times New Roman" w:cs="Times New Roman"/>
        </w:rPr>
        <w:t>.</w:t>
      </w:r>
    </w:p>
    <w:p w14:paraId="373E298C" w14:textId="2FACD73F" w:rsidR="00B41BFA" w:rsidRDefault="00050101" w:rsidP="00CC7192">
      <w:pPr>
        <w:ind w:firstLine="720"/>
        <w:rPr>
          <w:rFonts w:ascii="Times New Roman" w:hAnsi="Times New Roman" w:cs="Times New Roman"/>
        </w:rPr>
      </w:pPr>
      <w:r>
        <w:rPr>
          <w:rFonts w:ascii="Times New Roman" w:hAnsi="Times New Roman" w:cs="Times New Roman"/>
        </w:rPr>
        <w:t>The results using ancestral CC reconstructions</w:t>
      </w:r>
      <w:r w:rsidR="00ED6376">
        <w:rPr>
          <w:rFonts w:ascii="Times New Roman" w:hAnsi="Times New Roman" w:cs="Times New Roman"/>
        </w:rPr>
        <w:t xml:space="preserve"> showed a </w:t>
      </w:r>
      <w:r w:rsidR="00735FD8">
        <w:rPr>
          <w:rFonts w:ascii="Times New Roman" w:hAnsi="Times New Roman" w:cs="Times New Roman"/>
        </w:rPr>
        <w:t xml:space="preserve">rather </w:t>
      </w:r>
      <w:r w:rsidR="00ED6376">
        <w:rPr>
          <w:rFonts w:ascii="Times New Roman" w:hAnsi="Times New Roman" w:cs="Times New Roman"/>
        </w:rPr>
        <w:t xml:space="preserve">different pattern. Instead of an overall increase in CC over time, there was </w:t>
      </w:r>
      <w:r w:rsidR="00B41BFA">
        <w:rPr>
          <w:rFonts w:ascii="Times New Roman" w:hAnsi="Times New Roman" w:cs="Times New Roman"/>
        </w:rPr>
        <w:t xml:space="preserve">in fact </w:t>
      </w:r>
      <w:r w:rsidR="00ED6376">
        <w:rPr>
          <w:rFonts w:ascii="Times New Roman" w:hAnsi="Times New Roman" w:cs="Times New Roman"/>
        </w:rPr>
        <w:t xml:space="preserve">an opposite pattern of decreasing CC over time. When this was investigated at the </w:t>
      </w:r>
      <w:r w:rsidR="00B41BFA">
        <w:rPr>
          <w:rFonts w:ascii="Times New Roman" w:hAnsi="Times New Roman" w:cs="Times New Roman"/>
        </w:rPr>
        <w:t xml:space="preserve">level of individual orders, it was found that no order </w:t>
      </w:r>
      <w:r w:rsidR="00F93EEF">
        <w:rPr>
          <w:rFonts w:ascii="Times New Roman" w:hAnsi="Times New Roman" w:cs="Times New Roman"/>
        </w:rPr>
        <w:t xml:space="preserve">showed any significant change in CC over time </w:t>
      </w:r>
      <w:r w:rsidR="00427A38">
        <w:rPr>
          <w:rFonts w:ascii="Times New Roman" w:hAnsi="Times New Roman" w:cs="Times New Roman"/>
        </w:rPr>
        <w:t xml:space="preserve">except </w:t>
      </w:r>
      <w:r w:rsidR="00EE3313">
        <w:rPr>
          <w:rFonts w:ascii="Times New Roman" w:hAnsi="Times New Roman" w:cs="Times New Roman"/>
        </w:rPr>
        <w:t>Primate</w:t>
      </w:r>
      <w:r w:rsidR="00CC7192">
        <w:rPr>
          <w:rFonts w:ascii="Times New Roman" w:hAnsi="Times New Roman" w:cs="Times New Roman"/>
        </w:rPr>
        <w:t>s, which showed a</w:t>
      </w:r>
      <w:r w:rsidR="00F93EEF">
        <w:rPr>
          <w:rFonts w:ascii="Times New Roman" w:hAnsi="Times New Roman" w:cs="Times New Roman"/>
        </w:rPr>
        <w:t xml:space="preserve"> slight increase over time</w:t>
      </w:r>
      <w:r w:rsidR="00137E3E">
        <w:rPr>
          <w:rFonts w:ascii="Times New Roman" w:hAnsi="Times New Roman" w:cs="Times New Roman"/>
        </w:rPr>
        <w:t xml:space="preserve"> (</w:t>
      </w:r>
      <w:r w:rsidR="00137E3E" w:rsidRPr="00137E3E">
        <w:rPr>
          <w:rFonts w:ascii="Times New Roman" w:hAnsi="Times New Roman" w:cs="Times New Roman"/>
          <w:i/>
        </w:rPr>
        <w:t>Fig x</w:t>
      </w:r>
      <w:r w:rsidR="00137E3E">
        <w:rPr>
          <w:rFonts w:ascii="Times New Roman" w:hAnsi="Times New Roman" w:cs="Times New Roman"/>
        </w:rPr>
        <w:t>)</w:t>
      </w:r>
      <w:r w:rsidR="00F93EEF">
        <w:rPr>
          <w:rFonts w:ascii="Times New Roman" w:hAnsi="Times New Roman" w:cs="Times New Roman"/>
        </w:rPr>
        <w:t xml:space="preserve">. This seemingly </w:t>
      </w:r>
      <w:r w:rsidR="00F93EEF" w:rsidRPr="00875516">
        <w:rPr>
          <w:rFonts w:ascii="Times New Roman" w:hAnsi="Times New Roman" w:cs="Times New Roman"/>
        </w:rPr>
        <w:t xml:space="preserve">paradoxical pattern </w:t>
      </w:r>
      <w:r w:rsidR="002075E2" w:rsidRPr="00875516">
        <w:rPr>
          <w:rFonts w:ascii="Times New Roman" w:hAnsi="Times New Roman" w:cs="Times New Roman"/>
        </w:rPr>
        <w:t>is at least partially</w:t>
      </w:r>
      <w:r w:rsidR="00F93EEF" w:rsidRPr="00875516">
        <w:rPr>
          <w:rFonts w:ascii="Times New Roman" w:hAnsi="Times New Roman" w:cs="Times New Roman"/>
        </w:rPr>
        <w:t xml:space="preserve"> explained by the high rate of speciation </w:t>
      </w:r>
      <w:r w:rsidR="00CC7192" w:rsidRPr="00875516">
        <w:rPr>
          <w:rFonts w:ascii="Times New Roman" w:hAnsi="Times New Roman" w:cs="Times New Roman"/>
        </w:rPr>
        <w:t>in</w:t>
      </w:r>
      <w:r w:rsidR="00770B0C" w:rsidRPr="00875516">
        <w:rPr>
          <w:rFonts w:ascii="Times New Roman" w:hAnsi="Times New Roman" w:cs="Times New Roman"/>
        </w:rPr>
        <w:t xml:space="preserve"> smaller-brained Carnivora </w:t>
      </w:r>
      <w:r w:rsidR="00687EBF">
        <w:rPr>
          <w:rFonts w:ascii="Times New Roman" w:hAnsi="Times New Roman" w:cs="Times New Roman"/>
        </w:rPr>
        <w:t xml:space="preserve">(relative </w:t>
      </w:r>
      <w:r w:rsidR="00293B4E">
        <w:rPr>
          <w:rFonts w:ascii="Times New Roman" w:hAnsi="Times New Roman" w:cs="Times New Roman"/>
        </w:rPr>
        <w:t xml:space="preserve">to other </w:t>
      </w:r>
      <w:r w:rsidR="00CD6B4A">
        <w:rPr>
          <w:rFonts w:ascii="Times New Roman" w:hAnsi="Times New Roman" w:cs="Times New Roman"/>
        </w:rPr>
        <w:t xml:space="preserve">larger-bodied </w:t>
      </w:r>
      <w:r w:rsidR="00293B4E">
        <w:rPr>
          <w:rFonts w:ascii="Times New Roman" w:hAnsi="Times New Roman" w:cs="Times New Roman"/>
        </w:rPr>
        <w:t xml:space="preserve">orders) </w:t>
      </w:r>
      <w:r w:rsidR="00770B0C" w:rsidRPr="00875516">
        <w:rPr>
          <w:rFonts w:ascii="Times New Roman" w:hAnsi="Times New Roman" w:cs="Times New Roman"/>
        </w:rPr>
        <w:t>over</w:t>
      </w:r>
      <w:r w:rsidR="00CC7192" w:rsidRPr="00875516">
        <w:rPr>
          <w:rFonts w:ascii="Times New Roman" w:hAnsi="Times New Roman" w:cs="Times New Roman"/>
        </w:rPr>
        <w:t xml:space="preserve"> the last ~20 My, </w:t>
      </w:r>
      <w:r w:rsidR="00F93EEF" w:rsidRPr="00875516">
        <w:rPr>
          <w:rFonts w:ascii="Times New Roman" w:hAnsi="Times New Roman" w:cs="Times New Roman"/>
        </w:rPr>
        <w:t xml:space="preserve">(see </w:t>
      </w:r>
      <w:r w:rsidR="00F93EEF" w:rsidRPr="00875516">
        <w:rPr>
          <w:rFonts w:ascii="Times New Roman" w:hAnsi="Times New Roman" w:cs="Times New Roman"/>
          <w:i/>
        </w:rPr>
        <w:t>figure X</w:t>
      </w:r>
      <w:r w:rsidR="00F93EEF" w:rsidRPr="00875516">
        <w:rPr>
          <w:rFonts w:ascii="Times New Roman" w:hAnsi="Times New Roman" w:cs="Times New Roman"/>
        </w:rPr>
        <w:t>).</w:t>
      </w:r>
      <w:r w:rsidR="00770B0C" w:rsidRPr="00875516">
        <w:rPr>
          <w:rFonts w:ascii="Times New Roman" w:hAnsi="Times New Roman" w:cs="Times New Roman"/>
        </w:rPr>
        <w:t xml:space="preserve"> Indeed,</w:t>
      </w:r>
      <w:r w:rsidR="005F439E" w:rsidRPr="00875516">
        <w:rPr>
          <w:rFonts w:ascii="Times New Roman" w:hAnsi="Times New Roman" w:cs="Times New Roman"/>
        </w:rPr>
        <w:t xml:space="preserve"> when Carnivora are removed from the grouped orders analysi</w:t>
      </w:r>
      <w:r w:rsidR="00875516" w:rsidRPr="00875516">
        <w:rPr>
          <w:rFonts w:ascii="Times New Roman" w:hAnsi="Times New Roman" w:cs="Times New Roman"/>
        </w:rPr>
        <w:t xml:space="preserve">s </w:t>
      </w:r>
      <w:r w:rsidR="00D54159" w:rsidRPr="00875516">
        <w:rPr>
          <w:rFonts w:ascii="Times New Roman" w:hAnsi="Times New Roman" w:cs="Times New Roman"/>
        </w:rPr>
        <w:t>the effect size of the negative trend</w:t>
      </w:r>
      <w:r w:rsidR="00CC7192" w:rsidRPr="00875516">
        <w:rPr>
          <w:rFonts w:ascii="Times New Roman" w:hAnsi="Times New Roman" w:cs="Times New Roman"/>
        </w:rPr>
        <w:t xml:space="preserve"> </w:t>
      </w:r>
      <w:r w:rsidR="00D54159" w:rsidRPr="00875516">
        <w:rPr>
          <w:rFonts w:ascii="Times New Roman" w:hAnsi="Times New Roman" w:cs="Times New Roman"/>
        </w:rPr>
        <w:t xml:space="preserve">is reduced, though still </w:t>
      </w:r>
      <w:r w:rsidR="00A8270E" w:rsidRPr="00875516">
        <w:rPr>
          <w:rFonts w:ascii="Times New Roman" w:hAnsi="Times New Roman" w:cs="Times New Roman"/>
        </w:rPr>
        <w:t>significant</w:t>
      </w:r>
      <w:r w:rsidR="00D54159" w:rsidRPr="00875516">
        <w:rPr>
          <w:rFonts w:ascii="Times New Roman" w:hAnsi="Times New Roman" w:cs="Times New Roman"/>
        </w:rPr>
        <w:t xml:space="preserve"> (ce=</w:t>
      </w:r>
      <w:r w:rsidR="00D54159" w:rsidRPr="00875516">
        <w:t xml:space="preserve"> </w:t>
      </w:r>
      <w:r w:rsidR="00D54159" w:rsidRPr="00875516">
        <w:rPr>
          <w:rFonts w:ascii="Times New Roman" w:hAnsi="Times New Roman" w:cs="Times New Roman"/>
        </w:rPr>
        <w:t>0.024, se=</w:t>
      </w:r>
      <w:r w:rsidR="00D54159" w:rsidRPr="00875516">
        <w:t xml:space="preserve"> </w:t>
      </w:r>
      <w:r w:rsidR="00D54159" w:rsidRPr="00875516">
        <w:rPr>
          <w:rFonts w:ascii="Times New Roman" w:hAnsi="Times New Roman" w:cs="Times New Roman"/>
        </w:rPr>
        <w:t xml:space="preserve">0.009, p=0.009). </w:t>
      </w:r>
      <w:r w:rsidR="00770B0C" w:rsidRPr="00875516">
        <w:rPr>
          <w:rFonts w:ascii="Times New Roman" w:hAnsi="Times New Roman" w:cs="Times New Roman"/>
        </w:rPr>
        <w:t>Another contributing factor to the discrepancy between the fossil and the ancestral CC results was that it was not possible to include</w:t>
      </w:r>
      <w:r w:rsidR="00770B0C">
        <w:rPr>
          <w:rFonts w:ascii="Times New Roman" w:hAnsi="Times New Roman" w:cs="Times New Roman"/>
        </w:rPr>
        <w:t xml:space="preserve"> </w:t>
      </w:r>
      <w:r w:rsidR="00A41265">
        <w:rPr>
          <w:rFonts w:ascii="Times New Roman" w:hAnsi="Times New Roman" w:cs="Times New Roman"/>
        </w:rPr>
        <w:t>Hominin</w:t>
      </w:r>
      <w:r w:rsidR="00770B0C">
        <w:rPr>
          <w:rFonts w:ascii="Times New Roman" w:hAnsi="Times New Roman" w:cs="Times New Roman"/>
        </w:rPr>
        <w:t xml:space="preserve">s in the ancestral analyses, as </w:t>
      </w:r>
      <w:r w:rsidR="00770B0C" w:rsidRPr="00B41BFA">
        <w:rPr>
          <w:rFonts w:ascii="Times New Roman" w:hAnsi="Times New Roman" w:cs="Times New Roman"/>
          <w:i/>
        </w:rPr>
        <w:t>Homo sapiens</w:t>
      </w:r>
      <w:r w:rsidR="00770B0C">
        <w:rPr>
          <w:rFonts w:ascii="Times New Roman" w:hAnsi="Times New Roman" w:cs="Times New Roman"/>
        </w:rPr>
        <w:t xml:space="preserve"> are the sole extant representatives of the </w:t>
      </w:r>
      <w:r w:rsidR="00A41265">
        <w:rPr>
          <w:rFonts w:ascii="Times New Roman" w:hAnsi="Times New Roman" w:cs="Times New Roman"/>
        </w:rPr>
        <w:t>Hominin</w:t>
      </w:r>
      <w:r w:rsidR="00770B0C">
        <w:rPr>
          <w:rFonts w:ascii="Times New Roman" w:hAnsi="Times New Roman" w:cs="Times New Roman"/>
        </w:rPr>
        <w:t xml:space="preserve"> lineage. </w:t>
      </w:r>
      <w:r w:rsidR="00875516">
        <w:rPr>
          <w:rFonts w:ascii="Times New Roman" w:hAnsi="Times New Roman" w:cs="Times New Roman"/>
        </w:rPr>
        <w:t xml:space="preserve">The lack of a </w:t>
      </w:r>
      <w:r w:rsidR="00A41265">
        <w:rPr>
          <w:rFonts w:ascii="Times New Roman" w:hAnsi="Times New Roman" w:cs="Times New Roman"/>
        </w:rPr>
        <w:t>Hominin</w:t>
      </w:r>
      <w:r w:rsidR="00875516">
        <w:rPr>
          <w:rFonts w:ascii="Times New Roman" w:hAnsi="Times New Roman" w:cs="Times New Roman"/>
        </w:rPr>
        <w:t xml:space="preserve"> ancestral CC sample </w:t>
      </w:r>
      <w:r w:rsidR="00770B0C">
        <w:rPr>
          <w:rFonts w:ascii="Times New Roman" w:hAnsi="Times New Roman" w:cs="Times New Roman"/>
        </w:rPr>
        <w:t>further suppressed the more recent average CC when all taxa were grouped</w:t>
      </w:r>
      <w:r w:rsidR="00CD3948">
        <w:rPr>
          <w:rFonts w:ascii="Times New Roman" w:hAnsi="Times New Roman" w:cs="Times New Roman"/>
        </w:rPr>
        <w:t xml:space="preserve"> </w:t>
      </w:r>
      <w:r w:rsidR="00770B0C">
        <w:rPr>
          <w:rFonts w:ascii="Times New Roman" w:hAnsi="Times New Roman" w:cs="Times New Roman"/>
        </w:rPr>
        <w:t>together</w:t>
      </w:r>
      <w:r w:rsidR="00875516">
        <w:rPr>
          <w:rFonts w:ascii="Times New Roman" w:hAnsi="Times New Roman" w:cs="Times New Roman"/>
        </w:rPr>
        <w:t xml:space="preserve">. This is evidenced by the fact </w:t>
      </w:r>
      <w:r w:rsidR="005F439E" w:rsidRPr="00163319">
        <w:rPr>
          <w:rFonts w:ascii="Times New Roman" w:hAnsi="Times New Roman" w:cs="Times New Roman"/>
        </w:rPr>
        <w:t xml:space="preserve">that </w:t>
      </w:r>
      <w:r w:rsidR="00875516" w:rsidRPr="00163319">
        <w:rPr>
          <w:rFonts w:ascii="Times New Roman" w:hAnsi="Times New Roman" w:cs="Times New Roman"/>
        </w:rPr>
        <w:t xml:space="preserve">the effect of increasing brain size </w:t>
      </w:r>
      <w:r w:rsidR="00CD6B4A">
        <w:rPr>
          <w:rFonts w:ascii="Times New Roman" w:hAnsi="Times New Roman" w:cs="Times New Roman"/>
        </w:rPr>
        <w:t xml:space="preserve">over time </w:t>
      </w:r>
      <w:r w:rsidR="00875516" w:rsidRPr="00163319">
        <w:rPr>
          <w:rFonts w:ascii="Times New Roman" w:hAnsi="Times New Roman" w:cs="Times New Roman"/>
        </w:rPr>
        <w:t>was reduced (ce= -0.035, se=</w:t>
      </w:r>
      <w:r w:rsidR="00875516" w:rsidRPr="00163319">
        <w:t xml:space="preserve"> 0.007</w:t>
      </w:r>
      <w:r w:rsidR="00875516" w:rsidRPr="00163319">
        <w:rPr>
          <w:rFonts w:ascii="Times New Roman" w:hAnsi="Times New Roman" w:cs="Times New Roman"/>
        </w:rPr>
        <w:t xml:space="preserve">, p=0.000) </w:t>
      </w:r>
      <w:r w:rsidR="005F439E" w:rsidRPr="00163319">
        <w:rPr>
          <w:rFonts w:ascii="Times New Roman" w:hAnsi="Times New Roman" w:cs="Times New Roman"/>
        </w:rPr>
        <w:t xml:space="preserve">when </w:t>
      </w:r>
      <w:r w:rsidR="00A41265">
        <w:rPr>
          <w:rFonts w:ascii="Times New Roman" w:hAnsi="Times New Roman" w:cs="Times New Roman"/>
        </w:rPr>
        <w:t>Hominin</w:t>
      </w:r>
      <w:r w:rsidR="005F439E" w:rsidRPr="00163319">
        <w:rPr>
          <w:rFonts w:ascii="Times New Roman" w:hAnsi="Times New Roman" w:cs="Times New Roman"/>
        </w:rPr>
        <w:t xml:space="preserve">s are removed from the grouped fossil taxa </w:t>
      </w:r>
      <w:r w:rsidR="00066119" w:rsidRPr="00163319">
        <w:rPr>
          <w:rFonts w:ascii="Times New Roman" w:hAnsi="Times New Roman" w:cs="Times New Roman"/>
        </w:rPr>
        <w:t>analysis</w:t>
      </w:r>
      <w:r w:rsidR="00770B0C" w:rsidRPr="00163319">
        <w:rPr>
          <w:rFonts w:ascii="Times New Roman" w:hAnsi="Times New Roman" w:cs="Times New Roman"/>
        </w:rPr>
        <w:t>.</w:t>
      </w:r>
    </w:p>
    <w:p w14:paraId="285074B9" w14:textId="721B8D83" w:rsidR="00CC7192" w:rsidRDefault="00CC7192" w:rsidP="005024D6">
      <w:pPr>
        <w:rPr>
          <w:rFonts w:ascii="Times New Roman" w:hAnsi="Times New Roman" w:cs="Times New Roman"/>
        </w:rPr>
      </w:pPr>
      <w:r>
        <w:rPr>
          <w:rFonts w:ascii="Times New Roman" w:hAnsi="Times New Roman" w:cs="Times New Roman"/>
        </w:rPr>
        <w:tab/>
        <w:t>When comparing these separate analy</w:t>
      </w:r>
      <w:r w:rsidR="00A93FFE">
        <w:rPr>
          <w:rFonts w:ascii="Times New Roman" w:hAnsi="Times New Roman" w:cs="Times New Roman"/>
        </w:rPr>
        <w:t>ses of fossil and ancestral CC</w:t>
      </w:r>
      <w:r w:rsidR="009A28EE">
        <w:rPr>
          <w:rFonts w:ascii="Times New Roman" w:hAnsi="Times New Roman" w:cs="Times New Roman"/>
        </w:rPr>
        <w:t xml:space="preserve">, </w:t>
      </w:r>
      <w:r w:rsidR="00370959">
        <w:rPr>
          <w:rFonts w:ascii="Times New Roman" w:hAnsi="Times New Roman" w:cs="Times New Roman"/>
        </w:rPr>
        <w:t>the evidence for</w:t>
      </w:r>
      <w:r w:rsidR="00A93FFE">
        <w:rPr>
          <w:rFonts w:ascii="Times New Roman" w:hAnsi="Times New Roman" w:cs="Times New Roman"/>
        </w:rPr>
        <w:t xml:space="preserve"> brain size increase over time can be categorized into three ascending levels of confidence that thi</w:t>
      </w:r>
      <w:r w:rsidR="00BD1C15">
        <w:rPr>
          <w:rFonts w:ascii="Times New Roman" w:hAnsi="Times New Roman" w:cs="Times New Roman"/>
        </w:rPr>
        <w:t>s is a real evolutionary trend</w:t>
      </w:r>
      <w:r w:rsidR="00E05051">
        <w:rPr>
          <w:rFonts w:ascii="Times New Roman" w:hAnsi="Times New Roman" w:cs="Times New Roman"/>
        </w:rPr>
        <w:t xml:space="preserve"> within an order</w:t>
      </w:r>
      <w:r w:rsidR="00BD1C15">
        <w:rPr>
          <w:rFonts w:ascii="Times New Roman" w:hAnsi="Times New Roman" w:cs="Times New Roman"/>
        </w:rPr>
        <w:t>: low confidence (neither methods show CC increase over time</w:t>
      </w:r>
      <w:r w:rsidR="008376F7">
        <w:rPr>
          <w:rFonts w:ascii="Times New Roman" w:hAnsi="Times New Roman" w:cs="Times New Roman"/>
        </w:rPr>
        <w:t>; warranting no analyses of climate predicting CC</w:t>
      </w:r>
      <w:r w:rsidR="00BD1C15">
        <w:rPr>
          <w:rFonts w:ascii="Times New Roman" w:hAnsi="Times New Roman" w:cs="Times New Roman"/>
        </w:rPr>
        <w:t>), moderate confidence (one method shows CC increase over time</w:t>
      </w:r>
      <w:r w:rsidR="00E05051">
        <w:rPr>
          <w:rFonts w:ascii="Times New Roman" w:hAnsi="Times New Roman" w:cs="Times New Roman"/>
        </w:rPr>
        <w:t xml:space="preserve">; </w:t>
      </w:r>
      <w:r w:rsidR="00370959">
        <w:rPr>
          <w:rFonts w:ascii="Times New Roman" w:hAnsi="Times New Roman" w:cs="Times New Roman"/>
        </w:rPr>
        <w:t>somewhat warranting</w:t>
      </w:r>
      <w:r w:rsidR="00E05051">
        <w:rPr>
          <w:rFonts w:ascii="Times New Roman" w:hAnsi="Times New Roman" w:cs="Times New Roman"/>
        </w:rPr>
        <w:t xml:space="preserve"> </w:t>
      </w:r>
      <w:r w:rsidR="00370959">
        <w:rPr>
          <w:rFonts w:ascii="Times New Roman" w:hAnsi="Times New Roman" w:cs="Times New Roman"/>
        </w:rPr>
        <w:t>further</w:t>
      </w:r>
      <w:r w:rsidR="00E05051">
        <w:rPr>
          <w:rFonts w:ascii="Times New Roman" w:hAnsi="Times New Roman" w:cs="Times New Roman"/>
        </w:rPr>
        <w:t xml:space="preserve"> </w:t>
      </w:r>
      <w:r w:rsidR="00370959">
        <w:rPr>
          <w:rFonts w:ascii="Times New Roman" w:hAnsi="Times New Roman" w:cs="Times New Roman"/>
        </w:rPr>
        <w:t>analyses</w:t>
      </w:r>
      <w:r w:rsidR="00E05051">
        <w:rPr>
          <w:rFonts w:ascii="Times New Roman" w:hAnsi="Times New Roman" w:cs="Times New Roman"/>
        </w:rPr>
        <w:t xml:space="preserve"> climate predicting CC</w:t>
      </w:r>
      <w:r w:rsidR="00BD1C15">
        <w:rPr>
          <w:rFonts w:ascii="Times New Roman" w:hAnsi="Times New Roman" w:cs="Times New Roman"/>
        </w:rPr>
        <w:t xml:space="preserve">), </w:t>
      </w:r>
      <w:r w:rsidR="008376F7">
        <w:rPr>
          <w:rFonts w:ascii="Times New Roman" w:hAnsi="Times New Roman" w:cs="Times New Roman"/>
        </w:rPr>
        <w:t>and high</w:t>
      </w:r>
      <w:r w:rsidR="00BD1C15">
        <w:rPr>
          <w:rFonts w:ascii="Times New Roman" w:hAnsi="Times New Roman" w:cs="Times New Roman"/>
        </w:rPr>
        <w:t xml:space="preserve"> confidence (both methods show CC increase over time</w:t>
      </w:r>
      <w:r w:rsidR="00E05051">
        <w:rPr>
          <w:rFonts w:ascii="Times New Roman" w:hAnsi="Times New Roman" w:cs="Times New Roman"/>
        </w:rPr>
        <w:t>; strongly warranting further analyses of climate predicting CC</w:t>
      </w:r>
      <w:r w:rsidR="00BD1C15">
        <w:rPr>
          <w:rFonts w:ascii="Times New Roman" w:hAnsi="Times New Roman" w:cs="Times New Roman"/>
        </w:rPr>
        <w:t>)</w:t>
      </w:r>
      <w:r w:rsidR="00416A26">
        <w:rPr>
          <w:rFonts w:ascii="Times New Roman" w:hAnsi="Times New Roman" w:cs="Times New Roman"/>
        </w:rPr>
        <w:t xml:space="preserve"> (Table X)</w:t>
      </w:r>
      <w:r w:rsidR="00BD1C15">
        <w:rPr>
          <w:rFonts w:ascii="Times New Roman" w:hAnsi="Times New Roman" w:cs="Times New Roman"/>
        </w:rPr>
        <w:t>.</w:t>
      </w:r>
      <w:r w:rsidR="008376F7">
        <w:rPr>
          <w:rFonts w:ascii="Times New Roman" w:hAnsi="Times New Roman" w:cs="Times New Roman"/>
        </w:rPr>
        <w:t xml:space="preserve"> Cetacea fall in the low confidence </w:t>
      </w:r>
      <w:r w:rsidR="00E05051">
        <w:rPr>
          <w:rFonts w:ascii="Times New Roman" w:hAnsi="Times New Roman" w:cs="Times New Roman"/>
        </w:rPr>
        <w:t>category</w:t>
      </w:r>
      <w:r w:rsidR="008376F7">
        <w:rPr>
          <w:rFonts w:ascii="Times New Roman" w:hAnsi="Times New Roman" w:cs="Times New Roman"/>
        </w:rPr>
        <w:t xml:space="preserve"> as neither method </w:t>
      </w:r>
      <w:r w:rsidR="009A28EE">
        <w:rPr>
          <w:rFonts w:ascii="Times New Roman" w:hAnsi="Times New Roman" w:cs="Times New Roman"/>
        </w:rPr>
        <w:t>displayed</w:t>
      </w:r>
      <w:r w:rsidR="008376F7">
        <w:rPr>
          <w:rFonts w:ascii="Times New Roman" w:hAnsi="Times New Roman" w:cs="Times New Roman"/>
        </w:rPr>
        <w:t xml:space="preserve"> evidence of increasing </w:t>
      </w:r>
      <w:r w:rsidR="009A28EE">
        <w:rPr>
          <w:rFonts w:ascii="Times New Roman" w:hAnsi="Times New Roman" w:cs="Times New Roman"/>
        </w:rPr>
        <w:t xml:space="preserve">Cetacean </w:t>
      </w:r>
      <w:r w:rsidR="008376F7">
        <w:rPr>
          <w:rFonts w:ascii="Times New Roman" w:hAnsi="Times New Roman" w:cs="Times New Roman"/>
        </w:rPr>
        <w:t xml:space="preserve">CC over time. </w:t>
      </w:r>
      <w:r w:rsidR="00703937">
        <w:rPr>
          <w:rFonts w:ascii="Times New Roman" w:hAnsi="Times New Roman" w:cs="Times New Roman"/>
        </w:rPr>
        <w:t>Artiodactyla</w:t>
      </w:r>
      <w:r w:rsidR="008376F7">
        <w:rPr>
          <w:rFonts w:ascii="Times New Roman" w:hAnsi="Times New Roman" w:cs="Times New Roman"/>
        </w:rPr>
        <w:t xml:space="preserve">, </w:t>
      </w:r>
      <w:r w:rsidR="00703937">
        <w:rPr>
          <w:rFonts w:ascii="Times New Roman" w:hAnsi="Times New Roman" w:cs="Times New Roman"/>
        </w:rPr>
        <w:t>Carnivora</w:t>
      </w:r>
      <w:r w:rsidR="008376F7">
        <w:rPr>
          <w:rFonts w:ascii="Times New Roman" w:hAnsi="Times New Roman" w:cs="Times New Roman"/>
        </w:rPr>
        <w:t xml:space="preserve">, </w:t>
      </w:r>
      <w:r w:rsidR="009A28EE">
        <w:rPr>
          <w:rFonts w:ascii="Times New Roman" w:hAnsi="Times New Roman" w:cs="Times New Roman"/>
        </w:rPr>
        <w:t xml:space="preserve">and </w:t>
      </w:r>
      <w:ins w:id="29" w:author="Andrew Barr" w:date="2015-12-14T16:11:00Z">
        <w:r w:rsidR="00152E71">
          <w:rPr>
            <w:rFonts w:ascii="Times New Roman" w:hAnsi="Times New Roman" w:cs="Times New Roman"/>
          </w:rPr>
          <w:t>P</w:t>
        </w:r>
      </w:ins>
      <w:del w:id="30" w:author="Andrew Barr" w:date="2015-12-14T16:11:00Z">
        <w:r w:rsidR="00486054" w:rsidDel="00152E71">
          <w:rPr>
            <w:rFonts w:ascii="Times New Roman" w:hAnsi="Times New Roman" w:cs="Times New Roman"/>
          </w:rPr>
          <w:delText>p</w:delText>
        </w:r>
      </w:del>
      <w:r w:rsidR="008376F7">
        <w:rPr>
          <w:rFonts w:ascii="Times New Roman" w:hAnsi="Times New Roman" w:cs="Times New Roman"/>
        </w:rPr>
        <w:t>erissodactyla</w:t>
      </w:r>
      <w:r w:rsidR="009A28EE">
        <w:rPr>
          <w:rFonts w:ascii="Times New Roman" w:hAnsi="Times New Roman" w:cs="Times New Roman"/>
        </w:rPr>
        <w:t xml:space="preserve"> all displayed moderate confidence levels, as the fossil method indicated increasing CC while the ancestral method did not.</w:t>
      </w:r>
      <w:r w:rsidR="00A93FFE">
        <w:rPr>
          <w:rFonts w:ascii="Times New Roman" w:hAnsi="Times New Roman" w:cs="Times New Roman"/>
        </w:rPr>
        <w:t xml:space="preserve"> </w:t>
      </w:r>
      <w:r w:rsidR="004B3872">
        <w:rPr>
          <w:rFonts w:ascii="Times New Roman" w:hAnsi="Times New Roman" w:cs="Times New Roman"/>
        </w:rPr>
        <w:t xml:space="preserve">The </w:t>
      </w:r>
      <w:r w:rsidR="00EE3313">
        <w:rPr>
          <w:rFonts w:ascii="Times New Roman" w:hAnsi="Times New Roman" w:cs="Times New Roman"/>
        </w:rPr>
        <w:t>Primate</w:t>
      </w:r>
      <w:r w:rsidR="00CE79AA">
        <w:rPr>
          <w:rFonts w:ascii="Times New Roman" w:hAnsi="Times New Roman" w:cs="Times New Roman"/>
        </w:rPr>
        <w:t xml:space="preserve"> order was the only </w:t>
      </w:r>
      <w:r w:rsidR="006E3C20">
        <w:rPr>
          <w:rFonts w:ascii="Times New Roman" w:hAnsi="Times New Roman" w:cs="Times New Roman"/>
        </w:rPr>
        <w:t xml:space="preserve">taxon </w:t>
      </w:r>
      <w:r w:rsidR="00CE79AA">
        <w:rPr>
          <w:rFonts w:ascii="Times New Roman" w:hAnsi="Times New Roman" w:cs="Times New Roman"/>
        </w:rPr>
        <w:t>to display</w:t>
      </w:r>
      <w:r w:rsidR="009A28EE">
        <w:rPr>
          <w:rFonts w:ascii="Times New Roman" w:hAnsi="Times New Roman" w:cs="Times New Roman"/>
        </w:rPr>
        <w:t xml:space="preserve"> </w:t>
      </w:r>
      <w:r w:rsidR="00CE79AA">
        <w:rPr>
          <w:rFonts w:ascii="Times New Roman" w:hAnsi="Times New Roman" w:cs="Times New Roman"/>
        </w:rPr>
        <w:t xml:space="preserve">a </w:t>
      </w:r>
      <w:r w:rsidR="00A93FFE">
        <w:rPr>
          <w:rFonts w:ascii="Times New Roman" w:hAnsi="Times New Roman" w:cs="Times New Roman"/>
        </w:rPr>
        <w:t xml:space="preserve">high confidence </w:t>
      </w:r>
      <w:r w:rsidR="00CE79AA">
        <w:rPr>
          <w:rFonts w:ascii="Times New Roman" w:hAnsi="Times New Roman" w:cs="Times New Roman"/>
        </w:rPr>
        <w:t xml:space="preserve">level with similar results using both methods. This is in line with a host of previous investigations using a variety of methods and datasets that show </w:t>
      </w:r>
      <w:r w:rsidR="00EE3313">
        <w:rPr>
          <w:rFonts w:ascii="Times New Roman" w:hAnsi="Times New Roman" w:cs="Times New Roman"/>
        </w:rPr>
        <w:t>Primate</w:t>
      </w:r>
      <w:r w:rsidR="00CE79AA">
        <w:rPr>
          <w:rFonts w:ascii="Times New Roman" w:hAnsi="Times New Roman" w:cs="Times New Roman"/>
        </w:rPr>
        <w:t xml:space="preserve">s have indeed increased their brain size over the course of evolutionary </w:t>
      </w:r>
      <w:r w:rsidR="002D409B">
        <w:rPr>
          <w:rFonts w:ascii="Times New Roman" w:hAnsi="Times New Roman" w:cs="Times New Roman"/>
        </w:rPr>
        <w:t>time</w:t>
      </w:r>
      <w:r w:rsidR="00CE79AA">
        <w:rPr>
          <w:rFonts w:ascii="Times New Roman" w:hAnsi="Times New Roman" w:cs="Times New Roman"/>
        </w:rPr>
        <w:t xml:space="preserve"> </w:t>
      </w:r>
      <w:r w:rsidR="006E3C20">
        <w:rPr>
          <w:rFonts w:ascii="Times New Roman" w:hAnsi="Times New Roman" w:cs="Times New Roman"/>
        </w:rPr>
        <w:fldChar w:fldCharType="begin"/>
      </w:r>
      <w:r w:rsidR="006E3C20">
        <w:rPr>
          <w:rFonts w:ascii="Times New Roman" w:hAnsi="Times New Roman" w:cs="Times New Roman"/>
        </w:rPr>
        <w:instrText xml:space="preserve"> ADDIN PAPERS2_CITATIONS &lt;citation&gt;&lt;uuid&gt;944E9216-F445-4B80-95C6-7F8EB1BD748E&lt;/uuid&gt;&lt;priority&gt;56&lt;/priority&gt;&lt;publications&gt;&lt;publication&gt;&lt;publication_date&gt;99197301011200000000222000&lt;/publication_date&gt;&lt;startpage&gt;496&lt;/startpage&gt;&lt;title&gt;Evolution of The Brain and Intelligence&lt;/title&gt;&lt;uuid&gt;709D95CB-BF04-48DD-A99A-30BDB7A9095E&lt;/uuid&gt;&lt;subtype&gt;0&lt;/subtype&gt;&lt;publisher&gt;Elsevier&lt;/publisher&gt;&lt;type&gt;0&lt;/type&gt;&lt;url&gt;http://books.google.com/books?id=20tlZXXWX-MC&amp;amp;pg=PA439&amp;amp;dq=evolution+of+the+brain+and+intelligence+1973&amp;amp;hl=&amp;amp;cd=2&amp;amp;source=gbs_api&lt;/url&gt;&lt;authors&gt;&lt;author&gt;&lt;firstName&gt;Harry&lt;/firstName&gt;&lt;lastName&gt;Jerison&lt;/lastName&gt;&lt;/author&gt;&lt;/authors&gt;&lt;/publication&gt;&lt;publication&gt;&lt;volume&gt;7&lt;/volume&gt;&lt;publication_date&gt;99196800001200000000200000&lt;/publication_date&gt;&lt;number&gt;2&lt;/number&gt;&lt;doi&gt;10.1016/0006-8993(68)90094-2&lt;/doi&gt;&lt;startpage&gt;121&lt;/startpage&gt;&lt;title&gt;The evolution of the primate brain: some aspects of quantitative relations&lt;/title&gt;&lt;uuid&gt;BAF233B4-6BD6-4699-B8AE-034685D67BB1&lt;/uuid&gt;&lt;subtype&gt;400&lt;/subtype&gt;&lt;endpage&gt;172&lt;/endpage&gt;&lt;type&gt;400&lt;/type&gt;&lt;url&gt;http://linkinghub.elsevier.com/retrieve/pii/0006899368900942&lt;/url&gt;&lt;bundle&gt;&lt;publication&gt;&lt;publisher&gt;Elsevier B.V.&lt;/publisher&gt;&lt;title&gt;Brain Research&lt;/title&gt;&lt;type&gt;-100&lt;/type&gt;&lt;subtype&gt;-100&lt;/subtype&gt;&lt;uuid&gt;CD428357-C3AC-4EF2-97F0-EFD6B98E0ACA&lt;/uuid&gt;&lt;/publication&gt;&lt;/bundle&gt;&lt;authors&gt;&lt;author&gt;&lt;firstName&gt;R&lt;/firstName&gt;&lt;middleNames&gt;L&lt;/middleNames&gt;&lt;lastName&gt;Holloway&lt;/lastName&gt;&lt;/author&gt;&lt;/authors&gt;&lt;/publication&gt;&lt;publication&gt;&lt;uuid&gt;DCF82B77-A383-4F19-81E4-900244E32734&lt;/uuid&gt;&lt;volume&gt;25&lt;/volume&gt;&lt;doi&gt;10.1111/j.1420-9101.2012.02491.x&lt;/doi&gt;&lt;startpage&gt;981&lt;/startpage&gt;&lt;publication_date&gt;99201205001200000000220000&lt;/publication_date&gt;&lt;url&gt;http://eutils.ncbi.nlm.nih.gov/entrez/eutils/elink.fcgi?dbfrom=pubmed&amp;amp;id=22435703&amp;amp;retmode=ref&amp;amp;cmd=prlinks&lt;/url&gt;&lt;type&gt;400&lt;/type&gt;&lt;title&gt;Comparative analysis of encephalization in mammals reveals relaxed constraints on anthropoid primate and cetacean brain scaling.&lt;/title&gt;&lt;institution&gt;Center for Molecular Medicine and Genetics, Wayne State University School of Medicine, Detroit, MI, USA.&lt;/institution&gt;&lt;number&gt;5&lt;/number&gt;&lt;subtype&gt;400&lt;/subtype&gt;&lt;endpage&gt;994&lt;/endpage&gt;&lt;bundle&gt;&lt;publication&gt;&lt;title&gt;Journal of Evolutionary Biology&lt;/title&gt;&lt;type&gt;-100&lt;/type&gt;&lt;subtype&gt;-100&lt;/subtype&gt;&lt;uuid&gt;A47164B3-467E-4C56-AC5D-9447D0E1D8C5&lt;/uuid&gt;&lt;/publication&gt;&lt;/bundle&gt;&lt;authors&gt;&lt;author&gt;&lt;firstName&gt;A&lt;/firstName&gt;&lt;middleNames&gt;M&lt;/middleNames&gt;&lt;lastName&gt;Boddy&lt;/lastName&gt;&lt;/author&gt;&lt;author&gt;&lt;firstName&gt;M&lt;/firstName&gt;&lt;middleNames&gt;R&lt;/middleNames&gt;&lt;lastName&gt;McGowen&lt;/lastName&gt;&lt;/author&gt;&lt;author&gt;&lt;firstName&gt;C&lt;/firstName&gt;&lt;middleNames&gt;C&lt;/middleNames&gt;&lt;lastName&gt;Sherwood&lt;/lastName&gt;&lt;/author&gt;&lt;author&gt;&lt;firstName&gt;L&lt;/firstName&gt;&lt;middleNames&gt;I&lt;/middleNames&gt;&lt;lastName&gt;Grossman&lt;/lastName&gt;&lt;/author&gt;&lt;author&gt;&lt;firstName&gt;M&lt;/firstName&gt;&lt;lastName&gt;Goodman&lt;/lastName&gt;&lt;/author&gt;&lt;author&gt;&lt;firstName&gt;D&lt;/firstName&gt;&lt;middleNames&gt;E&lt;/middleNames&gt;&lt;lastName&gt;Wildman&lt;/lastName&gt;&lt;/author&gt;&lt;/authors&gt;&lt;/publication&gt;&lt;publication&gt;&lt;volume&gt;8&lt;/volume&gt;&lt;publication_date&gt;99201000001200000000200000&lt;/publication_date&gt;&lt;number&gt;1&lt;/number&gt;&lt;doi&gt;10.1186/1741-7007-8-9&lt;/doi&gt;&lt;startpage&gt;9&lt;/startpage&gt;&lt;title&gt;Reconstructing the ups and downs of primate brain evolution: implications for adaptive hypotheses and Homo floresiensis&lt;/title&gt;&lt;uuid&gt;A91DE671-B5F4-4320-A519-F45AE72D1B0E&lt;/uuid&gt;&lt;subtype&gt;400&lt;/subtype&gt;&lt;type&gt;400&lt;/type&gt;&lt;url&gt;http://www.biomedcentral.com/1741-7007/8/9&lt;/url&gt;&lt;bundle&gt;&lt;publication&gt;&lt;title&gt;BMC Biology&lt;/title&gt;&lt;type&gt;-100&lt;/type&gt;&lt;subtype&gt;-100&lt;/subtype&gt;&lt;uuid&gt;B783A6D4-B68F-4C76-8E40-6637CB5638CB&lt;/uuid&gt;&lt;/publication&gt;&lt;/bundle&gt;&lt;authors&gt;&lt;author&gt;&lt;firstName&gt;Stephen&lt;/firstName&gt;&lt;middleNames&gt;H&lt;/middleNames&gt;&lt;lastName&gt;Montgomery&lt;/lastName&gt;&lt;/author&gt;&lt;author&gt;&lt;firstName&gt;Isabella&lt;/firstName&gt;&lt;lastName&gt;Capellini&lt;/lastName&gt;&lt;/author&gt;&lt;author&gt;&lt;firstName&gt;Robert&lt;/firstName&gt;&lt;middleNames&gt;A&lt;/middleNames&gt;&lt;lastName&gt;Barton&lt;/lastName&gt;&lt;/author&gt;&lt;author&gt;&lt;firstName&gt;Nicholas&lt;/firstName&gt;&lt;middleNames&gt;I&lt;/middleNames&gt;&lt;lastName&gt;Mundy&lt;/lastName&gt;&lt;/author&gt;&lt;/authors&gt;&lt;/publication&gt;&lt;publication&gt;&lt;volume&gt;280&lt;/volume&gt;&lt;publication_date&gt;99201303201200000000222000&lt;/publication_date&gt;&lt;number&gt;1759&lt;/number&gt;&lt;doi&gt;10.1126/science.132.3428.670&lt;/doi&gt;&lt;startpage&gt;20130269&lt;/startpage&gt;&lt;title&gt;Brain reorganization, not relative brain size, primarily characterizes anthropoid brain evolution&lt;/title&gt;&lt;uuid&gt;E98CEFF3-45BA-4655-B55C-B7ABF4B2B381&lt;/uuid&gt;&lt;subtype&gt;400&lt;/subtype&gt;&lt;endpage&gt;20130269&lt;/endpage&gt;&lt;type&gt;400&lt;/type&gt;&lt;url&gt;http://rspb.royalsocietypublishing.org/cgi/doi/10.1098/rspb.2013.0269&lt;/url&gt;&lt;bundle&gt;&lt;publication&gt;&lt;title&gt;Proceedings of the Royal Society B: Biological Sciences&lt;/title&gt;&lt;type&gt;-100&lt;/type&gt;&lt;subtype&gt;-100&lt;/subtype&gt;&lt;uuid&gt;1BB0688F-827E-4371-B151-BEB53C080DD4&lt;/uuid&gt;&lt;/publication&gt;&lt;/bundle&gt;&lt;authors&gt;&lt;author&gt;&lt;firstName&gt;J&lt;/firstName&gt;&lt;middleNames&gt;B&lt;/middleNames&gt;&lt;lastName&gt;Smaers&lt;/lastName&gt;&lt;/author&gt;&lt;author&gt;&lt;firstName&gt;C&lt;/firstName&gt;&lt;lastName&gt;Soligo&lt;/lastName&gt;&lt;/author&gt;&lt;/authors&gt;&lt;/publication&gt;&lt;/publications&gt;&lt;cites&gt;&lt;/cites&gt;&lt;/citation&gt;</w:instrText>
      </w:r>
      <w:r w:rsidR="006E3C20">
        <w:rPr>
          <w:rFonts w:ascii="Times New Roman" w:hAnsi="Times New Roman" w:cs="Times New Roman"/>
        </w:rPr>
        <w:fldChar w:fldCharType="separate"/>
      </w:r>
      <w:r w:rsidR="006E3C20">
        <w:rPr>
          <w:rFonts w:ascii="Times New Roman" w:hAnsi="Times New Roman" w:cs="Times New Roman"/>
        </w:rPr>
        <w:t>(Holloway, 1968; Jerison, 1973; Montgomery et al., 2010; Boddy et al., 2012; Smaers and Soligo, 2013)</w:t>
      </w:r>
      <w:r w:rsidR="006E3C20">
        <w:rPr>
          <w:rFonts w:ascii="Times New Roman" w:hAnsi="Times New Roman" w:cs="Times New Roman"/>
        </w:rPr>
        <w:fldChar w:fldCharType="end"/>
      </w:r>
      <w:r w:rsidR="00CE79AA">
        <w:rPr>
          <w:rFonts w:ascii="Times New Roman" w:hAnsi="Times New Roman" w:cs="Times New Roman"/>
        </w:rPr>
        <w:t>.</w:t>
      </w:r>
    </w:p>
    <w:p w14:paraId="15D5D05F" w14:textId="77777777" w:rsidR="00325D76" w:rsidRDefault="00325D76" w:rsidP="005024D6">
      <w:pPr>
        <w:rPr>
          <w:rFonts w:ascii="Times New Roman" w:hAnsi="Times New Roman" w:cs="Times New Roman"/>
        </w:rPr>
      </w:pPr>
    </w:p>
    <w:p w14:paraId="3C075B64" w14:textId="25873558" w:rsidR="00A302A2" w:rsidRDefault="00352B9E" w:rsidP="005024D6">
      <w:pPr>
        <w:rPr>
          <w:rFonts w:ascii="Times New Roman" w:hAnsi="Times New Roman" w:cs="Times New Roman"/>
          <w:b/>
          <w:i/>
        </w:rPr>
      </w:pPr>
      <w:r>
        <w:rPr>
          <w:rFonts w:ascii="Times New Roman" w:hAnsi="Times New Roman" w:cs="Times New Roman"/>
          <w:b/>
          <w:i/>
        </w:rPr>
        <w:t>CC vs. Climate</w:t>
      </w:r>
    </w:p>
    <w:p w14:paraId="7D8137DC" w14:textId="77777777" w:rsidR="00B75A39" w:rsidRDefault="00B75A39" w:rsidP="00352B9E">
      <w:pPr>
        <w:ind w:left="720" w:firstLine="720"/>
        <w:rPr>
          <w:rFonts w:ascii="Times New Roman" w:hAnsi="Times New Roman" w:cs="Times New Roman"/>
        </w:rPr>
      </w:pPr>
    </w:p>
    <w:p w14:paraId="47BDCB05" w14:textId="47051ACB" w:rsidR="00E33949" w:rsidRDefault="0098035E" w:rsidP="00E33949">
      <w:pPr>
        <w:rPr>
          <w:rFonts w:ascii="Times New Roman" w:hAnsi="Times New Roman" w:cs="Times New Roman"/>
        </w:rPr>
      </w:pPr>
      <w:r>
        <w:rPr>
          <w:rFonts w:ascii="Times New Roman" w:hAnsi="Times New Roman" w:cs="Times New Roman"/>
        </w:rPr>
        <w:t>The present</w:t>
      </w:r>
      <w:r w:rsidR="00E33949">
        <w:rPr>
          <w:rFonts w:ascii="Times New Roman" w:hAnsi="Times New Roman" w:cs="Times New Roman"/>
        </w:rPr>
        <w:t xml:space="preserve"> study found that some, but not, all mammals have increased brain size over time. The results of the fossil CC and ancestra</w:t>
      </w:r>
      <w:r w:rsidR="00B0179A">
        <w:rPr>
          <w:rFonts w:ascii="Times New Roman" w:hAnsi="Times New Roman" w:cs="Times New Roman"/>
        </w:rPr>
        <w:t>l CC analyses did not for the most part concur on which taxa have increased brain size. However, the one point on which</w:t>
      </w:r>
      <w:r w:rsidR="00E33949">
        <w:rPr>
          <w:rFonts w:ascii="Times New Roman" w:hAnsi="Times New Roman" w:cs="Times New Roman"/>
        </w:rPr>
        <w:t xml:space="preserve"> </w:t>
      </w:r>
      <w:r w:rsidR="00B0179A">
        <w:rPr>
          <w:rFonts w:ascii="Times New Roman" w:hAnsi="Times New Roman" w:cs="Times New Roman"/>
        </w:rPr>
        <w:t>both sets of results agreed on was that</w:t>
      </w:r>
      <w:r w:rsidR="00E33949">
        <w:rPr>
          <w:rFonts w:ascii="Times New Roman" w:hAnsi="Times New Roman" w:cs="Times New Roman"/>
        </w:rPr>
        <w:t xml:space="preserve"> </w:t>
      </w:r>
      <w:r w:rsidR="00EE3313">
        <w:rPr>
          <w:rFonts w:ascii="Times New Roman" w:hAnsi="Times New Roman" w:cs="Times New Roman"/>
        </w:rPr>
        <w:t>Primate</w:t>
      </w:r>
      <w:r w:rsidR="00E33949">
        <w:rPr>
          <w:rFonts w:ascii="Times New Roman" w:hAnsi="Times New Roman" w:cs="Times New Roman"/>
        </w:rPr>
        <w:t>s</w:t>
      </w:r>
      <w:r w:rsidR="001F3547">
        <w:rPr>
          <w:rFonts w:ascii="Times New Roman" w:hAnsi="Times New Roman" w:cs="Times New Roman"/>
        </w:rPr>
        <w:t xml:space="preserve">, </w:t>
      </w:r>
      <w:r w:rsidR="00A0295E">
        <w:rPr>
          <w:rFonts w:ascii="Times New Roman" w:hAnsi="Times New Roman" w:cs="Times New Roman"/>
        </w:rPr>
        <w:t>on average</w:t>
      </w:r>
      <w:r w:rsidR="001F3547">
        <w:rPr>
          <w:rFonts w:ascii="Times New Roman" w:hAnsi="Times New Roman" w:cs="Times New Roman"/>
        </w:rPr>
        <w:t>,</w:t>
      </w:r>
      <w:r w:rsidR="00B0179A">
        <w:rPr>
          <w:rFonts w:ascii="Times New Roman" w:hAnsi="Times New Roman" w:cs="Times New Roman"/>
        </w:rPr>
        <w:t xml:space="preserve"> have indeed undergone significant increases in brain size over the course of evolution</w:t>
      </w:r>
      <w:r w:rsidR="00E33949">
        <w:rPr>
          <w:rFonts w:ascii="Times New Roman" w:hAnsi="Times New Roman" w:cs="Times New Roman"/>
        </w:rPr>
        <w:t xml:space="preserve">. </w:t>
      </w:r>
      <w:r w:rsidR="008536FB">
        <w:rPr>
          <w:rFonts w:ascii="Times New Roman" w:hAnsi="Times New Roman" w:cs="Times New Roman"/>
        </w:rPr>
        <w:t xml:space="preserve">Before detrending the data, we found no evidence of </w:t>
      </w:r>
      <w:r w:rsidR="00EE3313">
        <w:rPr>
          <w:rFonts w:ascii="Times New Roman" w:hAnsi="Times New Roman" w:cs="Times New Roman"/>
        </w:rPr>
        <w:t>Primate</w:t>
      </w:r>
      <w:r w:rsidR="008536FB">
        <w:rPr>
          <w:rFonts w:ascii="Times New Roman" w:hAnsi="Times New Roman" w:cs="Times New Roman"/>
        </w:rPr>
        <w:t xml:space="preserve"> CC being affected by global climatic factors.</w:t>
      </w:r>
      <w:r w:rsidR="0079752D">
        <w:rPr>
          <w:rFonts w:ascii="Times New Roman" w:hAnsi="Times New Roman" w:cs="Times New Roman"/>
        </w:rPr>
        <w:t xml:space="preserve"> However, detrending the data in fact revealed some new relationships, </w:t>
      </w:r>
      <w:r w:rsidR="00BC09C8">
        <w:rPr>
          <w:rFonts w:ascii="Times New Roman" w:hAnsi="Times New Roman" w:cs="Times New Roman"/>
        </w:rPr>
        <w:t>in</w:t>
      </w:r>
      <w:r w:rsidR="0079752D">
        <w:rPr>
          <w:rFonts w:ascii="Times New Roman" w:hAnsi="Times New Roman" w:cs="Times New Roman"/>
        </w:rPr>
        <w:t xml:space="preserve"> that climatic changes in Trend, Variability, and Rate all affected </w:t>
      </w:r>
      <w:r w:rsidR="00812CCE">
        <w:rPr>
          <w:rFonts w:ascii="Times New Roman" w:hAnsi="Times New Roman" w:cs="Times New Roman"/>
        </w:rPr>
        <w:t xml:space="preserve">fossil </w:t>
      </w:r>
      <w:r w:rsidR="0079752D">
        <w:rPr>
          <w:rFonts w:ascii="Times New Roman" w:hAnsi="Times New Roman" w:cs="Times New Roman"/>
        </w:rPr>
        <w:t xml:space="preserve">CC to different degrees. The combined effect of all three of these climatic factors </w:t>
      </w:r>
      <w:r w:rsidR="00B93534">
        <w:rPr>
          <w:rFonts w:ascii="Times New Roman" w:hAnsi="Times New Roman" w:cs="Times New Roman"/>
        </w:rPr>
        <w:t xml:space="preserve">in 200Ky intervals </w:t>
      </w:r>
      <w:r w:rsidR="00812CCE">
        <w:rPr>
          <w:rFonts w:ascii="Times New Roman" w:hAnsi="Times New Roman" w:cs="Times New Roman"/>
        </w:rPr>
        <w:t xml:space="preserve">explained 62.9% of the variance in fossil </w:t>
      </w:r>
      <w:r w:rsidR="00EE3313">
        <w:rPr>
          <w:rFonts w:ascii="Times New Roman" w:hAnsi="Times New Roman" w:cs="Times New Roman"/>
        </w:rPr>
        <w:t>Primate</w:t>
      </w:r>
      <w:r w:rsidR="009D7B38">
        <w:rPr>
          <w:rFonts w:ascii="Times New Roman" w:hAnsi="Times New Roman" w:cs="Times New Roman"/>
        </w:rPr>
        <w:t xml:space="preserve"> CC over the course of their ~65</w:t>
      </w:r>
      <w:r w:rsidR="004128D1">
        <w:rPr>
          <w:rFonts w:ascii="Times New Roman" w:hAnsi="Times New Roman" w:cs="Times New Roman"/>
        </w:rPr>
        <w:t>My existence as an order.</w:t>
      </w:r>
      <w:r w:rsidR="00B93534">
        <w:rPr>
          <w:rFonts w:ascii="Times New Roman" w:hAnsi="Times New Roman" w:cs="Times New Roman"/>
        </w:rPr>
        <w:t xml:space="preserve"> Though </w:t>
      </w:r>
      <w:r w:rsidR="00BA4B61">
        <w:rPr>
          <w:rFonts w:ascii="Times New Roman" w:hAnsi="Times New Roman" w:cs="Times New Roman"/>
        </w:rPr>
        <w:t>interpretation of these</w:t>
      </w:r>
      <w:r w:rsidR="00B93534">
        <w:rPr>
          <w:rFonts w:ascii="Times New Roman" w:hAnsi="Times New Roman" w:cs="Times New Roman"/>
        </w:rPr>
        <w:t xml:space="preserve"> res</w:t>
      </w:r>
      <w:r w:rsidR="00BA4B61">
        <w:rPr>
          <w:rFonts w:ascii="Times New Roman" w:hAnsi="Times New Roman" w:cs="Times New Roman"/>
        </w:rPr>
        <w:t>ults should</w:t>
      </w:r>
      <w:r w:rsidR="004219BD">
        <w:rPr>
          <w:rFonts w:ascii="Times New Roman" w:hAnsi="Times New Roman" w:cs="Times New Roman"/>
        </w:rPr>
        <w:t xml:space="preserve"> be tempered by the fact that </w:t>
      </w:r>
      <w:r w:rsidR="00BA4B61">
        <w:rPr>
          <w:rFonts w:ascii="Times New Roman" w:hAnsi="Times New Roman" w:cs="Times New Roman"/>
        </w:rPr>
        <w:t>the ancestral CC analyses did not reveal any significant relationships between CC and climate.</w:t>
      </w:r>
      <w:r w:rsidR="004219BD">
        <w:rPr>
          <w:rFonts w:ascii="Times New Roman" w:hAnsi="Times New Roman" w:cs="Times New Roman"/>
        </w:rPr>
        <w:t xml:space="preserve"> This illustrates the importance of using multiple </w:t>
      </w:r>
      <w:r w:rsidR="003C2296">
        <w:rPr>
          <w:rFonts w:ascii="Times New Roman" w:hAnsi="Times New Roman" w:cs="Times New Roman"/>
        </w:rPr>
        <w:t xml:space="preserve">independent </w:t>
      </w:r>
      <w:r w:rsidR="004219BD">
        <w:rPr>
          <w:rFonts w:ascii="Times New Roman" w:hAnsi="Times New Roman" w:cs="Times New Roman"/>
        </w:rPr>
        <w:t xml:space="preserve">sources of data to </w:t>
      </w:r>
      <w:r w:rsidR="003C2296">
        <w:rPr>
          <w:rFonts w:ascii="Times New Roman" w:hAnsi="Times New Roman" w:cs="Times New Roman"/>
        </w:rPr>
        <w:t>establish</w:t>
      </w:r>
      <w:r w:rsidR="004219BD">
        <w:rPr>
          <w:rFonts w:ascii="Times New Roman" w:hAnsi="Times New Roman" w:cs="Times New Roman"/>
        </w:rPr>
        <w:t xml:space="preserve"> a more holistic picture </w:t>
      </w:r>
      <w:r w:rsidR="00606F2F">
        <w:rPr>
          <w:rFonts w:ascii="Times New Roman" w:hAnsi="Times New Roman" w:cs="Times New Roman"/>
        </w:rPr>
        <w:t xml:space="preserve">of </w:t>
      </w:r>
      <w:r w:rsidR="004219BD">
        <w:rPr>
          <w:rFonts w:ascii="Times New Roman" w:hAnsi="Times New Roman" w:cs="Times New Roman"/>
        </w:rPr>
        <w:t>evolutionary history.</w:t>
      </w:r>
    </w:p>
    <w:p w14:paraId="42BE9743" w14:textId="50A44983" w:rsidR="00BB59D4" w:rsidRPr="00352B9E" w:rsidRDefault="00FA128C" w:rsidP="007B21E0">
      <w:pPr>
        <w:ind w:firstLine="720"/>
        <w:rPr>
          <w:rFonts w:ascii="Times New Roman" w:hAnsi="Times New Roman" w:cs="Times New Roman"/>
        </w:rPr>
      </w:pPr>
      <w:r>
        <w:rPr>
          <w:rFonts w:ascii="Times New Roman" w:hAnsi="Times New Roman" w:cs="Times New Roman"/>
        </w:rPr>
        <w:t xml:space="preserve">Based on the </w:t>
      </w:r>
      <w:r w:rsidR="000F4371">
        <w:rPr>
          <w:rFonts w:ascii="Times New Roman" w:hAnsi="Times New Roman" w:cs="Times New Roman"/>
        </w:rPr>
        <w:t xml:space="preserve">fossil record, it appears that </w:t>
      </w:r>
      <w:r w:rsidR="00A41265">
        <w:rPr>
          <w:rFonts w:ascii="Times New Roman" w:hAnsi="Times New Roman" w:cs="Times New Roman"/>
        </w:rPr>
        <w:t>Hominin</w:t>
      </w:r>
      <w:r>
        <w:rPr>
          <w:rFonts w:ascii="Times New Roman" w:hAnsi="Times New Roman" w:cs="Times New Roman"/>
        </w:rPr>
        <w:t xml:space="preserve">s continued the </w:t>
      </w:r>
      <w:r w:rsidR="00EE3313">
        <w:rPr>
          <w:rFonts w:ascii="Times New Roman" w:hAnsi="Times New Roman" w:cs="Times New Roman"/>
        </w:rPr>
        <w:t>Primate</w:t>
      </w:r>
      <w:r>
        <w:rPr>
          <w:rFonts w:ascii="Times New Roman" w:hAnsi="Times New Roman" w:cs="Times New Roman"/>
        </w:rPr>
        <w:t xml:space="preserve">-general trend of increasing brain size, albeit at a greatly accelerated pace in the last 5-7My. </w:t>
      </w:r>
      <w:r w:rsidR="002F13A6">
        <w:rPr>
          <w:rFonts w:ascii="Times New Roman" w:hAnsi="Times New Roman" w:cs="Times New Roman"/>
        </w:rPr>
        <w:t xml:space="preserve">But unlike other Primates, the rapid brain expansion observed in </w:t>
      </w:r>
      <w:r w:rsidR="00A41265">
        <w:rPr>
          <w:rFonts w:ascii="Times New Roman" w:hAnsi="Times New Roman" w:cs="Times New Roman"/>
        </w:rPr>
        <w:t>Hominin</w:t>
      </w:r>
      <w:r w:rsidR="002F13A6">
        <w:rPr>
          <w:rFonts w:ascii="Times New Roman" w:hAnsi="Times New Roman" w:cs="Times New Roman"/>
        </w:rPr>
        <w:t>s appears to have been decoupled from global climatic events occurring at the time.</w:t>
      </w:r>
      <w:r w:rsidR="00312CF2">
        <w:rPr>
          <w:rFonts w:ascii="Times New Roman" w:hAnsi="Times New Roman" w:cs="Times New Roman"/>
        </w:rPr>
        <w:t xml:space="preserve"> </w:t>
      </w:r>
      <w:r w:rsidR="002F13A6">
        <w:rPr>
          <w:rFonts w:ascii="Times New Roman" w:hAnsi="Times New Roman" w:cs="Times New Roman"/>
        </w:rPr>
        <w:t>It</w:t>
      </w:r>
      <w:r w:rsidR="00312CF2">
        <w:rPr>
          <w:rFonts w:ascii="Times New Roman" w:hAnsi="Times New Roman" w:cs="Times New Roman"/>
        </w:rPr>
        <w:t xml:space="preserve"> was consistently found that </w:t>
      </w:r>
      <w:r w:rsidR="00A41265">
        <w:rPr>
          <w:rFonts w:ascii="Times New Roman" w:hAnsi="Times New Roman" w:cs="Times New Roman"/>
        </w:rPr>
        <w:t>Hominin</w:t>
      </w:r>
      <w:r w:rsidR="00312CF2">
        <w:rPr>
          <w:rFonts w:ascii="Times New Roman" w:hAnsi="Times New Roman" w:cs="Times New Roman"/>
        </w:rPr>
        <w:t xml:space="preserve">s displayed no relationship between CC and </w:t>
      </w:r>
      <w:r w:rsidR="00074F28">
        <w:rPr>
          <w:rFonts w:ascii="Times New Roman" w:hAnsi="Times New Roman" w:cs="Times New Roman"/>
        </w:rPr>
        <w:t xml:space="preserve">any </w:t>
      </w:r>
      <w:r w:rsidR="00312CF2">
        <w:rPr>
          <w:rFonts w:ascii="Times New Roman" w:hAnsi="Times New Roman" w:cs="Times New Roman"/>
        </w:rPr>
        <w:t>global climat</w:t>
      </w:r>
      <w:r w:rsidR="00074F28">
        <w:rPr>
          <w:rFonts w:ascii="Times New Roman" w:hAnsi="Times New Roman" w:cs="Times New Roman"/>
        </w:rPr>
        <w:t>ic factors at any intervals.</w:t>
      </w:r>
      <w:r w:rsidR="004B053F">
        <w:rPr>
          <w:rFonts w:ascii="Times New Roman" w:hAnsi="Times New Roman" w:cs="Times New Roman"/>
        </w:rPr>
        <w:t xml:space="preserve"> This held true whether or not the data was detrended, as well as with both fossil and ancestral CC </w:t>
      </w:r>
      <w:r w:rsidR="004B053F" w:rsidRPr="00D8686F">
        <w:rPr>
          <w:rFonts w:ascii="Times New Roman" w:hAnsi="Times New Roman" w:cs="Times New Roman"/>
        </w:rPr>
        <w:t>data sets.</w:t>
      </w:r>
      <w:r w:rsidR="00BB59D4" w:rsidRPr="00D8686F">
        <w:rPr>
          <w:rFonts w:ascii="Times New Roman" w:hAnsi="Times New Roman" w:cs="Times New Roman"/>
        </w:rPr>
        <w:t xml:space="preserve"> </w:t>
      </w:r>
      <w:r w:rsidR="00D23023" w:rsidRPr="00D8686F">
        <w:rPr>
          <w:rFonts w:ascii="Times New Roman" w:hAnsi="Times New Roman" w:cs="Times New Roman"/>
        </w:rPr>
        <w:t xml:space="preserve">This </w:t>
      </w:r>
      <w:r w:rsidR="00E9403F" w:rsidRPr="00D8686F">
        <w:rPr>
          <w:rFonts w:ascii="Times New Roman" w:hAnsi="Times New Roman" w:cs="Times New Roman"/>
        </w:rPr>
        <w:t>does not</w:t>
      </w:r>
      <w:r w:rsidR="00D23023" w:rsidRPr="00D8686F">
        <w:rPr>
          <w:rFonts w:ascii="Times New Roman" w:hAnsi="Times New Roman" w:cs="Times New Roman"/>
        </w:rPr>
        <w:t xml:space="preserve"> </w:t>
      </w:r>
      <w:r w:rsidR="00E9403F" w:rsidRPr="00D8686F">
        <w:rPr>
          <w:rFonts w:ascii="Times New Roman" w:hAnsi="Times New Roman" w:cs="Times New Roman"/>
        </w:rPr>
        <w:t>appear</w:t>
      </w:r>
      <w:r w:rsidR="00D23023" w:rsidRPr="00D8686F">
        <w:rPr>
          <w:rFonts w:ascii="Times New Roman" w:hAnsi="Times New Roman" w:cs="Times New Roman"/>
        </w:rPr>
        <w:t xml:space="preserve"> to simply be the result of low statistical power due to a small sample size of</w:t>
      </w:r>
      <w:r w:rsidR="00FC5218" w:rsidRPr="00D8686F">
        <w:rPr>
          <w:rFonts w:ascii="Times New Roman" w:hAnsi="Times New Roman" w:cs="Times New Roman"/>
        </w:rPr>
        <w:t xml:space="preserve"> </w:t>
      </w:r>
      <w:r w:rsidR="00A41265" w:rsidRPr="00D8686F">
        <w:rPr>
          <w:rFonts w:ascii="Times New Roman" w:hAnsi="Times New Roman" w:cs="Times New Roman"/>
        </w:rPr>
        <w:t>Hominin</w:t>
      </w:r>
      <w:r w:rsidR="00FC5218" w:rsidRPr="00D8686F">
        <w:rPr>
          <w:rFonts w:ascii="Times New Roman" w:hAnsi="Times New Roman" w:cs="Times New Roman"/>
        </w:rPr>
        <w:t xml:space="preserve"> species</w:t>
      </w:r>
      <w:r w:rsidR="00D23023" w:rsidRPr="00D8686F">
        <w:rPr>
          <w:rFonts w:ascii="Times New Roman" w:hAnsi="Times New Roman" w:cs="Times New Roman"/>
        </w:rPr>
        <w:t xml:space="preserve"> (n=1</w:t>
      </w:r>
      <w:r w:rsidR="00210404" w:rsidRPr="00D8686F">
        <w:rPr>
          <w:rFonts w:ascii="Times New Roman" w:hAnsi="Times New Roman" w:cs="Times New Roman"/>
        </w:rPr>
        <w:t>4</w:t>
      </w:r>
      <w:r w:rsidR="00D23023" w:rsidRPr="00D8686F">
        <w:rPr>
          <w:rFonts w:ascii="Times New Roman" w:hAnsi="Times New Roman" w:cs="Times New Roman"/>
        </w:rPr>
        <w:t xml:space="preserve">) </w:t>
      </w:r>
      <w:r w:rsidR="00D8686F" w:rsidRPr="00D8686F">
        <w:rPr>
          <w:rFonts w:ascii="Times New Roman" w:hAnsi="Times New Roman" w:cs="Times New Roman"/>
        </w:rPr>
        <w:t>since even when using the individualized dataset (n=91)</w:t>
      </w:r>
      <w:r w:rsidR="00210404" w:rsidRPr="00D8686F">
        <w:rPr>
          <w:rFonts w:ascii="Times New Roman" w:hAnsi="Times New Roman" w:cs="Times New Roman"/>
        </w:rPr>
        <w:t xml:space="preserve"> all significant brain-climate relationships </w:t>
      </w:r>
      <w:r w:rsidR="004922CC">
        <w:rPr>
          <w:rFonts w:ascii="Times New Roman" w:hAnsi="Times New Roman" w:cs="Times New Roman"/>
        </w:rPr>
        <w:t xml:space="preserve">completely </w:t>
      </w:r>
      <w:r w:rsidR="00D8686F" w:rsidRPr="00D8686F">
        <w:rPr>
          <w:rFonts w:ascii="Times New Roman" w:hAnsi="Times New Roman" w:cs="Times New Roman"/>
        </w:rPr>
        <w:t>disappeared once climate and CC datasets were properly detrended.</w:t>
      </w:r>
      <w:r w:rsidR="00D23023" w:rsidRPr="00D8686F">
        <w:rPr>
          <w:rFonts w:ascii="Times New Roman" w:hAnsi="Times New Roman" w:cs="Times New Roman"/>
        </w:rPr>
        <w:t xml:space="preserve"> </w:t>
      </w:r>
      <w:r w:rsidR="005727A2" w:rsidRPr="00D8686F">
        <w:rPr>
          <w:rFonts w:ascii="Times New Roman" w:hAnsi="Times New Roman" w:cs="Times New Roman"/>
        </w:rPr>
        <w:t>Thus, these results do not support</w:t>
      </w:r>
      <w:r w:rsidR="00BB59D4" w:rsidRPr="00D8686F">
        <w:rPr>
          <w:rFonts w:ascii="Times New Roman" w:hAnsi="Times New Roman" w:cs="Times New Roman"/>
        </w:rPr>
        <w:t xml:space="preserve"> </w:t>
      </w:r>
      <w:r w:rsidR="005727A2" w:rsidRPr="00D8686F">
        <w:rPr>
          <w:rFonts w:ascii="Times New Roman" w:hAnsi="Times New Roman" w:cs="Times New Roman"/>
        </w:rPr>
        <w:t xml:space="preserve">previous claims that </w:t>
      </w:r>
      <w:r w:rsidR="00A41265" w:rsidRPr="00D8686F">
        <w:rPr>
          <w:rFonts w:ascii="Times New Roman" w:hAnsi="Times New Roman" w:cs="Times New Roman"/>
        </w:rPr>
        <w:t>Hominin</w:t>
      </w:r>
      <w:r w:rsidR="005727A2" w:rsidRPr="00D8686F">
        <w:rPr>
          <w:rFonts w:ascii="Times New Roman" w:hAnsi="Times New Roman" w:cs="Times New Roman"/>
        </w:rPr>
        <w:t xml:space="preserve"> brain size was driven by global</w:t>
      </w:r>
      <w:r w:rsidR="005727A2">
        <w:rPr>
          <w:rFonts w:ascii="Times New Roman" w:hAnsi="Times New Roman" w:cs="Times New Roman"/>
        </w:rPr>
        <w:t xml:space="preserve"> climatic events</w:t>
      </w:r>
      <w:r w:rsidR="00BB59D4">
        <w:rPr>
          <w:rFonts w:ascii="Times New Roman" w:hAnsi="Times New Roman" w:cs="Times New Roman"/>
        </w:rPr>
        <w:t>. T</w:t>
      </w:r>
      <w:r w:rsidR="00B56AF9">
        <w:rPr>
          <w:rFonts w:ascii="Times New Roman" w:hAnsi="Times New Roman" w:cs="Times New Roman"/>
        </w:rPr>
        <w:t xml:space="preserve">he </w:t>
      </w:r>
      <w:commentRangeStart w:id="31"/>
      <w:r w:rsidR="00DA4FBA">
        <w:rPr>
          <w:rFonts w:ascii="Times New Roman" w:hAnsi="Times New Roman" w:cs="Times New Roman"/>
        </w:rPr>
        <w:t xml:space="preserve">discretion </w:t>
      </w:r>
      <w:commentRangeEnd w:id="31"/>
      <w:r w:rsidR="00676777">
        <w:rPr>
          <w:rStyle w:val="CommentReference"/>
        </w:rPr>
        <w:commentReference w:id="31"/>
      </w:r>
      <w:r w:rsidR="00DA4FBA">
        <w:rPr>
          <w:rFonts w:ascii="Times New Roman" w:hAnsi="Times New Roman" w:cs="Times New Roman"/>
        </w:rPr>
        <w:t>between our results and</w:t>
      </w:r>
      <w:r w:rsidR="00EE089F">
        <w:rPr>
          <w:rFonts w:ascii="Times New Roman" w:hAnsi="Times New Roman" w:cs="Times New Roman"/>
        </w:rPr>
        <w:t xml:space="preserve"> </w:t>
      </w:r>
      <w:r w:rsidR="00DA4FBA">
        <w:rPr>
          <w:rFonts w:ascii="Times New Roman" w:hAnsi="Times New Roman" w:cs="Times New Roman"/>
        </w:rPr>
        <w:t>those</w:t>
      </w:r>
      <w:r w:rsidR="00B56AF9">
        <w:rPr>
          <w:rFonts w:ascii="Times New Roman" w:hAnsi="Times New Roman" w:cs="Times New Roman"/>
        </w:rPr>
        <w:t xml:space="preserve"> of these previous reports coul</w:t>
      </w:r>
      <w:r w:rsidR="007B21E0">
        <w:rPr>
          <w:rFonts w:ascii="Times New Roman" w:hAnsi="Times New Roman" w:cs="Times New Roman"/>
        </w:rPr>
        <w:t>d</w:t>
      </w:r>
      <w:r w:rsidR="00B56AF9">
        <w:rPr>
          <w:rFonts w:ascii="Times New Roman" w:hAnsi="Times New Roman" w:cs="Times New Roman"/>
        </w:rPr>
        <w:t xml:space="preserve"> stem from one or more </w:t>
      </w:r>
      <w:r w:rsidR="00ED4DE7">
        <w:rPr>
          <w:rFonts w:ascii="Times New Roman" w:hAnsi="Times New Roman" w:cs="Times New Roman"/>
        </w:rPr>
        <w:t>of the following sources</w:t>
      </w:r>
      <w:r w:rsidR="00B56AF9">
        <w:rPr>
          <w:rFonts w:ascii="Times New Roman" w:hAnsi="Times New Roman" w:cs="Times New Roman"/>
        </w:rPr>
        <w:t xml:space="preserve">: 1) insufficient sample sizes, 2) testing single </w:t>
      </w:r>
      <w:r w:rsidR="004C22A5">
        <w:rPr>
          <w:rFonts w:ascii="Times New Roman" w:hAnsi="Times New Roman" w:cs="Times New Roman"/>
        </w:rPr>
        <w:t xml:space="preserve">climatic </w:t>
      </w:r>
      <w:r w:rsidR="00B56AF9">
        <w:rPr>
          <w:rFonts w:ascii="Times New Roman" w:hAnsi="Times New Roman" w:cs="Times New Roman"/>
        </w:rPr>
        <w:t>factors at a time,</w:t>
      </w:r>
      <w:r w:rsidR="007171A7">
        <w:rPr>
          <w:rFonts w:ascii="Times New Roman" w:hAnsi="Times New Roman" w:cs="Times New Roman"/>
        </w:rPr>
        <w:t xml:space="preserve"> and</w:t>
      </w:r>
      <w:r w:rsidR="00B56AF9">
        <w:rPr>
          <w:rFonts w:ascii="Times New Roman" w:hAnsi="Times New Roman" w:cs="Times New Roman"/>
        </w:rPr>
        <w:t xml:space="preserve"> </w:t>
      </w:r>
      <w:r w:rsidR="009F7C99">
        <w:rPr>
          <w:rFonts w:ascii="Times New Roman" w:hAnsi="Times New Roman" w:cs="Times New Roman"/>
        </w:rPr>
        <w:t>3</w:t>
      </w:r>
      <w:r w:rsidR="00B56AF9">
        <w:rPr>
          <w:rFonts w:ascii="Times New Roman" w:hAnsi="Times New Roman" w:cs="Times New Roman"/>
        </w:rPr>
        <w:t>) fail</w:t>
      </w:r>
      <w:r w:rsidR="00CD1EC6">
        <w:rPr>
          <w:rFonts w:ascii="Times New Roman" w:hAnsi="Times New Roman" w:cs="Times New Roman"/>
        </w:rPr>
        <w:t>ure to properly detrend data.</w:t>
      </w:r>
      <w:r w:rsidR="00EA761D">
        <w:rPr>
          <w:rFonts w:ascii="Times New Roman" w:hAnsi="Times New Roman" w:cs="Times New Roman"/>
        </w:rPr>
        <w:t xml:space="preserve"> </w:t>
      </w:r>
      <w:r w:rsidR="00A829E1">
        <w:rPr>
          <w:rFonts w:ascii="Times New Roman" w:hAnsi="Times New Roman" w:cs="Times New Roman"/>
        </w:rPr>
        <w:t xml:space="preserve">In this study we demonstrated that the latter of these three factors </w:t>
      </w:r>
      <w:r w:rsidR="00C64ACD">
        <w:rPr>
          <w:rFonts w:ascii="Times New Roman" w:hAnsi="Times New Roman" w:cs="Times New Roman"/>
        </w:rPr>
        <w:t>consistently</w:t>
      </w:r>
      <w:r w:rsidR="00071176">
        <w:rPr>
          <w:rFonts w:ascii="Times New Roman" w:hAnsi="Times New Roman" w:cs="Times New Roman"/>
        </w:rPr>
        <w:t xml:space="preserve"> and</w:t>
      </w:r>
      <w:r w:rsidR="00A829E1">
        <w:rPr>
          <w:rFonts w:ascii="Times New Roman" w:hAnsi="Times New Roman" w:cs="Times New Roman"/>
        </w:rPr>
        <w:t xml:space="preserve"> dramatically alter</w:t>
      </w:r>
      <w:r w:rsidR="0016649A">
        <w:rPr>
          <w:rFonts w:ascii="Times New Roman" w:hAnsi="Times New Roman" w:cs="Times New Roman"/>
        </w:rPr>
        <w:t>s</w:t>
      </w:r>
      <w:r w:rsidR="00A829E1">
        <w:rPr>
          <w:rFonts w:ascii="Times New Roman" w:hAnsi="Times New Roman" w:cs="Times New Roman"/>
        </w:rPr>
        <w:t xml:space="preserve"> </w:t>
      </w:r>
      <w:r w:rsidR="00463EC9">
        <w:rPr>
          <w:rFonts w:ascii="Times New Roman" w:hAnsi="Times New Roman" w:cs="Times New Roman"/>
        </w:rPr>
        <w:t xml:space="preserve">the pattern of </w:t>
      </w:r>
      <w:r w:rsidR="00A829E1">
        <w:rPr>
          <w:rFonts w:ascii="Times New Roman" w:hAnsi="Times New Roman" w:cs="Times New Roman"/>
        </w:rPr>
        <w:t xml:space="preserve">results </w:t>
      </w:r>
      <w:r w:rsidR="001322F6">
        <w:rPr>
          <w:rFonts w:ascii="Times New Roman" w:hAnsi="Times New Roman" w:cs="Times New Roman"/>
        </w:rPr>
        <w:t xml:space="preserve">due to </w:t>
      </w:r>
      <w:r w:rsidR="0016649A">
        <w:rPr>
          <w:rFonts w:ascii="Times New Roman" w:hAnsi="Times New Roman" w:cs="Times New Roman"/>
        </w:rPr>
        <w:t xml:space="preserve">the confounding effects of </w:t>
      </w:r>
      <w:r w:rsidR="005727A2">
        <w:rPr>
          <w:rFonts w:ascii="Times New Roman" w:hAnsi="Times New Roman" w:cs="Times New Roman"/>
        </w:rPr>
        <w:t xml:space="preserve">temporal autocorrelation. </w:t>
      </w:r>
      <w:r w:rsidR="00496621">
        <w:rPr>
          <w:rFonts w:ascii="Times New Roman" w:hAnsi="Times New Roman" w:cs="Times New Roman"/>
        </w:rPr>
        <w:t xml:space="preserve">This clearly </w:t>
      </w:r>
      <w:r w:rsidR="00091C98">
        <w:rPr>
          <w:rFonts w:ascii="Times New Roman" w:hAnsi="Times New Roman" w:cs="Times New Roman"/>
        </w:rPr>
        <w:t>illustrates</w:t>
      </w:r>
      <w:r w:rsidR="00496621">
        <w:rPr>
          <w:rFonts w:ascii="Times New Roman" w:hAnsi="Times New Roman" w:cs="Times New Roman"/>
        </w:rPr>
        <w:t xml:space="preserve"> the </w:t>
      </w:r>
      <w:r w:rsidR="00091C98">
        <w:rPr>
          <w:rFonts w:ascii="Times New Roman" w:hAnsi="Times New Roman" w:cs="Times New Roman"/>
        </w:rPr>
        <w:t>necessity</w:t>
      </w:r>
      <w:r w:rsidR="009A606A">
        <w:rPr>
          <w:rFonts w:ascii="Times New Roman" w:hAnsi="Times New Roman" w:cs="Times New Roman"/>
        </w:rPr>
        <w:t xml:space="preserve"> of detrending time </w:t>
      </w:r>
      <w:r w:rsidR="00496621">
        <w:rPr>
          <w:rFonts w:ascii="Times New Roman" w:hAnsi="Times New Roman" w:cs="Times New Roman"/>
        </w:rPr>
        <w:t>series data</w:t>
      </w:r>
      <w:r w:rsidR="009E2312">
        <w:rPr>
          <w:rFonts w:ascii="Times New Roman" w:hAnsi="Times New Roman" w:cs="Times New Roman"/>
        </w:rPr>
        <w:t xml:space="preserve"> before conducting cross-correlation analyses.</w:t>
      </w:r>
      <w:r w:rsidR="00496621">
        <w:rPr>
          <w:rFonts w:ascii="Times New Roman" w:hAnsi="Times New Roman" w:cs="Times New Roman"/>
        </w:rPr>
        <w:t xml:space="preserve"> </w:t>
      </w:r>
      <w:r w:rsidR="007171A7">
        <w:rPr>
          <w:rFonts w:ascii="Times New Roman" w:hAnsi="Times New Roman" w:cs="Times New Roman"/>
        </w:rPr>
        <w:t>That said</w:t>
      </w:r>
      <w:r w:rsidR="00EA761D">
        <w:rPr>
          <w:rFonts w:ascii="Times New Roman" w:hAnsi="Times New Roman" w:cs="Times New Roman"/>
        </w:rPr>
        <w:t xml:space="preserve">, as only the global climate was tested, it remains possible that changes in regional or local environment, or </w:t>
      </w:r>
      <w:r w:rsidR="006D5912">
        <w:rPr>
          <w:rFonts w:ascii="Times New Roman" w:hAnsi="Times New Roman" w:cs="Times New Roman"/>
        </w:rPr>
        <w:t>within</w:t>
      </w:r>
      <w:r w:rsidR="00EA761D">
        <w:rPr>
          <w:rFonts w:ascii="Times New Roman" w:hAnsi="Times New Roman" w:cs="Times New Roman"/>
        </w:rPr>
        <w:t xml:space="preserve"> time intervals</w:t>
      </w:r>
      <w:r w:rsidR="009A606A">
        <w:rPr>
          <w:rFonts w:ascii="Times New Roman" w:hAnsi="Times New Roman" w:cs="Times New Roman"/>
        </w:rPr>
        <w:t xml:space="preserve"> less than 100Ky</w:t>
      </w:r>
      <w:r w:rsidR="00EA761D">
        <w:rPr>
          <w:rFonts w:ascii="Times New Roman" w:hAnsi="Times New Roman" w:cs="Times New Roman"/>
        </w:rPr>
        <w:t xml:space="preserve">, could have affected </w:t>
      </w:r>
      <w:r w:rsidR="00A41265">
        <w:rPr>
          <w:rFonts w:ascii="Times New Roman" w:hAnsi="Times New Roman" w:cs="Times New Roman"/>
        </w:rPr>
        <w:t>Hominin</w:t>
      </w:r>
      <w:r w:rsidR="00EA761D">
        <w:rPr>
          <w:rFonts w:ascii="Times New Roman" w:hAnsi="Times New Roman" w:cs="Times New Roman"/>
        </w:rPr>
        <w:t xml:space="preserve"> CC. </w:t>
      </w:r>
    </w:p>
    <w:p w14:paraId="7E656DD8" w14:textId="77777777" w:rsidR="00A94764" w:rsidRDefault="00A94764" w:rsidP="005024D6">
      <w:pPr>
        <w:rPr>
          <w:rFonts w:ascii="Times New Roman" w:hAnsi="Times New Roman" w:cs="Times New Roman"/>
        </w:rPr>
      </w:pPr>
    </w:p>
    <w:p w14:paraId="3C48B341" w14:textId="77777777" w:rsidR="00A302A2" w:rsidRPr="00862889" w:rsidRDefault="00A302A2" w:rsidP="005024D6">
      <w:pPr>
        <w:rPr>
          <w:rFonts w:ascii="Times New Roman" w:hAnsi="Times New Roman" w:cs="Times New Roman"/>
        </w:rPr>
      </w:pPr>
    </w:p>
    <w:p w14:paraId="46A77788" w14:textId="467255C8" w:rsidR="00325D76" w:rsidRDefault="00BC21EB" w:rsidP="005024D6">
      <w:pPr>
        <w:rPr>
          <w:rFonts w:ascii="Times New Roman" w:hAnsi="Times New Roman" w:cs="Times New Roman"/>
          <w:b/>
        </w:rPr>
      </w:pPr>
      <w:r>
        <w:rPr>
          <w:rFonts w:ascii="Times New Roman" w:hAnsi="Times New Roman" w:cs="Times New Roman"/>
          <w:b/>
        </w:rPr>
        <w:t>CONCLUSIONS</w:t>
      </w:r>
    </w:p>
    <w:p w14:paraId="763A242D" w14:textId="77777777" w:rsidR="00352B9E" w:rsidRDefault="00352B9E" w:rsidP="005024D6">
      <w:pPr>
        <w:rPr>
          <w:rFonts w:ascii="Times New Roman" w:hAnsi="Times New Roman" w:cs="Times New Roman"/>
          <w:b/>
        </w:rPr>
      </w:pPr>
    </w:p>
    <w:p w14:paraId="09E53226" w14:textId="4AD4BA34" w:rsidR="002C579A" w:rsidRPr="00352B9E" w:rsidRDefault="00833B6C" w:rsidP="005024D6">
      <w:pPr>
        <w:rPr>
          <w:rFonts w:ascii="Times New Roman" w:hAnsi="Times New Roman" w:cs="Times New Roman"/>
        </w:rPr>
      </w:pPr>
      <w:r>
        <w:rPr>
          <w:rFonts w:ascii="Times New Roman" w:hAnsi="Times New Roman" w:cs="Times New Roman"/>
        </w:rPr>
        <w:t xml:space="preserve">Based on these results, it appears that </w:t>
      </w:r>
      <w:r w:rsidR="009559D9">
        <w:rPr>
          <w:rFonts w:ascii="Times New Roman" w:hAnsi="Times New Roman" w:cs="Times New Roman"/>
        </w:rPr>
        <w:t xml:space="preserve">global </w:t>
      </w:r>
      <w:r>
        <w:rPr>
          <w:rFonts w:ascii="Times New Roman" w:hAnsi="Times New Roman" w:cs="Times New Roman"/>
        </w:rPr>
        <w:t xml:space="preserve">climate has indeed influenced brain evolution in certain mammalian taxa. Amongst them, </w:t>
      </w:r>
      <w:r w:rsidR="00EE3313">
        <w:rPr>
          <w:rFonts w:ascii="Times New Roman" w:hAnsi="Times New Roman" w:cs="Times New Roman"/>
        </w:rPr>
        <w:t>Primate</w:t>
      </w:r>
      <w:r>
        <w:rPr>
          <w:rFonts w:ascii="Times New Roman" w:hAnsi="Times New Roman" w:cs="Times New Roman"/>
        </w:rPr>
        <w:t xml:space="preserve"> brain size has responded simultaneously to at least three different aspects of climatic change: Trend, Variability, and Rate.</w:t>
      </w:r>
      <w:r w:rsidR="005158FB">
        <w:rPr>
          <w:rFonts w:ascii="Times New Roman" w:hAnsi="Times New Roman" w:cs="Times New Roman"/>
        </w:rPr>
        <w:t xml:space="preserve"> While H</w:t>
      </w:r>
      <w:r w:rsidR="00CE25CB">
        <w:rPr>
          <w:rFonts w:ascii="Times New Roman" w:hAnsi="Times New Roman" w:cs="Times New Roman"/>
        </w:rPr>
        <w:t xml:space="preserve">ominins have accelerated the </w:t>
      </w:r>
      <w:r w:rsidR="00EE3313">
        <w:rPr>
          <w:rFonts w:ascii="Times New Roman" w:hAnsi="Times New Roman" w:cs="Times New Roman"/>
        </w:rPr>
        <w:t>Primate</w:t>
      </w:r>
      <w:r w:rsidR="00CE25CB">
        <w:rPr>
          <w:rFonts w:ascii="Times New Roman" w:hAnsi="Times New Roman" w:cs="Times New Roman"/>
        </w:rPr>
        <w:t xml:space="preserve"> trend of increasing brain size in the last </w:t>
      </w:r>
      <w:r w:rsidR="004D2B42">
        <w:rPr>
          <w:rFonts w:ascii="Times New Roman" w:hAnsi="Times New Roman" w:cs="Times New Roman"/>
        </w:rPr>
        <w:t>~</w:t>
      </w:r>
      <w:r w:rsidR="00CE25CB">
        <w:rPr>
          <w:rFonts w:ascii="Times New Roman" w:hAnsi="Times New Roman" w:cs="Times New Roman"/>
        </w:rPr>
        <w:t xml:space="preserve">5-7My, this trend appears to </w:t>
      </w:r>
      <w:commentRangeStart w:id="32"/>
      <w:r w:rsidR="00CE25CB">
        <w:rPr>
          <w:rFonts w:ascii="Times New Roman" w:hAnsi="Times New Roman" w:cs="Times New Roman"/>
        </w:rPr>
        <w:t xml:space="preserve">have occurred independent of global shifts </w:t>
      </w:r>
      <w:commentRangeEnd w:id="32"/>
      <w:r w:rsidR="0098535C">
        <w:rPr>
          <w:rStyle w:val="CommentReference"/>
        </w:rPr>
        <w:commentReference w:id="32"/>
      </w:r>
      <w:r w:rsidR="005158FB">
        <w:rPr>
          <w:rFonts w:ascii="Times New Roman" w:hAnsi="Times New Roman" w:cs="Times New Roman"/>
        </w:rPr>
        <w:t>in</w:t>
      </w:r>
      <w:r w:rsidR="00CE25CB">
        <w:rPr>
          <w:rFonts w:ascii="Times New Roman" w:hAnsi="Times New Roman" w:cs="Times New Roman"/>
        </w:rPr>
        <w:t xml:space="preserve"> temperature and/or aridity during this </w:t>
      </w:r>
      <w:r w:rsidR="004D2B42">
        <w:rPr>
          <w:rFonts w:ascii="Times New Roman" w:hAnsi="Times New Roman" w:cs="Times New Roman"/>
        </w:rPr>
        <w:t>time period</w:t>
      </w:r>
      <w:r w:rsidR="00CE25CB">
        <w:rPr>
          <w:rFonts w:ascii="Times New Roman" w:hAnsi="Times New Roman" w:cs="Times New Roman"/>
        </w:rPr>
        <w:t>. T</w:t>
      </w:r>
      <w:r w:rsidR="00E66E72">
        <w:rPr>
          <w:rFonts w:ascii="Times New Roman" w:hAnsi="Times New Roman" w:cs="Times New Roman"/>
        </w:rPr>
        <w:t>hus, t</w:t>
      </w:r>
      <w:r w:rsidR="00CE25CB">
        <w:rPr>
          <w:rFonts w:ascii="Times New Roman" w:hAnsi="Times New Roman" w:cs="Times New Roman"/>
        </w:rPr>
        <w:t xml:space="preserve">his </w:t>
      </w:r>
      <w:r w:rsidR="005158FB">
        <w:rPr>
          <w:rFonts w:ascii="Times New Roman" w:hAnsi="Times New Roman" w:cs="Times New Roman"/>
        </w:rPr>
        <w:t xml:space="preserve">test of </w:t>
      </w:r>
      <w:r w:rsidR="007446B0">
        <w:rPr>
          <w:rFonts w:ascii="Times New Roman" w:hAnsi="Times New Roman" w:cs="Times New Roman"/>
        </w:rPr>
        <w:t>alternate</w:t>
      </w:r>
      <w:r w:rsidR="005158FB">
        <w:rPr>
          <w:rFonts w:ascii="Times New Roman" w:hAnsi="Times New Roman" w:cs="Times New Roman"/>
        </w:rPr>
        <w:t xml:space="preserve"> climatic hypotheses </w:t>
      </w:r>
      <w:r w:rsidR="004F536B">
        <w:rPr>
          <w:rFonts w:ascii="Times New Roman" w:hAnsi="Times New Roman" w:cs="Times New Roman"/>
        </w:rPr>
        <w:t>does not</w:t>
      </w:r>
      <w:r w:rsidR="005158FB">
        <w:rPr>
          <w:rFonts w:ascii="Times New Roman" w:hAnsi="Times New Roman" w:cs="Times New Roman"/>
        </w:rPr>
        <w:t xml:space="preserve"> support</w:t>
      </w:r>
      <w:r w:rsidR="00CE25CB">
        <w:rPr>
          <w:rFonts w:ascii="Times New Roman" w:hAnsi="Times New Roman" w:cs="Times New Roman"/>
        </w:rPr>
        <w:t xml:space="preserve"> previously reported </w:t>
      </w:r>
      <w:r w:rsidR="009C1169">
        <w:rPr>
          <w:rFonts w:ascii="Times New Roman" w:hAnsi="Times New Roman" w:cs="Times New Roman"/>
        </w:rPr>
        <w:t>relation</w:t>
      </w:r>
      <w:r w:rsidR="00B758BC">
        <w:rPr>
          <w:rFonts w:ascii="Times New Roman" w:hAnsi="Times New Roman" w:cs="Times New Roman"/>
        </w:rPr>
        <w:t>ships between H</w:t>
      </w:r>
      <w:r w:rsidR="009C1169">
        <w:rPr>
          <w:rFonts w:ascii="Times New Roman" w:hAnsi="Times New Roman" w:cs="Times New Roman"/>
        </w:rPr>
        <w:t xml:space="preserve">ominin </w:t>
      </w:r>
      <w:r w:rsidR="00B758BC">
        <w:rPr>
          <w:rFonts w:ascii="Times New Roman" w:hAnsi="Times New Roman" w:cs="Times New Roman"/>
        </w:rPr>
        <w:t>brain size</w:t>
      </w:r>
      <w:r w:rsidR="009C1169">
        <w:rPr>
          <w:rFonts w:ascii="Times New Roman" w:hAnsi="Times New Roman" w:cs="Times New Roman"/>
        </w:rPr>
        <w:t xml:space="preserve"> and </w:t>
      </w:r>
      <w:r w:rsidR="00B758BC">
        <w:rPr>
          <w:rFonts w:ascii="Times New Roman" w:hAnsi="Times New Roman" w:cs="Times New Roman"/>
        </w:rPr>
        <w:t>climate</w:t>
      </w:r>
      <w:r w:rsidR="00CE25CB">
        <w:rPr>
          <w:rFonts w:ascii="Times New Roman" w:hAnsi="Times New Roman" w:cs="Times New Roman"/>
        </w:rPr>
        <w:t xml:space="preserve">. </w:t>
      </w:r>
    </w:p>
    <w:p w14:paraId="1E0B6BF7" w14:textId="77777777" w:rsidR="004070A6" w:rsidRPr="00862889" w:rsidRDefault="004070A6" w:rsidP="005024D6">
      <w:pPr>
        <w:rPr>
          <w:rFonts w:ascii="Times New Roman" w:hAnsi="Times New Roman" w:cs="Times New Roman"/>
        </w:rPr>
      </w:pPr>
    </w:p>
    <w:p w14:paraId="0EC45BCB" w14:textId="77777777" w:rsidR="00A04E62" w:rsidRPr="00862889" w:rsidRDefault="00A04E62" w:rsidP="005024D6">
      <w:pPr>
        <w:rPr>
          <w:rFonts w:ascii="Times New Roman" w:hAnsi="Times New Roman" w:cs="Times New Roman"/>
        </w:rPr>
      </w:pPr>
    </w:p>
    <w:p w14:paraId="451CD1D5" w14:textId="795FB54C" w:rsidR="00F572F0" w:rsidRPr="00862889" w:rsidRDefault="00BC21EB" w:rsidP="005024D6">
      <w:pPr>
        <w:rPr>
          <w:rFonts w:ascii="Times New Roman" w:hAnsi="Times New Roman" w:cs="Times New Roman"/>
          <w:b/>
        </w:rPr>
      </w:pPr>
      <w:r>
        <w:rPr>
          <w:rFonts w:ascii="Times New Roman" w:hAnsi="Times New Roman" w:cs="Times New Roman"/>
          <w:b/>
        </w:rPr>
        <w:t>ACKNOWELDGEMENTS</w:t>
      </w:r>
    </w:p>
    <w:p w14:paraId="7DAAAC25" w14:textId="77777777" w:rsidR="00F572F0" w:rsidRPr="00862889" w:rsidRDefault="00F572F0" w:rsidP="005024D6">
      <w:pPr>
        <w:rPr>
          <w:rFonts w:ascii="Times New Roman" w:hAnsi="Times New Roman" w:cs="Times New Roman"/>
        </w:rPr>
      </w:pPr>
    </w:p>
    <w:p w14:paraId="31EE51C6" w14:textId="19767269" w:rsidR="00F572F0" w:rsidRPr="00862889" w:rsidRDefault="00F572F0" w:rsidP="005024D6">
      <w:pPr>
        <w:rPr>
          <w:rFonts w:ascii="Times New Roman" w:hAnsi="Times New Roman" w:cs="Times New Roman"/>
        </w:rPr>
      </w:pPr>
      <w:r w:rsidRPr="00862889">
        <w:rPr>
          <w:rFonts w:ascii="Times New Roman" w:hAnsi="Times New Roman" w:cs="Times New Roman"/>
        </w:rPr>
        <w:t>The author</w:t>
      </w:r>
      <w:r w:rsidR="00BC21EB">
        <w:rPr>
          <w:rFonts w:ascii="Times New Roman" w:hAnsi="Times New Roman" w:cs="Times New Roman"/>
        </w:rPr>
        <w:t>s would like to thank Bernard Wood</w:t>
      </w:r>
      <w:r w:rsidRPr="00862889">
        <w:rPr>
          <w:rFonts w:ascii="Times New Roman" w:hAnsi="Times New Roman" w:cs="Times New Roman"/>
        </w:rPr>
        <w:t>, John Kingston</w:t>
      </w:r>
      <w:r w:rsidR="00BC21EB">
        <w:rPr>
          <w:rFonts w:ascii="Times New Roman" w:hAnsi="Times New Roman" w:cs="Times New Roman"/>
        </w:rPr>
        <w:t xml:space="preserve"> and Andrew Du</w:t>
      </w:r>
      <w:r w:rsidRPr="00862889">
        <w:rPr>
          <w:rFonts w:ascii="Times New Roman" w:hAnsi="Times New Roman" w:cs="Times New Roman"/>
        </w:rPr>
        <w:t xml:space="preserve"> for their invaluable feedback and direction throughout this project.</w:t>
      </w:r>
    </w:p>
    <w:p w14:paraId="0F1218C4" w14:textId="77777777" w:rsidR="00A04E62" w:rsidRPr="00862889" w:rsidRDefault="00A04E62" w:rsidP="005024D6">
      <w:pPr>
        <w:rPr>
          <w:rFonts w:ascii="Times New Roman" w:hAnsi="Times New Roman" w:cs="Times New Roman"/>
        </w:rPr>
      </w:pPr>
    </w:p>
    <w:p w14:paraId="7A404738" w14:textId="77777777" w:rsidR="00A04E62" w:rsidRPr="00862889" w:rsidRDefault="00A04E62" w:rsidP="005024D6">
      <w:pPr>
        <w:rPr>
          <w:rFonts w:ascii="Times New Roman" w:hAnsi="Times New Roman" w:cs="Times New Roman"/>
        </w:rPr>
      </w:pPr>
    </w:p>
    <w:p w14:paraId="1DD68C4E" w14:textId="1B1283BF" w:rsidR="007E4610" w:rsidRPr="000A2414" w:rsidRDefault="007E4610" w:rsidP="000A2414">
      <w:pPr>
        <w:rPr>
          <w:rFonts w:ascii="Times New Roman" w:hAnsi="Times New Roman" w:cs="Times New Roman"/>
        </w:rPr>
      </w:pPr>
    </w:p>
    <w:p w14:paraId="7F7D0A30" w14:textId="04F9C16A" w:rsidR="007771EC" w:rsidRPr="00862889" w:rsidRDefault="007771EC">
      <w:pPr>
        <w:rPr>
          <w:rFonts w:ascii="Times New Roman" w:hAnsi="Times New Roman" w:cs="Times New Roman"/>
        </w:rPr>
      </w:pPr>
    </w:p>
    <w:p w14:paraId="7C7DA186" w14:textId="77777777" w:rsidR="00E95B48" w:rsidRPr="00862889" w:rsidRDefault="00E95B48">
      <w:pPr>
        <w:rPr>
          <w:rFonts w:ascii="Times New Roman" w:hAnsi="Times New Roman" w:cs="Times New Roman"/>
        </w:rPr>
      </w:pPr>
    </w:p>
    <w:p w14:paraId="7AAA7D59" w14:textId="77777777" w:rsidR="00E95B48" w:rsidRPr="00862889" w:rsidRDefault="00E95B48">
      <w:pPr>
        <w:rPr>
          <w:rFonts w:ascii="Times New Roman" w:hAnsi="Times New Roman" w:cs="Times New Roman"/>
        </w:rPr>
      </w:pPr>
    </w:p>
    <w:p w14:paraId="7997C048" w14:textId="77777777" w:rsidR="00E95B48" w:rsidRPr="00862889" w:rsidRDefault="00E95B48">
      <w:pPr>
        <w:rPr>
          <w:rFonts w:ascii="Times New Roman" w:hAnsi="Times New Roman" w:cs="Times New Roman"/>
        </w:rPr>
      </w:pPr>
    </w:p>
    <w:p w14:paraId="117D2F67" w14:textId="77777777" w:rsidR="00065E98" w:rsidRPr="00862889" w:rsidRDefault="00065E98">
      <w:pPr>
        <w:rPr>
          <w:rFonts w:ascii="Times New Roman" w:hAnsi="Times New Roman" w:cs="Times New Roman"/>
          <w:b/>
          <w:sz w:val="28"/>
          <w:szCs w:val="28"/>
        </w:rPr>
      </w:pPr>
      <w:r w:rsidRPr="00862889">
        <w:rPr>
          <w:rFonts w:ascii="Times New Roman" w:hAnsi="Times New Roman" w:cs="Times New Roman"/>
          <w:b/>
          <w:sz w:val="28"/>
          <w:szCs w:val="28"/>
        </w:rPr>
        <w:br w:type="page"/>
      </w:r>
    </w:p>
    <w:p w14:paraId="159B3F42" w14:textId="63370873" w:rsidR="00245AD0" w:rsidRPr="00B716E4" w:rsidRDefault="00B716E4" w:rsidP="00245AD0">
      <w:pPr>
        <w:jc w:val="center"/>
        <w:rPr>
          <w:rFonts w:ascii="Times New Roman" w:hAnsi="Times New Roman" w:cs="Times New Roman"/>
          <w:b/>
        </w:rPr>
      </w:pPr>
      <w:r w:rsidRPr="00B716E4">
        <w:rPr>
          <w:rFonts w:ascii="Times New Roman" w:hAnsi="Times New Roman" w:cs="Times New Roman"/>
          <w:b/>
        </w:rPr>
        <w:t>References</w:t>
      </w:r>
    </w:p>
    <w:p w14:paraId="61C2CA35" w14:textId="77777777" w:rsidR="00245AD0" w:rsidRPr="00862889" w:rsidRDefault="00245AD0" w:rsidP="00B3579C">
      <w:pPr>
        <w:rPr>
          <w:rFonts w:ascii="Times New Roman" w:hAnsi="Times New Roman" w:cs="Times New Roman"/>
        </w:rPr>
      </w:pPr>
    </w:p>
    <w:p w14:paraId="6F8DEDA9" w14:textId="77777777" w:rsidR="006E3C20" w:rsidRDefault="00245AD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sidRPr="00862889">
        <w:rPr>
          <w:rFonts w:ascii="Times New Roman" w:hAnsi="Times New Roman" w:cs="Times New Roman"/>
        </w:rPr>
        <w:fldChar w:fldCharType="begin"/>
      </w:r>
      <w:r w:rsidRPr="00862889">
        <w:rPr>
          <w:rFonts w:ascii="Times New Roman" w:hAnsi="Times New Roman" w:cs="Times New Roman"/>
        </w:rPr>
        <w:instrText xml:space="preserve"> ADDIN PAPERS2_CITATIONS &lt;papers2_bibliography/&gt;</w:instrText>
      </w:r>
      <w:r w:rsidRPr="00862889">
        <w:rPr>
          <w:rFonts w:ascii="Times New Roman" w:hAnsi="Times New Roman" w:cs="Times New Roman"/>
        </w:rPr>
        <w:fldChar w:fldCharType="separate"/>
      </w:r>
      <w:r w:rsidR="006E3C20">
        <w:rPr>
          <w:rFonts w:ascii="Times New Roman" w:hAnsi="Times New Roman" w:cs="Times New Roman"/>
        </w:rPr>
        <w:t>Aiello, L.C., Wood, B.A., 1994. Cranial variables as predictors of hominine body mass. American journal of physical anthropology. 95, 409–426.</w:t>
      </w:r>
    </w:p>
    <w:p w14:paraId="32E354EC"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Alroy, J., Koch, P.L., Zachos, J.C., 2000. Global Climate Change and North American Mammalian Evolution. Paleobiology. 26, 259–288.</w:t>
      </w:r>
    </w:p>
    <w:p w14:paraId="563DA432"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Ash, J., Gallup, G.G., Jr., 2007. Paleoclimatic Variation and Brain Expansion during Human Evolution. Human Nature. 18, 109–124.</w:t>
      </w:r>
    </w:p>
    <w:p w14:paraId="15D0F06D"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Bailey, D.H., Geary, D.C., 2009. Hominid Brain Evolution. Human Nature. 20, 67–79.</w:t>
      </w:r>
    </w:p>
    <w:p w14:paraId="0BA44C69"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Behrensmeyer, A.K., 2006. ATMOSPHERE: Climate Change and Human Evolution. Science. 311, 476–478.</w:t>
      </w:r>
    </w:p>
    <w:p w14:paraId="3913FE35"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Bininda-Emonds, O.R.P., Cardillo, M., Jones, K.E., MacPhee, R.D.E., Beck, R.M.D., Grenyer, R., Price, S.A., Vos, R.A., Gittleman, J.L., Purvis, A., 2007. The delayed rise of present-day mammals. Nature. 446, 507–512.</w:t>
      </w:r>
    </w:p>
    <w:p w14:paraId="4F0C1B95"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Bobe, R., Behrensmeyer, A.K., Chapman, R.E., 2002. Faunal change, environmental variability and late Pliocene hominin evolution. Journal of Human Evolution. 42, 475–497.</w:t>
      </w:r>
    </w:p>
    <w:p w14:paraId="1E8B054A"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Boddy, A.M., McGowen, M.R., Sherwood, C.C., Grossman, L.I., Goodman, M., Wildman, D.E., 2012. Comparative analysis of encephalization in mammals reveals relaxed constraints on anthropoid primate and cetacean brain scaling. Journal of Evolutionary Biology. 25, 981–994.</w:t>
      </w:r>
    </w:p>
    <w:p w14:paraId="56569969"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Broadhurst, C.L., Cunnane, S.C., Crawford, M.A., 1998. Rift Valley lake fish and shellfish provided brain-specific nutrition for early Homo. The British journal of nutrition. 79, 3–21.</w:t>
      </w:r>
    </w:p>
    <w:p w14:paraId="53482D75"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Carmody, R.N., Wrangham, R.W., 2010. Cooking and the Human Commitment to a High-quality Diet. Cold Spring Harbor Symposia on Quantitative Biology. 74, 427–434.</w:t>
      </w:r>
    </w:p>
    <w:p w14:paraId="1304B2F4"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Chatfield, C., 2013. The Analysis of Time Series. CRC Press.</w:t>
      </w:r>
    </w:p>
    <w:p w14:paraId="3651FF20"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Deacon, T.W., 2000. Evolutionary perspectives on language and brain plasticity. Journal of communication disorders. 33, 273–90– quiz 290–1.</w:t>
      </w:r>
    </w:p>
    <w:p w14:paraId="02B54938"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Deaner, R.O., Isler, K., Burkart, J., van Schaik, C., 2007. Overall Brain Size, and Not Encephalization Quotient, Best Predicts Cognitive Ability across Non-Human Primates. Brain, Behavior and Evolution. 70, 115–124.</w:t>
      </w:r>
    </w:p>
    <w:p w14:paraId="7FC68D9B"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deMenocal, P.B., 2004. African climate change and faunal evolution during the Pliocene–Pleistocene. Earth and Planetary Science Letters. 220, 3–24.</w:t>
      </w:r>
    </w:p>
    <w:p w14:paraId="7F337036"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Domínguez-Rodrigo, M., 2014. Is the “Savanna Hypothesis” a Dead Concept for Explaining the Emergence of the Earliest Hominins? Current Anthropology. 55, 59–81.</w:t>
      </w:r>
    </w:p>
    <w:p w14:paraId="7364D6F4"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Dunbar, R.I.M., 1998. The Social Brain Hypothesis. Evolutionary Anthropology. 6, 178–190.</w:t>
      </w:r>
    </w:p>
    <w:p w14:paraId="7E973AE9"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Edinger, T., 1948. Evolution of the Horse Brain. Geological Society of America.</w:t>
      </w:r>
    </w:p>
    <w:p w14:paraId="0ABBE89F"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Elliott, M., Kurki, H., Weston, D.A., Collard, M., 2014. Estimating fossil hominin body mass from cranial variables: An assessment using CT data from modern humans of known body mass. American journal of physical anthropology. 154, 201–214.</w:t>
      </w:r>
    </w:p>
    <w:p w14:paraId="65D7C57F"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Finarelli, J.A., Flynn, J.J., 2007. The evolution of encephalization in caniform carnivorans. Evolution. 61, 1758–1772.</w:t>
      </w:r>
    </w:p>
    <w:p w14:paraId="21C079A6"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Finarelli, J.A., Flynn, J.J., 2009. Brain-size evolution and sociality in Carnivora. PNAS. 106, 9345–9349.</w:t>
      </w:r>
    </w:p>
    <w:p w14:paraId="700786FB"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Foley, R.A., 1994. Speciation, extinction and climatic change in hominid evolution. Journal of Human Evolution. 26, 275–289.</w:t>
      </w:r>
    </w:p>
    <w:p w14:paraId="6BD2356E"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Holloway, R.L., 1968. The evolution of the primate brain: some aspects of quantitative relations. Brain Research. 7, 121–172.</w:t>
      </w:r>
    </w:p>
    <w:p w14:paraId="7A58ACAD"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Holloway, R.L., 2008. The Human Brain Evolving: A Personal Retrospective. Annual Review of Anthropology. 37, 1–19.</w:t>
      </w:r>
    </w:p>
    <w:p w14:paraId="36E56275"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Jerison, H., 1973. Evolution of The Brain and Intelligence. Elsevier.</w:t>
      </w:r>
    </w:p>
    <w:p w14:paraId="18FEF4DA"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Jerison, H.J., 1970. Brain evolution: new light on old principles. Science. 170, 1224–1225.</w:t>
      </w:r>
    </w:p>
    <w:p w14:paraId="08041A94"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Klein, R.G., 2009. The Human Career. University of Chicago Press.</w:t>
      </w:r>
    </w:p>
    <w:p w14:paraId="207C48E7"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Krubitzer, L., 2009. In search of a unifying theory of complex brain evolution. Annals of the New York Academy of Sciences. 1156, 44–67.</w:t>
      </w:r>
    </w:p>
    <w:p w14:paraId="5B05950A"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Lefebvre, L., Reader, S.M., Sol, D., 2004. Brains, innovations and evolution in birds and primates. Brain, Behavior and Evolution. 63, 233–246.</w:t>
      </w:r>
    </w:p>
    <w:p w14:paraId="003399A5"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Ludwig, K.R., Renne, P.R., 2000. Geochronology on the paleoanthropological time scale. Evolutionary Anthropology: Issues, News, and Reviews. 9, 101–110.</w:t>
      </w:r>
    </w:p>
    <w:p w14:paraId="569A0FD4"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Marino, L., McShea, D.W., Uhen, M.D., 2004. Origin and evolution of large brains in toothed whales. The Anatomical Record Part A Discoveries in Molecular Cellular and Evolutionary Biology. 281, 1247–1255.</w:t>
      </w:r>
    </w:p>
    <w:p w14:paraId="6F5E1D64"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Martin, R.D., 1981. Relative brain size and basal metabolic rate in terrestrial vertebrates. Nature. 293, 57–60.</w:t>
      </w:r>
    </w:p>
    <w:p w14:paraId="089A8AB4"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Martin, R.D., 1984. Body size, brain size and feeding strategies. 73–103.</w:t>
      </w:r>
    </w:p>
    <w:p w14:paraId="2BC7DB28"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Maslin, M.A., Brierley, C.M., Milner, A.M., Shultz, S., Trauth, M.H., Wilson, K.E., 2014. Quaternary Science Reviews. Quaternary Science Reviews. 101, 1–17.</w:t>
      </w:r>
    </w:p>
    <w:p w14:paraId="2D2F571D"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Maslin, M.A., Christensen, B., 2007. Tectonics, orbital forcing, global climate change, and human evolution in Africa: introduction to the African paleoclimate special volume. Journal of Human Evolution. 53, 443–464.</w:t>
      </w:r>
    </w:p>
    <w:p w14:paraId="0C2DB540"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Maslin, M.A., Shultz, S., Trauth, M.H., 2015. A synthesis of the theories and concepts of early human evolution. Philosophical Transactions of the Royal Society B: Biological Sciences. 370.</w:t>
      </w:r>
    </w:p>
    <w:p w14:paraId="508F1730"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Montgomery, S.H., Capellini, I., Barton, R.A., Mundy, N.I., 2010. Reconstructing the ups and downs of primate brain evolution: implications for adaptive hypotheses and Homo floresiensis. BMC Biology. 8, 9.</w:t>
      </w:r>
    </w:p>
    <w:p w14:paraId="1C797C75"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Montgomery, S.H., Geisler, J.H., McGowen, M.R., Fox, C., Marino, L., Gatesy, J., 2013. The evolutionary history of cetacean brain and body size. Evolution. 67, 3339–3353.</w:t>
      </w:r>
    </w:p>
    <w:p w14:paraId="7BA85D2E"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Paradis, E., Claude, J., Strimmer, K., 2004. APE: Analyses of Phylogenetics and Evolution in R language. Bioinformatics (Oxford, England). 20, 289–290.</w:t>
      </w:r>
    </w:p>
    <w:p w14:paraId="050BB543"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Passingham, R.E., 2008. What is Special about the Human Brain? Oxford University Press, USA.</w:t>
      </w:r>
    </w:p>
    <w:p w14:paraId="2D356F15"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Potts, R., 1996. Evolution and climate variability. Science. 273, 922–923.</w:t>
      </w:r>
    </w:p>
    <w:p w14:paraId="75F344C1"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Potts, R., 1998a. Variability selection in hominid evolution. Evolutionary Anthropology: Issues, News, and Reviews. 7, 81–96.</w:t>
      </w:r>
    </w:p>
    <w:p w14:paraId="10A18EEF"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Potts, R., 1998b. Environmental hypotheses of hominin evolution. American journal of physical anthropology. Suppl 27, 93–136.</w:t>
      </w:r>
    </w:p>
    <w:p w14:paraId="20F5332E"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Potts, R., 2012. Environmental and Behavioral Evidence Pertaining to the Evolution of Early Homo. Current Anthropology. 53, S299–S317.</w:t>
      </w:r>
    </w:p>
    <w:p w14:paraId="79B922B5"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Potts, R., 2013. Hominin evolution in settings of strong environmental variability. Quaternary Science Reviews. 73, 1–13.</w:t>
      </w:r>
    </w:p>
    <w:p w14:paraId="4E756008"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Schoenemann, P.T., Begun, D.R., 2013. Hominid brain evolution. A Companion to Paleoanthropology. 136–164.</w:t>
      </w:r>
    </w:p>
    <w:p w14:paraId="07F1EA80"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Schwartz, J.H., Tattersall, I., 2004. The Human Fossil Record, Brain Endocasts--The Paleoneurological Evidence. John Wiley &amp; Sons.</w:t>
      </w:r>
    </w:p>
    <w:p w14:paraId="66BDF0F0"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Sherwood, C.C., Subiaul, F., Zawidzki, T.W., 2008. A natural history of the human mind: tracing evolutionary changes in brain and cognition. Journal of Anatomy. 212, 426–454.</w:t>
      </w:r>
    </w:p>
    <w:p w14:paraId="1FD1091F"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Shultz, S., Dunbar, R.I.M., 2007. The evolution of the social brain: anthropoid primates contrast with other vertebrates. Proceedings of the Royal Society B: Biological Sciences. 274, 2429–2436.</w:t>
      </w:r>
    </w:p>
    <w:p w14:paraId="3157AD40"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Shultz, S., Dunbar, R.I.M., 2010. Encephalization is not a universal macroevolutionary phenomenon in mammals but is associated with sociality. PNAS. 107, 21582–21586.</w:t>
      </w:r>
    </w:p>
    <w:p w14:paraId="0B9E3291"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Shultz, S., Maslin, M., 2013. Early Human Speciation, Brain Expansion and Dispersal Influenced by African Climate Pulses. PloS one. 8, e76750.</w:t>
      </w:r>
    </w:p>
    <w:p w14:paraId="4F068EA3"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Shultz, S., Nelson, E., Dunbar, R.I.M., 2012a. Hominin cognitive evolution: identifying patterns and processes in the fossil and archaeological record. Philosophical Transactions of the Royal Society B: Biological Sciences. 367, 2130–2140.</w:t>
      </w:r>
    </w:p>
    <w:p w14:paraId="499AD244"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Shultz, S., Nelson, E., Dunbar, R.I.M., 2012b. Hominin cognitive evolution: identifying patterns and processes in the fossil and archaeological record. Philosophical Transactions of the Royal Society B: Biological Sciences. 367, 2130–2140.</w:t>
      </w:r>
    </w:p>
    <w:p w14:paraId="53814661"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Smaers, J.B., Soligo, C., 2013. Brain reorganization, not relative brain size, primarily characterizes anthropoid brain evolution. Proceedings of the Royal Society B: Biological Sciences. 280, 20130269–20130269.</w:t>
      </w:r>
    </w:p>
    <w:p w14:paraId="2175E29D"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Sol, D., 2009. Revisiting the cognitive buffer hypothesis for the evolution of large brains. Biology Letters. 5, 130–133.</w:t>
      </w:r>
    </w:p>
    <w:p w14:paraId="42835FAD"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Sol, D., Bacher, S., Reader, S.M., Lefebvre, L., 2008. Brain size predicts the success of mammal species introduced into novel environments. The American naturalist. 172 Suppl 1, S63–71.</w:t>
      </w:r>
    </w:p>
    <w:p w14:paraId="44FA43FE"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Sol, D., Duncan, R.P., Blackburn, T.M., Cassey, P., Lefebvre, L., 2005. Big brains, enhanced cognition, and response of birds to novel environments. Proceedings of the National Academy of Sciences. 102, 5460–5465.</w:t>
      </w:r>
    </w:p>
    <w:p w14:paraId="500F4070"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Stout, D., Chaminade, T., 2012. Stone tools, language and the brain in human evolution. Philosophical Transactions of the Royal Society B: Biological Sciences. 367, 75–87.</w:t>
      </w:r>
    </w:p>
    <w:p w14:paraId="7427E85E"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Team, R.C., 2014. R: A language and environment for statistical computing. R Foundation for Statistical Computing, Vienna, Austria, 2012.</w:t>
      </w:r>
    </w:p>
    <w:p w14:paraId="3A0A5CA1"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Trauth, M.H., Maslin, M.A., Deino, A.L., Junginger, A., Lesoloyia, M., Odada, E.O., Olago, D.O., Olaka, L.A., Strecker, M.R., Tiedemann, R., 2010. Human evolution in a variable environment: the amplifier lakes of Eastern Africa. Quaternary Science Reviews. 29, 2981–2988.</w:t>
      </w:r>
    </w:p>
    <w:p w14:paraId="3A905758"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Trauth, M.H., Maslin, M.A., Deino, A.L., Strecker, M.R., Bergner, A.G.N., Dühnforth, M., 2007. High- and low-latitude forcing of Plio-Pleistocene East African climate and human evolution. Journal of Human Evolution. 53, 475–486.</w:t>
      </w:r>
    </w:p>
    <w:p w14:paraId="4E73900D"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Vrba, E.S., 1993. Turnover-pulses, the Red Queen, and related topics. American Journal of Science. 293, 418–452.</w:t>
      </w:r>
    </w:p>
    <w:p w14:paraId="426A2EB2"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Vrba, E.S., 1995. The fossil record of African antelopes (Mammalia, Bovidae) in relation to human evolution and paleoclimate.</w:t>
      </w:r>
    </w:p>
    <w:p w14:paraId="7E8E32AF"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Vrba, E.S., 1996. Climate, heterochrony, and human evolution. Journal of Anthropological Research. 52, 1–28.</w:t>
      </w:r>
    </w:p>
    <w:p w14:paraId="303B637A"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Vrba, E.S., Vaisnys, J.R., Gatesy, J.E., Desalle, R., Wei, K.-Y., 1994. Analysis of paedomorphosis using allometric characters: the example of Reduncini antelopes (Bovidae, Mammalia). Systematic Biology. 43, 92–116.</w:t>
      </w:r>
    </w:p>
    <w:p w14:paraId="71641B8E"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Zachos, J., Pagani, M., Sloan, L., Thomas, E., Billups, K., 2001. Trends, rhythms, and aberrations in global climate 65 Ma to present. Science. 292, 686–693.</w:t>
      </w:r>
    </w:p>
    <w:p w14:paraId="25C762D2" w14:textId="5A7537AF" w:rsidR="009338F8" w:rsidRPr="00862889" w:rsidRDefault="00245AD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sidRPr="00862889">
        <w:rPr>
          <w:rFonts w:ascii="Times New Roman" w:hAnsi="Times New Roman" w:cs="Times New Roman"/>
        </w:rPr>
        <w:fldChar w:fldCharType="end"/>
      </w:r>
    </w:p>
    <w:p w14:paraId="1745E2EC" w14:textId="77777777" w:rsidR="002A5911" w:rsidRPr="00862889" w:rsidRDefault="002A5911" w:rsidP="0068218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p>
    <w:p w14:paraId="6F1F4475" w14:textId="1D923CB5" w:rsidR="002A5911" w:rsidRPr="00862889" w:rsidRDefault="002A5911">
      <w:pPr>
        <w:rPr>
          <w:rFonts w:ascii="Times New Roman" w:hAnsi="Times New Roman" w:cs="Times New Roman"/>
        </w:rPr>
      </w:pPr>
      <w:r w:rsidRPr="00862889">
        <w:rPr>
          <w:rFonts w:ascii="Times New Roman" w:hAnsi="Times New Roman" w:cs="Times New Roman"/>
        </w:rPr>
        <w:br w:type="page"/>
      </w:r>
    </w:p>
    <w:p w14:paraId="6E9449B7" w14:textId="720C23E4" w:rsidR="00D61EF9" w:rsidRPr="00862889" w:rsidRDefault="00265B0C" w:rsidP="008A71E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Times New Roman" w:hAnsi="Times New Roman" w:cs="Times New Roman"/>
          <w:b/>
        </w:rPr>
      </w:pPr>
      <w:r>
        <w:rPr>
          <w:rFonts w:ascii="Times New Roman" w:hAnsi="Times New Roman" w:cs="Times New Roman"/>
          <w:b/>
        </w:rPr>
        <w:t>FIGURES</w:t>
      </w:r>
    </w:p>
    <w:p w14:paraId="400452CB" w14:textId="77777777" w:rsidR="00E95B48" w:rsidRPr="00862889" w:rsidRDefault="00E95B48" w:rsidP="00E95B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Times New Roman" w:hAnsi="Times New Roman" w:cs="Times New Roman"/>
          <w:b/>
        </w:rPr>
      </w:pPr>
    </w:p>
    <w:p w14:paraId="18AA8E08" w14:textId="77777777" w:rsidR="00E95B48" w:rsidRPr="00862889" w:rsidRDefault="00E95B48" w:rsidP="00E95B48">
      <w:pPr>
        <w:rPr>
          <w:rFonts w:ascii="Times New Roman" w:hAnsi="Times New Roman" w:cs="Times New Roman"/>
        </w:rPr>
      </w:pPr>
      <w:r w:rsidRPr="00862889">
        <w:rPr>
          <w:noProof/>
        </w:rPr>
        <w:drawing>
          <wp:inline distT="0" distB="0" distL="0" distR="0" wp14:anchorId="49FC9B5D" wp14:editId="433EEE0C">
            <wp:extent cx="3640891" cy="3810646"/>
            <wp:effectExtent l="0" t="0" r="0" b="0"/>
            <wp:docPr id="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0"/>
                    <a:srcRect b="7272"/>
                    <a:stretch/>
                  </pic:blipFill>
                  <pic:spPr bwMode="auto">
                    <a:xfrm>
                      <a:off x="0" y="0"/>
                      <a:ext cx="3642190" cy="3812006"/>
                    </a:xfrm>
                    <a:prstGeom prst="rect">
                      <a:avLst/>
                    </a:prstGeom>
                    <a:ln>
                      <a:noFill/>
                    </a:ln>
                    <a:extLst>
                      <a:ext uri="{53640926-AAD7-44d8-BBD7-CCE9431645EC}">
                        <a14:shadowObscured xmlns:a14="http://schemas.microsoft.com/office/drawing/2010/main"/>
                      </a:ext>
                    </a:extLst>
                  </pic:spPr>
                </pic:pic>
              </a:graphicData>
            </a:graphic>
          </wp:inline>
        </w:drawing>
      </w:r>
    </w:p>
    <w:p w14:paraId="20DB3CC5" w14:textId="33004596" w:rsidR="00D61EF9" w:rsidRPr="00862889" w:rsidRDefault="00E95B48" w:rsidP="00E95B48">
      <w:pPr>
        <w:rPr>
          <w:rFonts w:ascii="Times New Roman" w:hAnsi="Times New Roman" w:cs="Times New Roman"/>
          <w:sz w:val="22"/>
          <w:szCs w:val="22"/>
        </w:rPr>
      </w:pPr>
      <w:r w:rsidRPr="009E700C">
        <w:rPr>
          <w:rFonts w:ascii="Times New Roman" w:hAnsi="Times New Roman" w:cs="Times New Roman"/>
          <w:b/>
          <w:sz w:val="22"/>
          <w:szCs w:val="22"/>
        </w:rPr>
        <w:t xml:space="preserve">Figure </w:t>
      </w:r>
      <w:r w:rsidR="008478A7" w:rsidRPr="009E700C">
        <w:rPr>
          <w:rFonts w:ascii="Times New Roman" w:hAnsi="Times New Roman" w:cs="Times New Roman"/>
          <w:b/>
          <w:sz w:val="22"/>
          <w:szCs w:val="22"/>
        </w:rPr>
        <w:t>X</w:t>
      </w:r>
      <w:r w:rsidRPr="00862889">
        <w:rPr>
          <w:rFonts w:ascii="Times New Roman" w:hAnsi="Times New Roman" w:cs="Times New Roman"/>
          <w:sz w:val="22"/>
          <w:szCs w:val="22"/>
        </w:rPr>
        <w:t>. A diagram displaying the interactive relationships</w:t>
      </w:r>
      <w:r w:rsidR="00D61EF9" w:rsidRPr="00862889">
        <w:rPr>
          <w:rFonts w:ascii="Times New Roman" w:hAnsi="Times New Roman" w:cs="Times New Roman"/>
          <w:sz w:val="22"/>
          <w:szCs w:val="22"/>
        </w:rPr>
        <w:t xml:space="preserve"> </w:t>
      </w:r>
      <w:r w:rsidRPr="00862889">
        <w:rPr>
          <w:rFonts w:ascii="Times New Roman" w:hAnsi="Times New Roman" w:cs="Times New Roman"/>
          <w:sz w:val="22"/>
          <w:szCs w:val="22"/>
        </w:rPr>
        <w:t xml:space="preserve">between sources of </w:t>
      </w:r>
    </w:p>
    <w:p w14:paraId="014A9998" w14:textId="15B70605" w:rsidR="00E95B48" w:rsidRDefault="00E95B48" w:rsidP="00E95B48">
      <w:pPr>
        <w:rPr>
          <w:rFonts w:ascii="Times New Roman" w:hAnsi="Times New Roman" w:cs="Times New Roman"/>
          <w:sz w:val="22"/>
          <w:szCs w:val="22"/>
        </w:rPr>
      </w:pPr>
      <w:r w:rsidRPr="00862889">
        <w:rPr>
          <w:rFonts w:ascii="Times New Roman" w:hAnsi="Times New Roman" w:cs="Times New Roman"/>
          <w:sz w:val="22"/>
          <w:szCs w:val="22"/>
        </w:rPr>
        <w:t>environmental variability.</w:t>
      </w:r>
    </w:p>
    <w:p w14:paraId="079C6F17" w14:textId="4FD3D32A" w:rsidR="003C07C6" w:rsidRDefault="009D29CC">
      <w:pPr>
        <w:rPr>
          <w:rFonts w:ascii="Times New Roman" w:hAnsi="Times New Roman" w:cs="Times New Roman"/>
          <w:sz w:val="22"/>
          <w:szCs w:val="22"/>
        </w:rPr>
      </w:pPr>
      <w:r>
        <w:rPr>
          <w:rFonts w:ascii="Times New Roman" w:hAnsi="Times New Roman" w:cs="Times New Roman"/>
          <w:sz w:val="22"/>
          <w:szCs w:val="22"/>
        </w:rPr>
        <w:t>**This is a greatly simplified version of what is probably going on, but is it still helpful?</w:t>
      </w:r>
      <w:r w:rsidR="003C07C6">
        <w:rPr>
          <w:rFonts w:ascii="Times New Roman" w:hAnsi="Times New Roman" w:cs="Times New Roman"/>
          <w:sz w:val="22"/>
          <w:szCs w:val="22"/>
        </w:rPr>
        <w:br w:type="page"/>
      </w:r>
    </w:p>
    <w:p w14:paraId="22DC2DA9" w14:textId="47AAE03D" w:rsidR="006B0F5B" w:rsidRDefault="00932C47">
      <w:pPr>
        <w:rPr>
          <w:rFonts w:ascii="Times New Roman" w:hAnsi="Times New Roman" w:cs="Times New Roman"/>
          <w:sz w:val="22"/>
          <w:szCs w:val="22"/>
        </w:rPr>
      </w:pPr>
      <w:r>
        <w:rPr>
          <w:rFonts w:ascii="Times New Roman" w:hAnsi="Times New Roman" w:cs="Times New Roman"/>
          <w:b/>
          <w:noProof/>
          <w:sz w:val="22"/>
          <w:szCs w:val="22"/>
        </w:rPr>
        <w:drawing>
          <wp:inline distT="0" distB="0" distL="0" distR="0" wp14:anchorId="48552D54" wp14:editId="6E229A8D">
            <wp:extent cx="5517515" cy="4509770"/>
            <wp:effectExtent l="0" t="0" r="0" b="11430"/>
            <wp:docPr id="13" name="Picture 13" descr="Macintosh HD:Users:schilder:Desktop:plot_zoom_p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schilder:Desktop:plot_zoom_png-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17515" cy="4509770"/>
                    </a:xfrm>
                    <a:prstGeom prst="rect">
                      <a:avLst/>
                    </a:prstGeom>
                    <a:noFill/>
                    <a:ln>
                      <a:noFill/>
                    </a:ln>
                  </pic:spPr>
                </pic:pic>
              </a:graphicData>
            </a:graphic>
          </wp:inline>
        </w:drawing>
      </w:r>
      <w:r>
        <w:rPr>
          <w:rFonts w:ascii="Times New Roman" w:hAnsi="Times New Roman" w:cs="Times New Roman"/>
          <w:b/>
          <w:sz w:val="22"/>
          <w:szCs w:val="22"/>
        </w:rPr>
        <w:t>Fi</w:t>
      </w:r>
      <w:r w:rsidR="006B0F5B" w:rsidRPr="0078275D">
        <w:rPr>
          <w:rFonts w:ascii="Times New Roman" w:hAnsi="Times New Roman" w:cs="Times New Roman"/>
          <w:b/>
          <w:sz w:val="22"/>
          <w:szCs w:val="22"/>
        </w:rPr>
        <w:t>gure X</w:t>
      </w:r>
      <w:r w:rsidR="006B0F5B">
        <w:rPr>
          <w:rFonts w:ascii="Times New Roman" w:hAnsi="Times New Roman" w:cs="Times New Roman"/>
          <w:sz w:val="22"/>
          <w:szCs w:val="22"/>
        </w:rPr>
        <w:t xml:space="preserve">. </w:t>
      </w:r>
      <w:r w:rsidR="0078275D">
        <w:rPr>
          <w:rFonts w:ascii="Times New Roman" w:hAnsi="Times New Roman" w:cs="Times New Roman"/>
          <w:sz w:val="22"/>
          <w:szCs w:val="22"/>
        </w:rPr>
        <w:t>Demonstration of the effect of detrending time series data (in this case the oxygen isotope record and mammalian CC over the last 65My)</w:t>
      </w:r>
      <w:r>
        <w:rPr>
          <w:rFonts w:ascii="Times New Roman" w:hAnsi="Times New Roman" w:cs="Times New Roman"/>
          <w:sz w:val="22"/>
          <w:szCs w:val="22"/>
        </w:rPr>
        <w:t xml:space="preserve"> by </w:t>
      </w:r>
      <w:r w:rsidR="00C61642">
        <w:rPr>
          <w:rFonts w:ascii="Times New Roman" w:hAnsi="Times New Roman" w:cs="Times New Roman"/>
          <w:sz w:val="22"/>
          <w:szCs w:val="22"/>
        </w:rPr>
        <w:t>calculating</w:t>
      </w:r>
      <w:r>
        <w:rPr>
          <w:rFonts w:ascii="Times New Roman" w:hAnsi="Times New Roman" w:cs="Times New Roman"/>
          <w:sz w:val="22"/>
          <w:szCs w:val="22"/>
        </w:rPr>
        <w:t xml:space="preserve"> the first difference between temporally adjacent data points.</w:t>
      </w:r>
    </w:p>
    <w:p w14:paraId="3061DFE0" w14:textId="77777777" w:rsidR="006B0F5B" w:rsidRDefault="006B0F5B">
      <w:pPr>
        <w:rPr>
          <w:rFonts w:ascii="Times New Roman" w:hAnsi="Times New Roman" w:cs="Times New Roman"/>
          <w:sz w:val="22"/>
          <w:szCs w:val="22"/>
        </w:rPr>
      </w:pPr>
    </w:p>
    <w:p w14:paraId="7CB00353" w14:textId="77777777" w:rsidR="00D26326" w:rsidRDefault="00D26326" w:rsidP="00E95B48">
      <w:pPr>
        <w:rPr>
          <w:rFonts w:ascii="Times New Roman" w:hAnsi="Times New Roman" w:cs="Times New Roman"/>
          <w:sz w:val="22"/>
          <w:szCs w:val="22"/>
        </w:rPr>
      </w:pPr>
    </w:p>
    <w:p w14:paraId="175E7ED4" w14:textId="3319DEF6" w:rsidR="003C07C6" w:rsidRDefault="003C07C6" w:rsidP="00E95B48">
      <w:pPr>
        <w:rPr>
          <w:rFonts w:ascii="Times New Roman" w:hAnsi="Times New Roman" w:cs="Times New Roman"/>
          <w:sz w:val="22"/>
          <w:szCs w:val="22"/>
        </w:rPr>
      </w:pPr>
      <w:r w:rsidRPr="003C07C6">
        <w:rPr>
          <w:rFonts w:ascii="Times New Roman" w:hAnsi="Times New Roman" w:cs="Times New Roman"/>
          <w:noProof/>
          <w:sz w:val="22"/>
          <w:szCs w:val="22"/>
        </w:rPr>
        <w:drawing>
          <wp:inline distT="0" distB="0" distL="0" distR="0" wp14:anchorId="2EA19C55" wp14:editId="5675ADC5">
            <wp:extent cx="3534475" cy="2698281"/>
            <wp:effectExtent l="0" t="0" r="0" b="0"/>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35516" cy="2699076"/>
                    </a:xfrm>
                    <a:prstGeom prst="rect">
                      <a:avLst/>
                    </a:prstGeom>
                    <a:noFill/>
                    <a:ln>
                      <a:noFill/>
                    </a:ln>
                  </pic:spPr>
                </pic:pic>
              </a:graphicData>
            </a:graphic>
          </wp:inline>
        </w:drawing>
      </w:r>
    </w:p>
    <w:p w14:paraId="0C1AA4C1" w14:textId="77777777" w:rsidR="00D42FDA" w:rsidRDefault="00D42FDA" w:rsidP="00E95B48">
      <w:pPr>
        <w:rPr>
          <w:rFonts w:ascii="Times New Roman" w:hAnsi="Times New Roman" w:cs="Times New Roman"/>
          <w:b/>
        </w:rPr>
      </w:pPr>
    </w:p>
    <w:p w14:paraId="4BEA1F4D" w14:textId="4668E007" w:rsidR="003C07C6" w:rsidRDefault="003C07C6" w:rsidP="00E95B48">
      <w:pPr>
        <w:rPr>
          <w:rFonts w:ascii="Times New Roman" w:hAnsi="Times New Roman" w:cs="Times New Roman"/>
        </w:rPr>
      </w:pPr>
      <w:r w:rsidRPr="00B40094">
        <w:rPr>
          <w:rFonts w:ascii="Times New Roman" w:hAnsi="Times New Roman" w:cs="Times New Roman"/>
          <w:b/>
        </w:rPr>
        <w:t>Figure X</w:t>
      </w:r>
      <w:r>
        <w:rPr>
          <w:rFonts w:ascii="Times New Roman" w:hAnsi="Times New Roman" w:cs="Times New Roman"/>
        </w:rPr>
        <w:t xml:space="preserve">. Example of how </w:t>
      </w:r>
      <w:r w:rsidR="00B40094">
        <w:rPr>
          <w:rFonts w:ascii="Times New Roman" w:hAnsi="Times New Roman" w:cs="Times New Roman"/>
        </w:rPr>
        <w:t>measures of the oxygen isotope curve were collected from the time intervals (of 1My, 400Ky, or 200Ky) preceding the date associated with a specimen (either fossil or ancestral).</w:t>
      </w:r>
    </w:p>
    <w:p w14:paraId="4067373F" w14:textId="522BEE90" w:rsidR="00B40094" w:rsidRPr="003C07C6" w:rsidRDefault="00B40094" w:rsidP="00E95B48">
      <w:pPr>
        <w:rPr>
          <w:rFonts w:ascii="Times New Roman" w:hAnsi="Times New Roman" w:cs="Times New Roman"/>
        </w:rPr>
      </w:pPr>
      <w:r>
        <w:rPr>
          <w:rFonts w:ascii="Times New Roman" w:hAnsi="Times New Roman" w:cs="Times New Roman"/>
        </w:rPr>
        <w:t>** Add O18 curve label. Change MYA=</w:t>
      </w:r>
      <w:r w:rsidR="00E415B1">
        <w:rPr>
          <w:rFonts w:ascii="Times New Roman" w:hAnsi="Times New Roman" w:cs="Times New Roman"/>
        </w:rPr>
        <w:t>&gt;</w:t>
      </w:r>
      <w:r w:rsidR="00BD2314">
        <w:rPr>
          <w:rFonts w:ascii="Times New Roman" w:hAnsi="Times New Roman" w:cs="Times New Roman"/>
        </w:rPr>
        <w:t>Ma</w:t>
      </w:r>
      <w:r>
        <w:rPr>
          <w:rFonts w:ascii="Times New Roman" w:hAnsi="Times New Roman" w:cs="Times New Roman"/>
        </w:rPr>
        <w:t>, adjust labels, specify interval length in diagram.</w:t>
      </w:r>
    </w:p>
    <w:p w14:paraId="6FBFA47C" w14:textId="77777777" w:rsidR="003C07C6" w:rsidRDefault="003C07C6" w:rsidP="00E95B48">
      <w:pPr>
        <w:rPr>
          <w:rFonts w:ascii="Times New Roman" w:hAnsi="Times New Roman" w:cs="Times New Roman"/>
          <w:sz w:val="22"/>
          <w:szCs w:val="22"/>
        </w:rPr>
      </w:pPr>
    </w:p>
    <w:p w14:paraId="26162F3F" w14:textId="77777777" w:rsidR="003C07C6" w:rsidRDefault="003C07C6" w:rsidP="00E95B48">
      <w:pPr>
        <w:rPr>
          <w:rFonts w:ascii="Times New Roman" w:hAnsi="Times New Roman" w:cs="Times New Roman"/>
          <w:sz w:val="22"/>
          <w:szCs w:val="22"/>
        </w:rPr>
      </w:pPr>
    </w:p>
    <w:p w14:paraId="69A2E89D" w14:textId="77777777" w:rsidR="00B40094" w:rsidRDefault="003C07C6">
      <w:pPr>
        <w:rPr>
          <w:rFonts w:ascii="Times New Roman" w:hAnsi="Times New Roman" w:cs="Times New Roman"/>
          <w:sz w:val="22"/>
          <w:szCs w:val="22"/>
        </w:rPr>
      </w:pPr>
      <w:r w:rsidRPr="003C07C6">
        <w:rPr>
          <w:rFonts w:ascii="Times New Roman" w:hAnsi="Times New Roman" w:cs="Times New Roman"/>
          <w:noProof/>
          <w:sz w:val="22"/>
          <w:szCs w:val="22"/>
        </w:rPr>
        <w:drawing>
          <wp:inline distT="0" distB="0" distL="0" distR="0" wp14:anchorId="0FC9A6E6" wp14:editId="1967EE1B">
            <wp:extent cx="3730075" cy="3306951"/>
            <wp:effectExtent l="0" t="0" r="3810" b="0"/>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32373" cy="3308988"/>
                    </a:xfrm>
                    <a:prstGeom prst="rect">
                      <a:avLst/>
                    </a:prstGeom>
                    <a:noFill/>
                    <a:ln>
                      <a:noFill/>
                    </a:ln>
                  </pic:spPr>
                </pic:pic>
              </a:graphicData>
            </a:graphic>
          </wp:inline>
        </w:drawing>
      </w:r>
    </w:p>
    <w:p w14:paraId="1370B94A" w14:textId="77777777" w:rsidR="00AE0A55" w:rsidRDefault="00B40094">
      <w:pPr>
        <w:rPr>
          <w:rFonts w:ascii="Times New Roman" w:hAnsi="Times New Roman" w:cs="Times New Roman"/>
        </w:rPr>
      </w:pPr>
      <w:r w:rsidRPr="00B40094">
        <w:rPr>
          <w:rFonts w:ascii="Times New Roman" w:hAnsi="Times New Roman" w:cs="Times New Roman"/>
          <w:b/>
        </w:rPr>
        <w:t>Table X</w:t>
      </w:r>
      <w:r w:rsidRPr="00B40094">
        <w:rPr>
          <w:rFonts w:ascii="Times New Roman" w:hAnsi="Times New Roman" w:cs="Times New Roman"/>
        </w:rPr>
        <w:t>. Cartoon illustration of examples of low vs. high trend, variability and rate.</w:t>
      </w:r>
    </w:p>
    <w:p w14:paraId="1AEE5C27" w14:textId="4551FEFD" w:rsidR="00C623A8" w:rsidRDefault="00C623A8">
      <w:pPr>
        <w:rPr>
          <w:rFonts w:ascii="Times New Roman" w:hAnsi="Times New Roman" w:cs="Times New Roman"/>
        </w:rPr>
      </w:pPr>
      <w:r>
        <w:rPr>
          <w:rFonts w:ascii="Times New Roman" w:hAnsi="Times New Roman" w:cs="Times New Roman"/>
        </w:rPr>
        <w:t>**Change Variability to have higher amplitude in High.</w:t>
      </w:r>
    </w:p>
    <w:p w14:paraId="00831F0F" w14:textId="4245A1EC" w:rsidR="00AE0A55" w:rsidRDefault="002215F2" w:rsidP="00AE0A5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r>
        <w:rPr>
          <w:rFonts w:ascii="Calibri" w:hAnsi="Calibri"/>
          <w:noProof/>
          <w:color w:val="000000"/>
        </w:rPr>
        <w:drawing>
          <wp:inline distT="0" distB="0" distL="0" distR="0" wp14:anchorId="423B44F8" wp14:editId="62364651">
            <wp:extent cx="5807710" cy="3401878"/>
            <wp:effectExtent l="0" t="0" r="8890" b="1905"/>
            <wp:docPr id="31" name="Picture 31" descr="Macintosh HD:Users:schilder:Desktop:Screen Shot 2015-08-03 at 6.20.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schilder:Desktop:Screen Shot 2015-08-03 at 6.20.55 PM.png"/>
                    <pic:cNvPicPr>
                      <a:picLocks noChangeAspect="1" noChangeArrowheads="1"/>
                    </pic:cNvPicPr>
                  </pic:nvPicPr>
                  <pic:blipFill rotWithShape="1">
                    <a:blip r:embed="rId14">
                      <a:extLst>
                        <a:ext uri="{28A0092B-C50C-407E-A947-70E740481C1C}">
                          <a14:useLocalDpi xmlns:a14="http://schemas.microsoft.com/office/drawing/2010/main" val="0"/>
                        </a:ext>
                      </a:extLst>
                    </a:blip>
                    <a:srcRect b="786"/>
                    <a:stretch/>
                  </pic:blipFill>
                  <pic:spPr bwMode="auto">
                    <a:xfrm>
                      <a:off x="0" y="0"/>
                      <a:ext cx="5807991" cy="3402043"/>
                    </a:xfrm>
                    <a:prstGeom prst="rect">
                      <a:avLst/>
                    </a:prstGeom>
                    <a:noFill/>
                    <a:ln>
                      <a:noFill/>
                    </a:ln>
                    <a:extLst>
                      <a:ext uri="{53640926-AAD7-44d8-BBD7-CCE9431645EC}">
                        <a14:shadowObscured xmlns:a14="http://schemas.microsoft.com/office/drawing/2010/main"/>
                      </a:ext>
                    </a:extLst>
                  </pic:spPr>
                </pic:pic>
              </a:graphicData>
            </a:graphic>
          </wp:inline>
        </w:drawing>
      </w:r>
    </w:p>
    <w:p w14:paraId="414B3DDE" w14:textId="77777777" w:rsidR="00AE0A55" w:rsidRDefault="00AE0A55" w:rsidP="00AE0A5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rPr>
      </w:pPr>
      <w:r w:rsidRPr="00D53C8F">
        <w:rPr>
          <w:rFonts w:ascii="Times New Roman" w:hAnsi="Times New Roman" w:cs="Times New Roman"/>
          <w:b/>
          <w:color w:val="000000"/>
        </w:rPr>
        <w:t>Figure X</w:t>
      </w:r>
      <w:r w:rsidRPr="00D53C8F">
        <w:rPr>
          <w:rFonts w:ascii="Times New Roman" w:hAnsi="Times New Roman" w:cs="Times New Roman"/>
          <w:color w:val="000000"/>
        </w:rPr>
        <w:t xml:space="preserve">. Climatic measures </w:t>
      </w:r>
      <w:r>
        <w:rPr>
          <w:rFonts w:ascii="Times New Roman" w:hAnsi="Times New Roman" w:cs="Times New Roman"/>
          <w:color w:val="000000"/>
        </w:rPr>
        <w:t xml:space="preserve">of the oxygen isotope record </w:t>
      </w:r>
      <w:r w:rsidRPr="00D53C8F">
        <w:rPr>
          <w:rFonts w:ascii="Times New Roman" w:hAnsi="Times New Roman" w:cs="Times New Roman"/>
          <w:color w:val="000000"/>
        </w:rPr>
        <w:t>over the last 65 My.</w:t>
      </w:r>
      <w:r>
        <w:rPr>
          <w:rFonts w:ascii="Times New Roman" w:hAnsi="Times New Roman" w:cs="Times New Roman"/>
          <w:color w:val="000000"/>
        </w:rPr>
        <w:t xml:space="preserve"> Blue line=mean, red line=sd, green line=slope.</w:t>
      </w:r>
    </w:p>
    <w:p w14:paraId="7E91490F" w14:textId="6E28B70D" w:rsidR="00AE0A55" w:rsidRPr="00D53C8F" w:rsidRDefault="00AE0A55" w:rsidP="00AE0A5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r w:rsidRPr="00D53C8F">
        <w:rPr>
          <w:rFonts w:ascii="Times New Roman" w:hAnsi="Times New Roman" w:cs="Times New Roman"/>
          <w:color w:val="000000"/>
        </w:rPr>
        <w:t xml:space="preserve"> </w:t>
      </w:r>
      <w:r w:rsidR="00FE3DE0">
        <w:rPr>
          <w:rFonts w:ascii="Times New Roman" w:hAnsi="Times New Roman" w:cs="Times New Roman"/>
          <w:color w:val="000000"/>
        </w:rPr>
        <w:t>**Will improve this figure if</w:t>
      </w:r>
      <w:r>
        <w:rPr>
          <w:rFonts w:ascii="Times New Roman" w:hAnsi="Times New Roman" w:cs="Times New Roman"/>
          <w:color w:val="000000"/>
        </w:rPr>
        <w:t xml:space="preserve"> we decide to keep it.</w:t>
      </w:r>
    </w:p>
    <w:p w14:paraId="028B4D07" w14:textId="66811157" w:rsidR="003C07C6" w:rsidRPr="00B40094" w:rsidRDefault="003C07C6">
      <w:pPr>
        <w:rPr>
          <w:rFonts w:ascii="Times New Roman" w:hAnsi="Times New Roman" w:cs="Times New Roman"/>
        </w:rPr>
      </w:pPr>
      <w:r w:rsidRPr="00B40094">
        <w:rPr>
          <w:rFonts w:ascii="Times New Roman" w:hAnsi="Times New Roman" w:cs="Times New Roman"/>
        </w:rPr>
        <w:br w:type="page"/>
      </w:r>
    </w:p>
    <w:p w14:paraId="53B661D1" w14:textId="0B99CC7A" w:rsidR="00B07CC5" w:rsidRDefault="00FE12FB" w:rsidP="00E95B48">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10F8AC14" wp14:editId="31B5011A">
            <wp:extent cx="5486400" cy="3215640"/>
            <wp:effectExtent l="0" t="0" r="0" b="10160"/>
            <wp:docPr id="29" name="Picture 29" descr="Macintosh HD:Users:schilder:Desktop:Screen Shot 2015-08-03 at 5.30.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schilder:Desktop:Screen Shot 2015-08-03 at 5.30.53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215640"/>
                    </a:xfrm>
                    <a:prstGeom prst="rect">
                      <a:avLst/>
                    </a:prstGeom>
                    <a:noFill/>
                    <a:ln>
                      <a:noFill/>
                    </a:ln>
                  </pic:spPr>
                </pic:pic>
              </a:graphicData>
            </a:graphic>
          </wp:inline>
        </w:drawing>
      </w:r>
    </w:p>
    <w:p w14:paraId="13146C46" w14:textId="331723C5" w:rsidR="00B07CC5" w:rsidRDefault="00B07CC5" w:rsidP="00E95B48">
      <w:pPr>
        <w:rPr>
          <w:rFonts w:ascii="Times New Roman" w:hAnsi="Times New Roman" w:cs="Times New Roman"/>
          <w:sz w:val="22"/>
          <w:szCs w:val="22"/>
        </w:rPr>
      </w:pPr>
      <w:r w:rsidRPr="00B07CC5">
        <w:rPr>
          <w:rFonts w:ascii="Times New Roman" w:hAnsi="Times New Roman" w:cs="Times New Roman"/>
          <w:b/>
          <w:sz w:val="22"/>
          <w:szCs w:val="22"/>
        </w:rPr>
        <w:t>Figure X</w:t>
      </w:r>
      <w:r>
        <w:rPr>
          <w:rFonts w:ascii="Times New Roman" w:hAnsi="Times New Roman" w:cs="Times New Roman"/>
          <w:sz w:val="22"/>
          <w:szCs w:val="22"/>
        </w:rPr>
        <w:t xml:space="preserve">. Fossils CC over the last 65 </w:t>
      </w:r>
      <w:r w:rsidR="00D07500">
        <w:rPr>
          <w:rFonts w:ascii="Times New Roman" w:hAnsi="Times New Roman" w:cs="Times New Roman"/>
          <w:sz w:val="22"/>
          <w:szCs w:val="22"/>
        </w:rPr>
        <w:t>Ma</w:t>
      </w:r>
      <w:r>
        <w:rPr>
          <w:rFonts w:ascii="Times New Roman" w:hAnsi="Times New Roman" w:cs="Times New Roman"/>
          <w:sz w:val="22"/>
          <w:szCs w:val="22"/>
        </w:rPr>
        <w:t xml:space="preserve">. </w:t>
      </w:r>
    </w:p>
    <w:p w14:paraId="364926B6" w14:textId="35051B21" w:rsidR="00D26326" w:rsidRDefault="0083096A" w:rsidP="00E95B48">
      <w:pPr>
        <w:rPr>
          <w:rFonts w:ascii="Times New Roman" w:hAnsi="Times New Roman" w:cs="Times New Roman"/>
          <w:sz w:val="22"/>
          <w:szCs w:val="22"/>
        </w:rPr>
      </w:pPr>
      <w:r>
        <w:rPr>
          <w:rFonts w:ascii="Times New Roman" w:hAnsi="Times New Roman" w:cs="Times New Roman"/>
          <w:sz w:val="22"/>
          <w:szCs w:val="22"/>
        </w:rPr>
        <w:t>** Add label for O18 line. Move</w:t>
      </w:r>
      <w:r w:rsidR="00D26326">
        <w:rPr>
          <w:rFonts w:ascii="Times New Roman" w:hAnsi="Times New Roman" w:cs="Times New Roman"/>
          <w:sz w:val="22"/>
          <w:szCs w:val="22"/>
        </w:rPr>
        <w:t xml:space="preserve"> ylab over.</w:t>
      </w:r>
    </w:p>
    <w:p w14:paraId="6772DC46" w14:textId="77777777" w:rsidR="009862E3" w:rsidRDefault="009862E3" w:rsidP="00E95B48">
      <w:pPr>
        <w:rPr>
          <w:rFonts w:ascii="Times New Roman" w:hAnsi="Times New Roman" w:cs="Times New Roman"/>
          <w:sz w:val="22"/>
          <w:szCs w:val="22"/>
        </w:rPr>
      </w:pPr>
    </w:p>
    <w:p w14:paraId="3798B29E" w14:textId="77777777" w:rsidR="009862E3" w:rsidRDefault="009862E3" w:rsidP="00E95B48">
      <w:pPr>
        <w:rPr>
          <w:rFonts w:ascii="Times New Roman" w:hAnsi="Times New Roman" w:cs="Times New Roman"/>
          <w:sz w:val="22"/>
          <w:szCs w:val="22"/>
        </w:rPr>
      </w:pPr>
    </w:p>
    <w:p w14:paraId="78091762" w14:textId="45647563" w:rsidR="009862E3" w:rsidRDefault="001279B6" w:rsidP="00E95B48">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2F05206A" wp14:editId="3A804B4C">
            <wp:extent cx="5868415" cy="3448373"/>
            <wp:effectExtent l="0" t="0" r="0" b="6350"/>
            <wp:docPr id="24" name="Picture 24" descr="Macintosh HD:Users:schilder:Desktop:Screen Shot 2015-08-03 at 4.43.5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schilder:Desktop:Screen Shot 2015-08-03 at 4.43.57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68415" cy="3448373"/>
                    </a:xfrm>
                    <a:prstGeom prst="rect">
                      <a:avLst/>
                    </a:prstGeom>
                    <a:noFill/>
                    <a:ln>
                      <a:noFill/>
                    </a:ln>
                  </pic:spPr>
                </pic:pic>
              </a:graphicData>
            </a:graphic>
          </wp:inline>
        </w:drawing>
      </w:r>
    </w:p>
    <w:p w14:paraId="3727335B" w14:textId="66D56782" w:rsidR="009862E3" w:rsidRDefault="009862E3" w:rsidP="00E95B48">
      <w:pPr>
        <w:rPr>
          <w:rFonts w:ascii="Times New Roman" w:hAnsi="Times New Roman" w:cs="Times New Roman"/>
          <w:sz w:val="22"/>
          <w:szCs w:val="22"/>
        </w:rPr>
      </w:pPr>
      <w:r w:rsidRPr="009862E3">
        <w:rPr>
          <w:rFonts w:ascii="Times New Roman" w:hAnsi="Times New Roman" w:cs="Times New Roman"/>
          <w:b/>
          <w:sz w:val="22"/>
          <w:szCs w:val="22"/>
        </w:rPr>
        <w:t>Figure X</w:t>
      </w:r>
      <w:r>
        <w:rPr>
          <w:rFonts w:ascii="Times New Roman" w:hAnsi="Times New Roman" w:cs="Times New Roman"/>
          <w:sz w:val="22"/>
          <w:szCs w:val="22"/>
        </w:rPr>
        <w:t xml:space="preserve">. Alternative way of showing fossil CC over time; </w:t>
      </w:r>
      <w:r w:rsidR="001A7BEE">
        <w:rPr>
          <w:rFonts w:ascii="Times New Roman" w:hAnsi="Times New Roman" w:cs="Times New Roman"/>
          <w:sz w:val="22"/>
          <w:szCs w:val="22"/>
        </w:rPr>
        <w:t>split into respective</w:t>
      </w:r>
      <w:r>
        <w:rPr>
          <w:rFonts w:ascii="Times New Roman" w:hAnsi="Times New Roman" w:cs="Times New Roman"/>
          <w:sz w:val="22"/>
          <w:szCs w:val="22"/>
        </w:rPr>
        <w:t xml:space="preserve"> </w:t>
      </w:r>
      <w:r w:rsidR="001A7BEE">
        <w:rPr>
          <w:rFonts w:ascii="Times New Roman" w:hAnsi="Times New Roman" w:cs="Times New Roman"/>
          <w:sz w:val="22"/>
          <w:szCs w:val="22"/>
        </w:rPr>
        <w:t xml:space="preserve">taxonomic </w:t>
      </w:r>
      <w:r>
        <w:rPr>
          <w:rFonts w:ascii="Times New Roman" w:hAnsi="Times New Roman" w:cs="Times New Roman"/>
          <w:sz w:val="22"/>
          <w:szCs w:val="22"/>
        </w:rPr>
        <w:t>order</w:t>
      </w:r>
      <w:r w:rsidR="001A7BEE">
        <w:rPr>
          <w:rFonts w:ascii="Times New Roman" w:hAnsi="Times New Roman" w:cs="Times New Roman"/>
          <w:sz w:val="22"/>
          <w:szCs w:val="22"/>
        </w:rPr>
        <w:t>s</w:t>
      </w:r>
      <w:r>
        <w:rPr>
          <w:rFonts w:ascii="Times New Roman" w:hAnsi="Times New Roman" w:cs="Times New Roman"/>
          <w:sz w:val="22"/>
          <w:szCs w:val="22"/>
        </w:rPr>
        <w:t>.</w:t>
      </w:r>
    </w:p>
    <w:p w14:paraId="1E77431F" w14:textId="6056ADF0" w:rsidR="00265B0C" w:rsidRDefault="00265B0C" w:rsidP="00E95B48">
      <w:pPr>
        <w:rPr>
          <w:rFonts w:ascii="Times New Roman" w:hAnsi="Times New Roman" w:cs="Times New Roman"/>
          <w:sz w:val="22"/>
          <w:szCs w:val="22"/>
        </w:rPr>
      </w:pPr>
      <w:r>
        <w:rPr>
          <w:rFonts w:ascii="Times New Roman" w:hAnsi="Times New Roman" w:cs="Times New Roman"/>
          <w:sz w:val="22"/>
          <w:szCs w:val="22"/>
        </w:rPr>
        <w:t>**Adjust axis labels and title.</w:t>
      </w:r>
    </w:p>
    <w:p w14:paraId="2F5EF167" w14:textId="77777777" w:rsidR="00D26326" w:rsidRDefault="00D26326" w:rsidP="00E95B48">
      <w:pPr>
        <w:rPr>
          <w:rFonts w:ascii="Times New Roman" w:hAnsi="Times New Roman" w:cs="Times New Roman"/>
          <w:sz w:val="22"/>
          <w:szCs w:val="22"/>
        </w:rPr>
      </w:pPr>
    </w:p>
    <w:p w14:paraId="16D36851" w14:textId="77777777" w:rsidR="00B07CC5" w:rsidRPr="00862889" w:rsidRDefault="00B07CC5" w:rsidP="00E95B48">
      <w:pPr>
        <w:rPr>
          <w:rFonts w:ascii="Times New Roman" w:hAnsi="Times New Roman" w:cs="Times New Roman"/>
          <w:sz w:val="22"/>
          <w:szCs w:val="22"/>
        </w:rPr>
      </w:pPr>
    </w:p>
    <w:p w14:paraId="53777FBE" w14:textId="6FC82E43" w:rsidR="00E95B48" w:rsidRDefault="00B23FBF" w:rsidP="00E95B48">
      <w:pPr>
        <w:rPr>
          <w:rFonts w:ascii="Times New Roman" w:hAnsi="Times New Roman" w:cs="Times New Roman"/>
          <w:b/>
        </w:rPr>
      </w:pPr>
      <w:r>
        <w:rPr>
          <w:rFonts w:ascii="Times New Roman" w:hAnsi="Times New Roman" w:cs="Times New Roman"/>
          <w:b/>
          <w:noProof/>
        </w:rPr>
        <w:drawing>
          <wp:inline distT="0" distB="0" distL="0" distR="0" wp14:anchorId="2754BCD8" wp14:editId="08315CE8">
            <wp:extent cx="4299302" cy="5799150"/>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00019" cy="5800117"/>
                    </a:xfrm>
                    <a:prstGeom prst="rect">
                      <a:avLst/>
                    </a:prstGeom>
                    <a:noFill/>
                    <a:ln>
                      <a:noFill/>
                    </a:ln>
                  </pic:spPr>
                </pic:pic>
              </a:graphicData>
            </a:graphic>
          </wp:inline>
        </w:drawing>
      </w:r>
    </w:p>
    <w:p w14:paraId="46B7F108" w14:textId="128E061A" w:rsidR="00EC50A6" w:rsidRDefault="00EC50A6" w:rsidP="00E95B48">
      <w:pPr>
        <w:rPr>
          <w:rFonts w:ascii="Times New Roman" w:hAnsi="Times New Roman" w:cs="Times New Roman"/>
        </w:rPr>
      </w:pPr>
      <w:r>
        <w:rPr>
          <w:rFonts w:ascii="Times New Roman" w:hAnsi="Times New Roman" w:cs="Times New Roman"/>
          <w:b/>
        </w:rPr>
        <w:t>Table X</w:t>
      </w:r>
      <w:r>
        <w:rPr>
          <w:rFonts w:ascii="Times New Roman" w:hAnsi="Times New Roman" w:cs="Times New Roman"/>
        </w:rPr>
        <w:t>. Results of linear regressions in which fossil CC was the response variable and time (</w:t>
      </w:r>
      <w:r w:rsidR="00D07500">
        <w:rPr>
          <w:rFonts w:ascii="Times New Roman" w:hAnsi="Times New Roman" w:cs="Times New Roman"/>
        </w:rPr>
        <w:t>Ma</w:t>
      </w:r>
      <w:r>
        <w:rPr>
          <w:rFonts w:ascii="Times New Roman" w:hAnsi="Times New Roman" w:cs="Times New Roman"/>
        </w:rPr>
        <w:t xml:space="preserve">) was the predictor variable. Negative </w:t>
      </w:r>
      <w:r w:rsidR="00BA567A">
        <w:rPr>
          <w:rFonts w:ascii="Times New Roman" w:hAnsi="Times New Roman" w:cs="Times New Roman"/>
        </w:rPr>
        <w:t>estimate values</w:t>
      </w:r>
      <w:r>
        <w:rPr>
          <w:rFonts w:ascii="Times New Roman" w:hAnsi="Times New Roman" w:cs="Times New Roman"/>
        </w:rPr>
        <w:t xml:space="preserve"> mean that CC grew larger as we come closer to the present</w:t>
      </w:r>
      <w:r w:rsidR="00BA567A">
        <w:rPr>
          <w:rFonts w:ascii="Times New Roman" w:hAnsi="Times New Roman" w:cs="Times New Roman"/>
        </w:rPr>
        <w:t xml:space="preserve"> (Increase)</w:t>
      </w:r>
      <w:r>
        <w:rPr>
          <w:rFonts w:ascii="Times New Roman" w:hAnsi="Times New Roman" w:cs="Times New Roman"/>
        </w:rPr>
        <w:t>,</w:t>
      </w:r>
      <w:r w:rsidR="00BA567A">
        <w:rPr>
          <w:rFonts w:ascii="Times New Roman" w:hAnsi="Times New Roman" w:cs="Times New Roman"/>
        </w:rPr>
        <w:t xml:space="preserve"> positive estimate values mean CC grew smaller as we approach the present, and no significant means that there was no significant trend of CC in either direction (Stable).</w:t>
      </w:r>
    </w:p>
    <w:p w14:paraId="77C3B8BF" w14:textId="77777777" w:rsidR="003C2ADC" w:rsidRDefault="003C2ADC" w:rsidP="00E95B48">
      <w:pPr>
        <w:rPr>
          <w:rFonts w:ascii="Times New Roman" w:hAnsi="Times New Roman" w:cs="Times New Roman"/>
        </w:rPr>
      </w:pPr>
    </w:p>
    <w:p w14:paraId="2A93629C" w14:textId="77777777" w:rsidR="003C2ADC" w:rsidRDefault="003C2ADC" w:rsidP="00E95B48">
      <w:pPr>
        <w:rPr>
          <w:rFonts w:ascii="Times New Roman" w:hAnsi="Times New Roman" w:cs="Times New Roman"/>
        </w:rPr>
      </w:pPr>
    </w:p>
    <w:p w14:paraId="733AD1D0" w14:textId="77777777" w:rsidR="003C2ADC" w:rsidRDefault="003C2ADC" w:rsidP="00E95B48">
      <w:pPr>
        <w:rPr>
          <w:rFonts w:ascii="Times New Roman" w:hAnsi="Times New Roman" w:cs="Times New Roman"/>
        </w:rPr>
      </w:pPr>
    </w:p>
    <w:p w14:paraId="328FFBEB" w14:textId="77777777" w:rsidR="003C2ADC" w:rsidRDefault="003C2ADC" w:rsidP="00E95B48">
      <w:pPr>
        <w:rPr>
          <w:rFonts w:ascii="Times New Roman" w:hAnsi="Times New Roman" w:cs="Times New Roman"/>
        </w:rPr>
      </w:pPr>
    </w:p>
    <w:p w14:paraId="58C03AD0" w14:textId="77777777" w:rsidR="003C2ADC" w:rsidRDefault="003C2ADC" w:rsidP="00E95B48">
      <w:pPr>
        <w:rPr>
          <w:rFonts w:ascii="Times New Roman" w:hAnsi="Times New Roman" w:cs="Times New Roman"/>
        </w:rPr>
      </w:pPr>
    </w:p>
    <w:p w14:paraId="619D3299" w14:textId="77777777" w:rsidR="003C2ADC" w:rsidRPr="00EC50A6" w:rsidRDefault="003C2ADC" w:rsidP="00E95B48">
      <w:pPr>
        <w:rPr>
          <w:rFonts w:ascii="Times New Roman" w:hAnsi="Times New Roman" w:cs="Times New Roman"/>
        </w:rPr>
      </w:pPr>
    </w:p>
    <w:p w14:paraId="25F3140B" w14:textId="77777777" w:rsidR="00E95B48" w:rsidRDefault="00E95B48" w:rsidP="00E95B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Times New Roman" w:hAnsi="Times New Roman" w:cs="Times New Roman"/>
          <w:b/>
        </w:rPr>
      </w:pPr>
    </w:p>
    <w:p w14:paraId="66AB0D24" w14:textId="77777777" w:rsidR="003C2ADC" w:rsidRDefault="003C2ADC" w:rsidP="00E95B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Times New Roman" w:hAnsi="Times New Roman" w:cs="Times New Roman"/>
          <w:b/>
        </w:rPr>
      </w:pPr>
    </w:p>
    <w:p w14:paraId="4B241E0E" w14:textId="77777777" w:rsidR="003C2ADC" w:rsidRDefault="003C2ADC" w:rsidP="00E95B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Times New Roman" w:hAnsi="Times New Roman" w:cs="Times New Roman"/>
          <w:b/>
        </w:rPr>
      </w:pPr>
    </w:p>
    <w:p w14:paraId="43A1E237" w14:textId="77777777" w:rsidR="003C2ADC" w:rsidRDefault="003C2ADC" w:rsidP="00E95B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Times New Roman" w:hAnsi="Times New Roman" w:cs="Times New Roman"/>
          <w:b/>
        </w:rPr>
      </w:pPr>
    </w:p>
    <w:p w14:paraId="34703DBC" w14:textId="3B192954" w:rsidR="003C2ADC" w:rsidRDefault="00963AD9" w:rsidP="00E95B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Times New Roman" w:hAnsi="Times New Roman" w:cs="Times New Roman"/>
          <w:b/>
        </w:rPr>
      </w:pPr>
      <w:r>
        <w:rPr>
          <w:rFonts w:ascii="Times New Roman" w:hAnsi="Times New Roman" w:cs="Times New Roman"/>
          <w:b/>
          <w:noProof/>
        </w:rPr>
        <w:drawing>
          <wp:inline distT="0" distB="0" distL="0" distR="0" wp14:anchorId="6954D38E" wp14:editId="554B690E">
            <wp:extent cx="5486400" cy="3200400"/>
            <wp:effectExtent l="0" t="0" r="0" b="0"/>
            <wp:docPr id="8" name="Picture 8" descr="Macintosh HD:Users:schilder:Desktop:Screen Shot 2015-12-04 at 10.17.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childer:Desktop:Screen Shot 2015-12-04 at 10.17.56 PM.png"/>
                    <pic:cNvPicPr>
                      <a:picLocks noChangeAspect="1" noChangeArrowheads="1"/>
                    </pic:cNvPicPr>
                  </pic:nvPicPr>
                  <pic:blipFill rotWithShape="1">
                    <a:blip r:embed="rId18">
                      <a:extLst>
                        <a:ext uri="{28A0092B-C50C-407E-A947-70E740481C1C}">
                          <a14:useLocalDpi xmlns:a14="http://schemas.microsoft.com/office/drawing/2010/main" val="0"/>
                        </a:ext>
                      </a:extLst>
                    </a:blip>
                    <a:srcRect b="1196"/>
                    <a:stretch/>
                  </pic:blipFill>
                  <pic:spPr bwMode="auto">
                    <a:xfrm>
                      <a:off x="0" y="0"/>
                      <a:ext cx="5486400" cy="3200400"/>
                    </a:xfrm>
                    <a:prstGeom prst="rect">
                      <a:avLst/>
                    </a:prstGeom>
                    <a:noFill/>
                    <a:ln>
                      <a:noFill/>
                    </a:ln>
                    <a:extLst>
                      <a:ext uri="{53640926-AAD7-44d8-BBD7-CCE9431645EC}">
                        <a14:shadowObscured xmlns:a14="http://schemas.microsoft.com/office/drawing/2010/main"/>
                      </a:ext>
                    </a:extLst>
                  </pic:spPr>
                </pic:pic>
              </a:graphicData>
            </a:graphic>
          </wp:inline>
        </w:drawing>
      </w:r>
    </w:p>
    <w:p w14:paraId="4CCD4C56" w14:textId="4FBD5A9E" w:rsidR="003C2ADC" w:rsidRDefault="003C2ADC" w:rsidP="00963AD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r>
        <w:rPr>
          <w:rFonts w:ascii="Times New Roman" w:hAnsi="Times New Roman" w:cs="Times New Roman"/>
          <w:b/>
        </w:rPr>
        <w:t>Figure X</w:t>
      </w:r>
      <w:r>
        <w:rPr>
          <w:rFonts w:ascii="Times New Roman" w:hAnsi="Times New Roman" w:cs="Times New Roman"/>
        </w:rPr>
        <w:t xml:space="preserve">. Ancestral reconstructed CC over the last 65 </w:t>
      </w:r>
      <w:r w:rsidR="00D07500">
        <w:rPr>
          <w:rFonts w:ascii="Times New Roman" w:hAnsi="Times New Roman" w:cs="Times New Roman"/>
        </w:rPr>
        <w:t>Ma</w:t>
      </w:r>
      <w:r>
        <w:rPr>
          <w:rFonts w:ascii="Times New Roman" w:hAnsi="Times New Roman" w:cs="Times New Roman"/>
        </w:rPr>
        <w:t>. OLS regression line in blue, O18 line in black.</w:t>
      </w:r>
    </w:p>
    <w:p w14:paraId="36C8C459" w14:textId="4F21679E" w:rsidR="003C2ADC" w:rsidRDefault="003C2ADC" w:rsidP="003C2A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sidRPr="003C2ADC">
        <w:rPr>
          <w:rFonts w:ascii="Times New Roman" w:hAnsi="Times New Roman" w:cs="Times New Roman"/>
        </w:rPr>
        <w:t>** Label lines.</w:t>
      </w:r>
    </w:p>
    <w:p w14:paraId="1A1D7960" w14:textId="77777777" w:rsidR="003C2ADC" w:rsidRDefault="003C2ADC" w:rsidP="0083437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Times New Roman" w:hAnsi="Times New Roman" w:cs="Times New Roman"/>
          <w:b/>
        </w:rPr>
      </w:pPr>
    </w:p>
    <w:p w14:paraId="2E835A6A" w14:textId="24DD646D" w:rsidR="00E96280" w:rsidRDefault="00E96280" w:rsidP="009F0B8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Times New Roman" w:hAnsi="Times New Roman" w:cs="Times New Roman"/>
          <w:b/>
        </w:rPr>
      </w:pPr>
      <w:r>
        <w:rPr>
          <w:rFonts w:ascii="Times New Roman" w:hAnsi="Times New Roman" w:cs="Times New Roman"/>
          <w:b/>
          <w:noProof/>
        </w:rPr>
        <w:drawing>
          <wp:inline distT="0" distB="0" distL="0" distR="0" wp14:anchorId="63E419DC" wp14:editId="0C266A04">
            <wp:extent cx="5988663" cy="3523927"/>
            <wp:effectExtent l="0" t="0" r="6350" b="6985"/>
            <wp:docPr id="30" name="Picture 30" descr="Macintosh HD:Users:schilder:Desktop:Screen Shot 2015-08-03 at 5.41.3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schilder:Desktop:Screen Shot 2015-08-03 at 5.41.33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88663" cy="3523927"/>
                    </a:xfrm>
                    <a:prstGeom prst="rect">
                      <a:avLst/>
                    </a:prstGeom>
                    <a:noFill/>
                    <a:ln>
                      <a:noFill/>
                    </a:ln>
                  </pic:spPr>
                </pic:pic>
              </a:graphicData>
            </a:graphic>
          </wp:inline>
        </w:drawing>
      </w:r>
    </w:p>
    <w:p w14:paraId="5DB855FC" w14:textId="710CA49F" w:rsidR="00E96280" w:rsidRDefault="00E96280" w:rsidP="00E9628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b/>
        </w:rPr>
        <w:t>Figure X</w:t>
      </w:r>
      <w:r>
        <w:rPr>
          <w:rFonts w:ascii="Times New Roman" w:hAnsi="Times New Roman" w:cs="Times New Roman"/>
        </w:rPr>
        <w:t xml:space="preserve">. Ancestral reconstructed CC over the last 65 </w:t>
      </w:r>
      <w:r w:rsidR="00D07500">
        <w:rPr>
          <w:rFonts w:ascii="Times New Roman" w:hAnsi="Times New Roman" w:cs="Times New Roman"/>
        </w:rPr>
        <w:t>Ma</w:t>
      </w:r>
      <w:r>
        <w:rPr>
          <w:rFonts w:ascii="Times New Roman" w:hAnsi="Times New Roman" w:cs="Times New Roman"/>
        </w:rPr>
        <w:t>, split into their respective taxonomic orders.</w:t>
      </w:r>
    </w:p>
    <w:p w14:paraId="459E9B06" w14:textId="3A94FB4A" w:rsidR="00587EFB" w:rsidRPr="00587EFB" w:rsidRDefault="00587EFB" w:rsidP="00E9628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sidRPr="00587EFB">
        <w:rPr>
          <w:rFonts w:ascii="Times New Roman" w:hAnsi="Times New Roman" w:cs="Times New Roman"/>
        </w:rPr>
        <w:t>** Adjust axis labels</w:t>
      </w:r>
      <w:r w:rsidR="00F46828">
        <w:rPr>
          <w:rFonts w:ascii="Times New Roman" w:hAnsi="Times New Roman" w:cs="Times New Roman"/>
        </w:rPr>
        <w:t xml:space="preserve">. Add x-axis to </w:t>
      </w:r>
      <w:r w:rsidR="00D415E5">
        <w:rPr>
          <w:rFonts w:ascii="Times New Roman" w:hAnsi="Times New Roman" w:cs="Times New Roman"/>
        </w:rPr>
        <w:t>third column</w:t>
      </w:r>
      <w:r w:rsidR="00F46828">
        <w:rPr>
          <w:rFonts w:ascii="Times New Roman" w:hAnsi="Times New Roman" w:cs="Times New Roman"/>
        </w:rPr>
        <w:t>.</w:t>
      </w:r>
    </w:p>
    <w:p w14:paraId="003072FF" w14:textId="77777777" w:rsidR="00E96280" w:rsidRDefault="00E96280" w:rsidP="0083437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Times New Roman" w:hAnsi="Times New Roman" w:cs="Times New Roman"/>
          <w:b/>
        </w:rPr>
      </w:pPr>
    </w:p>
    <w:p w14:paraId="0789339E" w14:textId="77777777" w:rsidR="003C2ADC" w:rsidRDefault="003C2ADC" w:rsidP="009007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rPr>
      </w:pPr>
    </w:p>
    <w:p w14:paraId="6035A7F4" w14:textId="3DB9C26A" w:rsidR="008A71EC" w:rsidRDefault="008A71EC" w:rsidP="008A71E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b/>
        </w:rPr>
      </w:pPr>
    </w:p>
    <w:p w14:paraId="1A642FD5" w14:textId="24D41D0D" w:rsidR="009F0B83" w:rsidRDefault="00112E66" w:rsidP="008A71EC">
      <w:pPr>
        <w:rPr>
          <w:rFonts w:ascii="Times New Roman" w:hAnsi="Times New Roman" w:cs="Times New Roman"/>
          <w:b/>
          <w:i/>
        </w:rPr>
      </w:pPr>
      <w:r>
        <w:rPr>
          <w:rFonts w:ascii="Times New Roman" w:hAnsi="Times New Roman" w:cs="Times New Roman"/>
          <w:b/>
          <w:i/>
          <w:noProof/>
        </w:rPr>
        <w:drawing>
          <wp:inline distT="0" distB="0" distL="0" distR="0" wp14:anchorId="51F30183" wp14:editId="3FE6DACB">
            <wp:extent cx="4138632" cy="5029200"/>
            <wp:effectExtent l="0" t="0" r="1905"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39248" cy="5029949"/>
                    </a:xfrm>
                    <a:prstGeom prst="rect">
                      <a:avLst/>
                    </a:prstGeom>
                    <a:noFill/>
                    <a:ln>
                      <a:noFill/>
                    </a:ln>
                  </pic:spPr>
                </pic:pic>
              </a:graphicData>
            </a:graphic>
          </wp:inline>
        </w:drawing>
      </w:r>
    </w:p>
    <w:p w14:paraId="2D8F90A6" w14:textId="2D955AB6" w:rsidR="008A71EC" w:rsidRPr="00EC50A6" w:rsidRDefault="008A71EC" w:rsidP="008A71EC">
      <w:pPr>
        <w:rPr>
          <w:rFonts w:ascii="Times New Roman" w:hAnsi="Times New Roman" w:cs="Times New Roman"/>
        </w:rPr>
      </w:pPr>
      <w:r>
        <w:rPr>
          <w:rFonts w:ascii="Times New Roman" w:hAnsi="Times New Roman" w:cs="Times New Roman"/>
          <w:b/>
        </w:rPr>
        <w:t>Table X</w:t>
      </w:r>
      <w:r>
        <w:rPr>
          <w:rFonts w:ascii="Times New Roman" w:hAnsi="Times New Roman" w:cs="Times New Roman"/>
        </w:rPr>
        <w:t>. Results of linear regressions in which ancestral reconstructed CC was the response variable and time (</w:t>
      </w:r>
      <w:r w:rsidR="00D07500">
        <w:rPr>
          <w:rFonts w:ascii="Times New Roman" w:hAnsi="Times New Roman" w:cs="Times New Roman"/>
        </w:rPr>
        <w:t>Ma</w:t>
      </w:r>
      <w:r>
        <w:rPr>
          <w:rFonts w:ascii="Times New Roman" w:hAnsi="Times New Roman" w:cs="Times New Roman"/>
        </w:rPr>
        <w:t>) was the predictor variable. Negative estimate values mean that CC grew larger as we come clo</w:t>
      </w:r>
      <w:r w:rsidR="00644F3A">
        <w:rPr>
          <w:rFonts w:ascii="Times New Roman" w:hAnsi="Times New Roman" w:cs="Times New Roman"/>
        </w:rPr>
        <w:t xml:space="preserve">ser to the present (Increase), </w:t>
      </w:r>
      <w:r>
        <w:rPr>
          <w:rFonts w:ascii="Times New Roman" w:hAnsi="Times New Roman" w:cs="Times New Roman"/>
        </w:rPr>
        <w:t>positive estimate values mean CC grew smaller as we approach the present, and no significant means that there was no significant trend of CC in either direction (Stable).</w:t>
      </w:r>
    </w:p>
    <w:p w14:paraId="528D5AF2" w14:textId="094025FB" w:rsidR="00E95B48" w:rsidRPr="00862889" w:rsidRDefault="00E95B48" w:rsidP="00E95B48">
      <w:pPr>
        <w:rPr>
          <w:rFonts w:ascii="Times New Roman" w:hAnsi="Times New Roman" w:cs="Times New Roman"/>
        </w:rPr>
      </w:pPr>
      <w:r w:rsidRPr="00862889">
        <w:rPr>
          <w:rFonts w:ascii="Times New Roman" w:hAnsi="Times New Roman" w:cs="Times New Roman"/>
          <w:b/>
        </w:rPr>
        <w:br w:type="page"/>
      </w:r>
    </w:p>
    <w:p w14:paraId="32F3026E" w14:textId="4D06B24E" w:rsidR="00767F37" w:rsidRPr="00862889" w:rsidRDefault="00767F37" w:rsidP="003C13A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p>
    <w:p w14:paraId="74CE71BC" w14:textId="54D50136" w:rsidR="0090077B" w:rsidRPr="00862889" w:rsidRDefault="00E760C1" w:rsidP="007F63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Times New Roman" w:hAnsi="Times New Roman" w:cs="Times New Roman"/>
          <w:b/>
        </w:rPr>
      </w:pPr>
      <w:r w:rsidRPr="00862889">
        <w:rPr>
          <w:rFonts w:ascii="Times New Roman" w:hAnsi="Times New Roman" w:cs="Times New Roman"/>
          <w:b/>
        </w:rPr>
        <w:t>SUPPLEMENTARY MATERIALS</w:t>
      </w:r>
    </w:p>
    <w:p w14:paraId="6F2BBC30" w14:textId="77777777" w:rsidR="003B7D85" w:rsidRDefault="003B7D85" w:rsidP="009D48B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b/>
          <w:color w:val="000000"/>
        </w:rPr>
      </w:pPr>
    </w:p>
    <w:p w14:paraId="7BDF625D" w14:textId="73A73C0F" w:rsidR="003B7D85" w:rsidRDefault="00083601" w:rsidP="001C7E1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b/>
          <w:color w:val="000000"/>
        </w:rPr>
      </w:pPr>
      <w:r>
        <w:rPr>
          <w:rFonts w:ascii="Times New Roman" w:hAnsi="Times New Roman" w:cs="Times New Roman"/>
          <w:b/>
          <w:noProof/>
          <w:color w:val="000000"/>
        </w:rPr>
        <w:drawing>
          <wp:inline distT="0" distB="0" distL="0" distR="0" wp14:anchorId="7CB648C2" wp14:editId="687998FE">
            <wp:extent cx="5486400" cy="6120378"/>
            <wp:effectExtent l="0" t="0" r="0" b="1270"/>
            <wp:docPr id="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6120378"/>
                    </a:xfrm>
                    <a:prstGeom prst="rect">
                      <a:avLst/>
                    </a:prstGeom>
                    <a:noFill/>
                    <a:ln>
                      <a:noFill/>
                    </a:ln>
                  </pic:spPr>
                </pic:pic>
              </a:graphicData>
            </a:graphic>
          </wp:inline>
        </w:drawing>
      </w:r>
    </w:p>
    <w:p w14:paraId="3D509662" w14:textId="428F7A46" w:rsidR="003B7D85" w:rsidRDefault="003B7D85" w:rsidP="00E9561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color w:val="000000"/>
        </w:rPr>
      </w:pPr>
    </w:p>
    <w:p w14:paraId="658F7688" w14:textId="7CF57238" w:rsidR="009D48B7" w:rsidRDefault="0090077B" w:rsidP="009D48B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color w:val="000000"/>
        </w:rPr>
      </w:pPr>
      <w:r w:rsidRPr="009E700C">
        <w:rPr>
          <w:rFonts w:ascii="Times New Roman" w:hAnsi="Times New Roman" w:cs="Times New Roman"/>
          <w:b/>
          <w:color w:val="000000"/>
        </w:rPr>
        <w:t>Table X.</w:t>
      </w:r>
      <w:r w:rsidRPr="009E700C">
        <w:rPr>
          <w:rFonts w:ascii="Times New Roman" w:hAnsi="Times New Roman" w:cs="Times New Roman"/>
          <w:color w:val="000000"/>
        </w:rPr>
        <w:t xml:space="preserve"> Results of multiple regression analyses in which ancestral CC </w:t>
      </w:r>
      <w:r>
        <w:rPr>
          <w:rFonts w:ascii="Times New Roman" w:hAnsi="Times New Roman" w:cs="Times New Roman"/>
          <w:color w:val="000000"/>
        </w:rPr>
        <w:t>was</w:t>
      </w:r>
      <w:r w:rsidR="009D48B7">
        <w:rPr>
          <w:rFonts w:ascii="Times New Roman" w:hAnsi="Times New Roman" w:cs="Times New Roman"/>
          <w:color w:val="000000"/>
        </w:rPr>
        <w:t xml:space="preserve"> the response</w:t>
      </w:r>
    </w:p>
    <w:p w14:paraId="2D9B545F" w14:textId="77777777" w:rsidR="009D48B7" w:rsidRDefault="0090077B" w:rsidP="009D48B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color w:val="000000"/>
        </w:rPr>
      </w:pPr>
      <w:r w:rsidRPr="009E700C">
        <w:rPr>
          <w:rFonts w:ascii="Times New Roman" w:hAnsi="Times New Roman" w:cs="Times New Roman"/>
          <w:color w:val="000000"/>
        </w:rPr>
        <w:t>variable and climatic measures (mean, SD, and slope of the oxygen isotop</w:t>
      </w:r>
      <w:r w:rsidR="009D48B7">
        <w:rPr>
          <w:rFonts w:ascii="Times New Roman" w:hAnsi="Times New Roman" w:cs="Times New Roman"/>
          <w:color w:val="000000"/>
        </w:rPr>
        <w:t>e curve) were</w:t>
      </w:r>
    </w:p>
    <w:p w14:paraId="06874CA6" w14:textId="77777777" w:rsidR="009D48B7" w:rsidRDefault="0090077B" w:rsidP="009D48B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color w:val="000000"/>
        </w:rPr>
      </w:pPr>
      <w:r w:rsidRPr="009E700C">
        <w:rPr>
          <w:rFonts w:ascii="Times New Roman" w:hAnsi="Times New Roman" w:cs="Times New Roman"/>
          <w:color w:val="000000"/>
        </w:rPr>
        <w:t>the predictor variables. Analyses were first conducted wi</w:t>
      </w:r>
      <w:r w:rsidR="009D48B7">
        <w:rPr>
          <w:rFonts w:ascii="Times New Roman" w:hAnsi="Times New Roman" w:cs="Times New Roman"/>
          <w:color w:val="000000"/>
        </w:rPr>
        <w:t>th all orders grouped together,</w:t>
      </w:r>
    </w:p>
    <w:p w14:paraId="3E955C83" w14:textId="0F94322E" w:rsidR="0090077B" w:rsidRPr="009D48B7" w:rsidRDefault="0090077B" w:rsidP="009D48B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sidRPr="009E700C">
        <w:rPr>
          <w:rFonts w:ascii="Times New Roman" w:hAnsi="Times New Roman" w:cs="Times New Roman"/>
          <w:color w:val="000000"/>
        </w:rPr>
        <w:t>and then divided into respective orders. Highlighted p values are significant</w:t>
      </w:r>
      <w:r w:rsidRPr="00F01E8E">
        <w:rPr>
          <w:rFonts w:ascii="Calibri" w:hAnsi="Calibri"/>
          <w:color w:val="000000"/>
        </w:rPr>
        <w:t xml:space="preserve"> at &lt;0.05.</w:t>
      </w:r>
    </w:p>
    <w:p w14:paraId="4B536FEE" w14:textId="77777777" w:rsidR="0090077B" w:rsidRDefault="0090077B" w:rsidP="009007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p>
    <w:p w14:paraId="216239F1" w14:textId="5AAEEE7B" w:rsidR="00D53C8F" w:rsidRDefault="00D53C8F"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p>
    <w:p w14:paraId="1A118A46" w14:textId="77777777" w:rsidR="003B7D85" w:rsidRDefault="003B7D85"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p>
    <w:p w14:paraId="2117D38A" w14:textId="77777777" w:rsidR="0090077B" w:rsidRDefault="0090077B"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p>
    <w:p w14:paraId="59C6AE14" w14:textId="6A19468B" w:rsidR="0090077B" w:rsidRDefault="00083601"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r>
        <w:rPr>
          <w:rFonts w:ascii="Calibri" w:hAnsi="Calibri"/>
          <w:noProof/>
          <w:color w:val="000000"/>
        </w:rPr>
        <w:drawing>
          <wp:inline distT="0" distB="0" distL="0" distR="0" wp14:anchorId="57D03A0A" wp14:editId="0CA3B14D">
            <wp:extent cx="5486400" cy="6008219"/>
            <wp:effectExtent l="0" t="0" r="0" b="12065"/>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6008219"/>
                    </a:xfrm>
                    <a:prstGeom prst="rect">
                      <a:avLst/>
                    </a:prstGeom>
                    <a:noFill/>
                    <a:ln>
                      <a:noFill/>
                    </a:ln>
                  </pic:spPr>
                </pic:pic>
              </a:graphicData>
            </a:graphic>
          </wp:inline>
        </w:drawing>
      </w:r>
    </w:p>
    <w:p w14:paraId="101E10D6" w14:textId="77777777" w:rsidR="00E9561A" w:rsidRDefault="00E9561A" w:rsidP="00A415B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color w:val="000000"/>
        </w:rPr>
      </w:pPr>
    </w:p>
    <w:p w14:paraId="14EC701A" w14:textId="73C4EFC6" w:rsidR="00A415B1" w:rsidRDefault="00A415B1" w:rsidP="00A415B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r w:rsidRPr="009E700C">
        <w:rPr>
          <w:rFonts w:ascii="Times New Roman" w:hAnsi="Times New Roman" w:cs="Times New Roman"/>
          <w:b/>
          <w:color w:val="000000"/>
        </w:rPr>
        <w:t>Table X.</w:t>
      </w:r>
      <w:r w:rsidRPr="009E700C">
        <w:rPr>
          <w:rFonts w:ascii="Times New Roman" w:hAnsi="Times New Roman" w:cs="Times New Roman"/>
          <w:color w:val="000000"/>
        </w:rPr>
        <w:t xml:space="preserve"> </w:t>
      </w:r>
      <w:r>
        <w:rPr>
          <w:rFonts w:ascii="Times New Roman" w:hAnsi="Times New Roman" w:cs="Times New Roman"/>
          <w:color w:val="000000"/>
        </w:rPr>
        <w:t>Fossil CC vs. Climate detrended</w:t>
      </w:r>
      <w:r w:rsidRPr="00F01E8E">
        <w:rPr>
          <w:rFonts w:ascii="Calibri" w:hAnsi="Calibri"/>
          <w:color w:val="000000"/>
        </w:rPr>
        <w:t>.</w:t>
      </w:r>
    </w:p>
    <w:p w14:paraId="36110E48" w14:textId="4355D931" w:rsidR="009D48B7" w:rsidRDefault="009D48B7">
      <w:pPr>
        <w:rPr>
          <w:rFonts w:ascii="Calibri" w:hAnsi="Calibri"/>
          <w:color w:val="000000"/>
        </w:rPr>
      </w:pPr>
    </w:p>
    <w:p w14:paraId="4F79F568" w14:textId="77777777" w:rsidR="0090077B" w:rsidRDefault="0090077B"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p>
    <w:p w14:paraId="073C78A0" w14:textId="205CBBA4" w:rsidR="0090077B" w:rsidRDefault="0090077B"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p>
    <w:p w14:paraId="35EC4E12" w14:textId="0A9C5979" w:rsidR="0090077B" w:rsidRDefault="0090077B"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p>
    <w:p w14:paraId="4C26B4AA" w14:textId="77777777" w:rsidR="003C13AC" w:rsidRDefault="003C13AC" w:rsidP="009007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color w:val="000000"/>
        </w:rPr>
      </w:pPr>
    </w:p>
    <w:p w14:paraId="03EDB49B" w14:textId="77777777" w:rsidR="003C13AC" w:rsidRDefault="003C13AC" w:rsidP="009007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color w:val="000000"/>
        </w:rPr>
      </w:pPr>
    </w:p>
    <w:p w14:paraId="76CDD913" w14:textId="1DA16623" w:rsidR="007F6337" w:rsidRDefault="007F6337" w:rsidP="009007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color w:val="000000"/>
        </w:rPr>
      </w:pPr>
    </w:p>
    <w:p w14:paraId="520D9467" w14:textId="1D6859A6" w:rsidR="007F6337" w:rsidRDefault="00B55B8D" w:rsidP="009007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color w:val="000000"/>
        </w:rPr>
      </w:pPr>
      <w:r>
        <w:rPr>
          <w:rFonts w:ascii="Times New Roman" w:hAnsi="Times New Roman" w:cs="Times New Roman"/>
          <w:b/>
          <w:noProof/>
          <w:color w:val="000000"/>
        </w:rPr>
        <w:drawing>
          <wp:inline distT="0" distB="0" distL="0" distR="0" wp14:anchorId="6FC20675" wp14:editId="7DD0F687">
            <wp:extent cx="5486400" cy="4609061"/>
            <wp:effectExtent l="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4609061"/>
                    </a:xfrm>
                    <a:prstGeom prst="rect">
                      <a:avLst/>
                    </a:prstGeom>
                    <a:noFill/>
                    <a:ln>
                      <a:noFill/>
                    </a:ln>
                  </pic:spPr>
                </pic:pic>
              </a:graphicData>
            </a:graphic>
          </wp:inline>
        </w:drawing>
      </w:r>
    </w:p>
    <w:p w14:paraId="514C3FC2" w14:textId="77777777" w:rsidR="0090077B" w:rsidRDefault="0090077B" w:rsidP="009007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r w:rsidRPr="009E700C">
        <w:rPr>
          <w:rFonts w:ascii="Times New Roman" w:hAnsi="Times New Roman" w:cs="Times New Roman"/>
          <w:b/>
          <w:color w:val="000000"/>
        </w:rPr>
        <w:t>Table X.</w:t>
      </w:r>
      <w:r w:rsidRPr="009E700C">
        <w:rPr>
          <w:rFonts w:ascii="Times New Roman" w:hAnsi="Times New Roman" w:cs="Times New Roman"/>
          <w:color w:val="000000"/>
        </w:rPr>
        <w:t xml:space="preserve"> Results of multiple regression analyses in which ancestral CC </w:t>
      </w:r>
      <w:r>
        <w:rPr>
          <w:rFonts w:ascii="Times New Roman" w:hAnsi="Times New Roman" w:cs="Times New Roman"/>
          <w:color w:val="000000"/>
        </w:rPr>
        <w:t>was</w:t>
      </w:r>
      <w:r w:rsidRPr="009E700C">
        <w:rPr>
          <w:rFonts w:ascii="Times New Roman" w:hAnsi="Times New Roman" w:cs="Times New Roman"/>
          <w:color w:val="000000"/>
        </w:rPr>
        <w:t xml:space="preserve"> the response variable and climatic measures (mean, SD, and slope of the oxygen isotope curve) were the predictor variables. Analyses were first conducted with all orders grouped together, and then divided into respective orders. Highlighted p values are significant</w:t>
      </w:r>
      <w:r w:rsidRPr="00F01E8E">
        <w:rPr>
          <w:rFonts w:ascii="Calibri" w:hAnsi="Calibri"/>
          <w:color w:val="000000"/>
        </w:rPr>
        <w:t xml:space="preserve"> at &lt;0.05.</w:t>
      </w:r>
    </w:p>
    <w:p w14:paraId="4B492CE6" w14:textId="77777777" w:rsidR="0090077B" w:rsidRDefault="0090077B"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p>
    <w:p w14:paraId="7536C4E6" w14:textId="77777777" w:rsidR="0090077B" w:rsidRDefault="0090077B"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p>
    <w:p w14:paraId="512C9A13" w14:textId="77777777" w:rsidR="0090077B" w:rsidRDefault="0090077B"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p>
    <w:p w14:paraId="371FA1BF" w14:textId="69ABB9C8" w:rsidR="0090077B" w:rsidRDefault="0090077B"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p>
    <w:p w14:paraId="1A10990F" w14:textId="7D7344EA" w:rsidR="0090077B" w:rsidRDefault="0090077B"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p>
    <w:p w14:paraId="7C0329F5" w14:textId="21EFCDFD" w:rsidR="001F7609" w:rsidRDefault="00B55B8D"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r>
        <w:rPr>
          <w:rFonts w:ascii="Calibri" w:hAnsi="Calibri"/>
          <w:noProof/>
          <w:color w:val="000000"/>
        </w:rPr>
        <w:drawing>
          <wp:inline distT="0" distB="0" distL="0" distR="0" wp14:anchorId="23F3372D" wp14:editId="3EA2FD1F">
            <wp:extent cx="5486400" cy="4572620"/>
            <wp:effectExtent l="0" t="0" r="0" b="0"/>
            <wp:docPr id="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4572620"/>
                    </a:xfrm>
                    <a:prstGeom prst="rect">
                      <a:avLst/>
                    </a:prstGeom>
                    <a:noFill/>
                    <a:ln>
                      <a:noFill/>
                    </a:ln>
                  </pic:spPr>
                </pic:pic>
              </a:graphicData>
            </a:graphic>
          </wp:inline>
        </w:drawing>
      </w:r>
    </w:p>
    <w:p w14:paraId="400FAB80" w14:textId="7A9B41D8" w:rsidR="00A415B1" w:rsidRDefault="00A415B1" w:rsidP="00A415B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r w:rsidRPr="009E700C">
        <w:rPr>
          <w:rFonts w:ascii="Times New Roman" w:hAnsi="Times New Roman" w:cs="Times New Roman"/>
          <w:b/>
          <w:color w:val="000000"/>
        </w:rPr>
        <w:t>Table X.</w:t>
      </w:r>
      <w:r w:rsidRPr="009E700C">
        <w:rPr>
          <w:rFonts w:ascii="Times New Roman" w:hAnsi="Times New Roman" w:cs="Times New Roman"/>
          <w:color w:val="000000"/>
        </w:rPr>
        <w:t xml:space="preserve"> </w:t>
      </w:r>
      <w:r>
        <w:rPr>
          <w:rFonts w:ascii="Times New Roman" w:hAnsi="Times New Roman" w:cs="Times New Roman"/>
          <w:color w:val="000000"/>
        </w:rPr>
        <w:t>Ancestral CC vs. Climate detrended</w:t>
      </w:r>
      <w:r w:rsidRPr="00F01E8E">
        <w:rPr>
          <w:rFonts w:ascii="Calibri" w:hAnsi="Calibri"/>
          <w:color w:val="000000"/>
        </w:rPr>
        <w:t>.</w:t>
      </w:r>
    </w:p>
    <w:p w14:paraId="09CC8CA6" w14:textId="77777777" w:rsidR="0090077B" w:rsidRDefault="0090077B"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p>
    <w:p w14:paraId="6A620249" w14:textId="77777777" w:rsidR="00413452" w:rsidRDefault="00413452"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p>
    <w:p w14:paraId="4CFE99CA" w14:textId="77777777" w:rsidR="00413452" w:rsidRDefault="00413452"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p>
    <w:p w14:paraId="5E5EAA1B" w14:textId="77777777" w:rsidR="00413452" w:rsidRDefault="00413452"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p>
    <w:p w14:paraId="70B0B1D6" w14:textId="0E031206" w:rsidR="00413452" w:rsidRDefault="00AC111B"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r>
        <w:rPr>
          <w:rFonts w:ascii="Calibri" w:hAnsi="Calibri"/>
          <w:noProof/>
          <w:color w:val="000000"/>
        </w:rPr>
        <w:drawing>
          <wp:inline distT="0" distB="0" distL="0" distR="0" wp14:anchorId="6AC88E46" wp14:editId="4507C6EA">
            <wp:extent cx="3882325" cy="4533216"/>
            <wp:effectExtent l="0" t="0" r="4445"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82325" cy="4533216"/>
                    </a:xfrm>
                    <a:prstGeom prst="rect">
                      <a:avLst/>
                    </a:prstGeom>
                    <a:noFill/>
                    <a:ln>
                      <a:noFill/>
                    </a:ln>
                  </pic:spPr>
                </pic:pic>
              </a:graphicData>
            </a:graphic>
          </wp:inline>
        </w:drawing>
      </w:r>
    </w:p>
    <w:p w14:paraId="45A34B63" w14:textId="63EABE56" w:rsidR="00413452" w:rsidRDefault="00413452"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p>
    <w:p w14:paraId="68082B06" w14:textId="63C83CB4" w:rsidR="00413452" w:rsidRPr="00A92E54" w:rsidRDefault="00413452"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rPr>
      </w:pPr>
      <w:r w:rsidRPr="00A92E54">
        <w:rPr>
          <w:rFonts w:ascii="Times New Roman" w:hAnsi="Times New Roman" w:cs="Times New Roman"/>
          <w:b/>
          <w:color w:val="000000"/>
        </w:rPr>
        <w:t>Table X</w:t>
      </w:r>
      <w:r w:rsidRPr="00A92E54">
        <w:rPr>
          <w:rFonts w:ascii="Times New Roman" w:hAnsi="Times New Roman" w:cs="Times New Roman"/>
          <w:color w:val="000000"/>
        </w:rPr>
        <w:t>. Summary of the CC vs. climate results using either the fossil or ancestral CC data sets.</w:t>
      </w:r>
      <w:r w:rsidR="0019223A" w:rsidRPr="00A92E54">
        <w:rPr>
          <w:rFonts w:ascii="Times New Roman" w:hAnsi="Times New Roman" w:cs="Times New Roman"/>
          <w:color w:val="000000"/>
        </w:rPr>
        <w:t xml:space="preserve"> Values of 1, 2 or 3 were assigned to each cell </w:t>
      </w:r>
      <w:r w:rsidR="00A92E54" w:rsidRPr="00A92E54">
        <w:rPr>
          <w:rFonts w:ascii="Times New Roman" w:hAnsi="Times New Roman" w:cs="Times New Roman"/>
          <w:color w:val="000000"/>
        </w:rPr>
        <w:t>depending</w:t>
      </w:r>
      <w:r w:rsidR="0019223A" w:rsidRPr="00A92E54">
        <w:rPr>
          <w:rFonts w:ascii="Times New Roman" w:hAnsi="Times New Roman" w:cs="Times New Roman"/>
          <w:color w:val="000000"/>
        </w:rPr>
        <w:t xml:space="preserve"> on how many of the tested time intervals (1My, 400Ky, and 200Ky) </w:t>
      </w:r>
      <w:r w:rsidR="00F00C3B">
        <w:rPr>
          <w:rFonts w:ascii="Times New Roman" w:hAnsi="Times New Roman" w:cs="Times New Roman"/>
          <w:color w:val="000000"/>
        </w:rPr>
        <w:t xml:space="preserve">of the oxygen isotope record </w:t>
      </w:r>
      <w:r w:rsidR="0019223A" w:rsidRPr="00A92E54">
        <w:rPr>
          <w:rFonts w:ascii="Times New Roman" w:hAnsi="Times New Roman" w:cs="Times New Roman"/>
          <w:color w:val="000000"/>
        </w:rPr>
        <w:t xml:space="preserve">were significant predictors of CC for </w:t>
      </w:r>
      <w:r w:rsidR="00F63914" w:rsidRPr="00A92E54">
        <w:rPr>
          <w:rFonts w:ascii="Times New Roman" w:hAnsi="Times New Roman" w:cs="Times New Roman"/>
          <w:color w:val="000000"/>
        </w:rPr>
        <w:t>a given</w:t>
      </w:r>
      <w:r w:rsidR="0019223A" w:rsidRPr="00A92E54">
        <w:rPr>
          <w:rFonts w:ascii="Times New Roman" w:hAnsi="Times New Roman" w:cs="Times New Roman"/>
          <w:color w:val="000000"/>
        </w:rPr>
        <w:t xml:space="preserve"> </w:t>
      </w:r>
      <w:r w:rsidR="00F63914" w:rsidRPr="00A92E54">
        <w:rPr>
          <w:rFonts w:ascii="Times New Roman" w:hAnsi="Times New Roman" w:cs="Times New Roman"/>
          <w:color w:val="000000"/>
        </w:rPr>
        <w:t>taxonomic group.</w:t>
      </w:r>
      <w:r w:rsidR="0019223A" w:rsidRPr="00A92E54">
        <w:rPr>
          <w:rFonts w:ascii="Times New Roman" w:hAnsi="Times New Roman" w:cs="Times New Roman"/>
          <w:color w:val="000000"/>
        </w:rPr>
        <w:t xml:space="preserve"> </w:t>
      </w:r>
      <w:r w:rsidR="00AC111B">
        <w:rPr>
          <w:rFonts w:ascii="Times New Roman" w:hAnsi="Times New Roman" w:cs="Times New Roman"/>
          <w:color w:val="000000"/>
        </w:rPr>
        <w:t>Fossil and ancestral CC analyses produced the same pattern of results in 68.11% cases (11/18).</w:t>
      </w:r>
    </w:p>
    <w:sectPr w:rsidR="00413452" w:rsidRPr="00A92E54" w:rsidSect="003F4283">
      <w:headerReference w:type="even" r:id="rId26"/>
      <w:headerReference w:type="default" r:id="rId27"/>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Andrew Barr" w:date="2015-12-11T16:30:00Z" w:initials="WAB">
    <w:p w14:paraId="7AB0F01D" w14:textId="07274911" w:rsidR="00F7328E" w:rsidRDefault="00F7328E">
      <w:pPr>
        <w:pStyle w:val="CommentText"/>
      </w:pPr>
      <w:r>
        <w:rPr>
          <w:rStyle w:val="CommentReference"/>
        </w:rPr>
        <w:annotationRef/>
      </w:r>
      <w:r>
        <w:t>We are really just talking about temperature, right?  Might be good to specify.</w:t>
      </w:r>
    </w:p>
  </w:comment>
  <w:comment w:id="3" w:author="Andrew Barr" w:date="2015-12-11T16:31:00Z" w:initials="WAB">
    <w:p w14:paraId="151E342C" w14:textId="77777777" w:rsidR="00F7328E" w:rsidRDefault="00F7328E">
      <w:pPr>
        <w:pStyle w:val="CommentText"/>
      </w:pPr>
      <w:r>
        <w:rPr>
          <w:rStyle w:val="CommentReference"/>
        </w:rPr>
        <w:annotationRef/>
      </w:r>
      <w:r>
        <w:t xml:space="preserve">Maybe say “risk” rather than “prevalence”?  we don’t know how prevalent they are. </w:t>
      </w:r>
    </w:p>
    <w:p w14:paraId="660D3331" w14:textId="42C42D10" w:rsidR="00F7328E" w:rsidRDefault="00F7328E">
      <w:pPr>
        <w:pStyle w:val="CommentText"/>
      </w:pPr>
    </w:p>
  </w:comment>
  <w:comment w:id="6" w:author="Andrew Barr" w:date="2015-12-14T15:20:00Z" w:initials="WAB">
    <w:p w14:paraId="33A02D3C" w14:textId="19ECC713" w:rsidR="00F7328E" w:rsidRDefault="00F7328E">
      <w:pPr>
        <w:pStyle w:val="CommentText"/>
      </w:pPr>
      <w:r>
        <w:rPr>
          <w:rStyle w:val="CommentReference"/>
        </w:rPr>
        <w:annotationRef/>
      </w:r>
      <w:r>
        <w:t xml:space="preserve">I would be a little careful here.  Keep in mind that the people you cite in the previous sentence will likely be reviewing this paper. </w:t>
      </w:r>
    </w:p>
  </w:comment>
  <w:comment w:id="7" w:author="Andrew Barr" w:date="2015-12-14T15:21:00Z" w:initials="WAB">
    <w:p w14:paraId="256FE2DB" w14:textId="59D124E3" w:rsidR="00F7328E" w:rsidRDefault="00F7328E">
      <w:pPr>
        <w:pStyle w:val="CommentText"/>
      </w:pPr>
      <w:r>
        <w:rPr>
          <w:rStyle w:val="CommentReference"/>
        </w:rPr>
        <w:annotationRef/>
      </w:r>
      <w:r>
        <w:t>Something happened in this sentence, it seems like two sentences smooshed together?</w:t>
      </w:r>
    </w:p>
  </w:comment>
  <w:comment w:id="8" w:author="Andrew Barr" w:date="2015-12-14T15:22:00Z" w:initials="WAB">
    <w:p w14:paraId="47810449" w14:textId="108DD8DF" w:rsidR="00F7328E" w:rsidRDefault="00F7328E">
      <w:pPr>
        <w:pStyle w:val="CommentText"/>
      </w:pPr>
      <w:r>
        <w:rPr>
          <w:rStyle w:val="CommentReference"/>
        </w:rPr>
        <w:annotationRef/>
      </w:r>
      <w:r>
        <w:t>I don’t like this usage of the word “confounds” as a noun.  To me, this word is a verb. Something “confounds efforts to blah blah”….</w:t>
      </w:r>
    </w:p>
  </w:comment>
  <w:comment w:id="10" w:author="Andrew Barr" w:date="2015-12-14T15:23:00Z" w:initials="WAB">
    <w:p w14:paraId="3D6823FE" w14:textId="279AFCC3" w:rsidR="00F7328E" w:rsidRDefault="00F7328E">
      <w:pPr>
        <w:pStyle w:val="CommentText"/>
      </w:pPr>
      <w:r>
        <w:rPr>
          <w:rStyle w:val="CommentReference"/>
        </w:rPr>
        <w:annotationRef/>
      </w:r>
      <w:r>
        <w:t xml:space="preserve">Again this usage sounds weird to me. </w:t>
      </w:r>
    </w:p>
  </w:comment>
  <w:comment w:id="9" w:author="Andrew Barr" w:date="2015-12-14T15:42:00Z" w:initials="WAB">
    <w:p w14:paraId="4053F8D5" w14:textId="370E3861" w:rsidR="00F7328E" w:rsidRDefault="00F7328E">
      <w:pPr>
        <w:pStyle w:val="CommentText"/>
      </w:pPr>
      <w:r>
        <w:rPr>
          <w:rStyle w:val="CommentReference"/>
        </w:rPr>
        <w:annotationRef/>
      </w:r>
      <w:r>
        <w:t>I think autocorrelation is a distinct problem from the issue of cross-correlating trended time series.  Detrended time series ar</w:t>
      </w:r>
      <w:r w:rsidR="00D83970">
        <w:t>e could still show autocorrelation</w:t>
      </w:r>
    </w:p>
  </w:comment>
  <w:comment w:id="11" w:author="Andrew Barr" w:date="2015-12-14T15:43:00Z" w:initials="WAB">
    <w:p w14:paraId="341C223E" w14:textId="67DD5C88" w:rsidR="00141B87" w:rsidRDefault="00141B87">
      <w:pPr>
        <w:pStyle w:val="CommentText"/>
      </w:pPr>
      <w:r>
        <w:rPr>
          <w:rStyle w:val="CommentReference"/>
        </w:rPr>
        <w:annotationRef/>
      </w:r>
      <w:r>
        <w:t>This makes it sound like Alroy was suggesting these are related, but he was using it as an example of a spurious correlation.</w:t>
      </w:r>
    </w:p>
  </w:comment>
  <w:comment w:id="12" w:author="Andrew Barr" w:date="2015-12-14T15:43:00Z" w:initials="WAB">
    <w:p w14:paraId="3233C3A5" w14:textId="281C24E7" w:rsidR="00141B87" w:rsidRDefault="00141B87">
      <w:pPr>
        <w:pStyle w:val="CommentText"/>
      </w:pPr>
      <w:r>
        <w:rPr>
          <w:rStyle w:val="CommentReference"/>
        </w:rPr>
        <w:annotationRef/>
      </w:r>
      <w:r>
        <w:t xml:space="preserve">I would usually prefer putting this kind of thing in your own words.  </w:t>
      </w:r>
    </w:p>
  </w:comment>
  <w:comment w:id="13" w:author="Andrew Barr" w:date="2015-12-14T15:44:00Z" w:initials="WAB">
    <w:p w14:paraId="3F7E586E" w14:textId="1FC829DE" w:rsidR="00365A34" w:rsidRDefault="00365A34">
      <w:pPr>
        <w:pStyle w:val="CommentText"/>
      </w:pPr>
      <w:r>
        <w:rPr>
          <w:rStyle w:val="CommentReference"/>
        </w:rPr>
        <w:annotationRef/>
      </w:r>
      <w:r>
        <w:t>Define this</w:t>
      </w:r>
    </w:p>
  </w:comment>
  <w:comment w:id="19" w:author="Andrew Barr" w:date="2015-12-14T15:52:00Z" w:initials="WAB">
    <w:p w14:paraId="47086C5D" w14:textId="77777777" w:rsidR="002B37B5" w:rsidRDefault="002B37B5">
      <w:pPr>
        <w:pStyle w:val="CommentText"/>
      </w:pPr>
      <w:r>
        <w:rPr>
          <w:rStyle w:val="CommentReference"/>
        </w:rPr>
        <w:annotationRef/>
      </w:r>
      <w:r>
        <w:t>You might give reasons why it is outside the scope  Maybe talk about how estimation of body size increases another source of error, so that EQ has an additional source of error, and thus CC is preferable.</w:t>
      </w:r>
    </w:p>
    <w:p w14:paraId="293212E3" w14:textId="77777777" w:rsidR="0027364C" w:rsidRDefault="0027364C">
      <w:pPr>
        <w:pStyle w:val="CommentText"/>
      </w:pPr>
    </w:p>
    <w:p w14:paraId="52DD8D38" w14:textId="3AE3F9DA" w:rsidR="0027364C" w:rsidRDefault="0027364C">
      <w:pPr>
        <w:pStyle w:val="CommentText"/>
      </w:pPr>
      <w:r>
        <w:t xml:space="preserve">EDIT: I see you talk about body mass next….maybe talk about that earlier. </w:t>
      </w:r>
    </w:p>
  </w:comment>
  <w:comment w:id="21" w:author="Andrew Barr" w:date="2015-12-14T15:53:00Z" w:initials="WAB">
    <w:p w14:paraId="61941D30" w14:textId="37A68535" w:rsidR="00962EA3" w:rsidRDefault="00962EA3">
      <w:pPr>
        <w:pStyle w:val="CommentText"/>
      </w:pPr>
      <w:r>
        <w:rPr>
          <w:rStyle w:val="CommentReference"/>
        </w:rPr>
        <w:annotationRef/>
      </w:r>
      <w:r>
        <w:t xml:space="preserve">Might include a note as to what oxygen isotopes tell you….i.e. mean ocean temperature. </w:t>
      </w:r>
    </w:p>
  </w:comment>
  <w:comment w:id="25" w:author="Andrew Barr" w:date="2015-12-14T15:55:00Z" w:initials="WAB">
    <w:p w14:paraId="26A48BD6" w14:textId="0BB7B947" w:rsidR="00DB0010" w:rsidRDefault="00DB0010">
      <w:pPr>
        <w:pStyle w:val="CommentText"/>
      </w:pPr>
      <w:r>
        <w:rPr>
          <w:rStyle w:val="CommentReference"/>
        </w:rPr>
        <w:annotationRef/>
      </w:r>
      <w:r>
        <w:t>Missing a word here</w:t>
      </w:r>
    </w:p>
  </w:comment>
  <w:comment w:id="31" w:author="Andrew Barr" w:date="2015-12-14T16:12:00Z" w:initials="WAB">
    <w:p w14:paraId="0320EB24" w14:textId="28D9F021" w:rsidR="00676777" w:rsidRDefault="00676777">
      <w:pPr>
        <w:pStyle w:val="CommentText"/>
      </w:pPr>
      <w:r>
        <w:rPr>
          <w:rStyle w:val="CommentReference"/>
        </w:rPr>
        <w:annotationRef/>
      </w:r>
      <w:r>
        <w:t>Strange word choice</w:t>
      </w:r>
    </w:p>
  </w:comment>
  <w:comment w:id="32" w:author="Andrew Barr" w:date="2015-12-14T16:14:00Z" w:initials="WAB">
    <w:p w14:paraId="4661729A" w14:textId="343955AB" w:rsidR="0098535C" w:rsidRDefault="0098535C">
      <w:pPr>
        <w:pStyle w:val="CommentText"/>
      </w:pPr>
      <w:r>
        <w:rPr>
          <w:rStyle w:val="CommentReference"/>
        </w:rPr>
        <w:annotationRef/>
      </w:r>
      <w:r>
        <w:t xml:space="preserve">I would say something like “this trend cannot be confidently related to global shifts…” rather than explicitly saying they are independent. </w:t>
      </w:r>
      <w:bookmarkStart w:id="33" w:name="_GoBack"/>
      <w:bookmarkEnd w:id="33"/>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AFE7CE1" w14:textId="77777777" w:rsidR="00F7328E" w:rsidRDefault="00F7328E" w:rsidP="009338F8">
      <w:r>
        <w:separator/>
      </w:r>
    </w:p>
  </w:endnote>
  <w:endnote w:type="continuationSeparator" w:id="0">
    <w:p w14:paraId="794B86D3" w14:textId="77777777" w:rsidR="00F7328E" w:rsidRDefault="00F7328E" w:rsidP="009338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AA011E0" w14:textId="77777777" w:rsidR="00F7328E" w:rsidRDefault="00F7328E" w:rsidP="009338F8">
      <w:r>
        <w:separator/>
      </w:r>
    </w:p>
  </w:footnote>
  <w:footnote w:type="continuationSeparator" w:id="0">
    <w:p w14:paraId="62112785" w14:textId="77777777" w:rsidR="00F7328E" w:rsidRDefault="00F7328E" w:rsidP="009338F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674FFE" w14:textId="77777777" w:rsidR="00F7328E" w:rsidRDefault="00F7328E" w:rsidP="009338F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D748C8D" w14:textId="77777777" w:rsidR="00F7328E" w:rsidRDefault="00F7328E" w:rsidP="009338F8">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3BE7E3" w14:textId="77777777" w:rsidR="00F7328E" w:rsidRDefault="00F7328E" w:rsidP="009338F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8535C">
      <w:rPr>
        <w:rStyle w:val="PageNumber"/>
        <w:noProof/>
      </w:rPr>
      <w:t>12</w:t>
    </w:r>
    <w:r>
      <w:rPr>
        <w:rStyle w:val="PageNumber"/>
      </w:rPr>
      <w:fldChar w:fldCharType="end"/>
    </w:r>
  </w:p>
  <w:p w14:paraId="3DB3AC9F" w14:textId="303EFE36" w:rsidR="00F7328E" w:rsidRDefault="00F7328E" w:rsidP="00980EE9">
    <w:pPr>
      <w:pStyle w:val="Header"/>
      <w:ind w:right="360"/>
    </w:pPr>
    <w:r>
      <w:tab/>
    </w:r>
    <w:r>
      <w:tab/>
    </w:r>
    <w:r>
      <w:tab/>
    </w: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874B0C"/>
    <w:multiLevelType w:val="hybridMultilevel"/>
    <w:tmpl w:val="978C5B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E0F17F5"/>
    <w:multiLevelType w:val="hybridMultilevel"/>
    <w:tmpl w:val="9B04619A"/>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
    <w:nsid w:val="1B02608B"/>
    <w:multiLevelType w:val="hybridMultilevel"/>
    <w:tmpl w:val="067ACE9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087675D"/>
    <w:multiLevelType w:val="hybridMultilevel"/>
    <w:tmpl w:val="3EBAB4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38D6C2A"/>
    <w:multiLevelType w:val="hybridMultilevel"/>
    <w:tmpl w:val="7BF4CD1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4B140B76"/>
    <w:multiLevelType w:val="multilevel"/>
    <w:tmpl w:val="067ACE94"/>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nsid w:val="4D032282"/>
    <w:multiLevelType w:val="hybridMultilevel"/>
    <w:tmpl w:val="1636952E"/>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7">
    <w:nsid w:val="658A2AC8"/>
    <w:multiLevelType w:val="hybridMultilevel"/>
    <w:tmpl w:val="02B8994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6DF93D55"/>
    <w:multiLevelType w:val="hybridMultilevel"/>
    <w:tmpl w:val="301AC68A"/>
    <w:lvl w:ilvl="0" w:tplc="0409000F">
      <w:start w:val="1"/>
      <w:numFmt w:val="decimal"/>
      <w:lvlText w:val="%1."/>
      <w:lvlJc w:val="left"/>
      <w:pPr>
        <w:ind w:left="6480" w:hanging="360"/>
      </w:pPr>
    </w:lvl>
    <w:lvl w:ilvl="1" w:tplc="04090019" w:tentative="1">
      <w:start w:val="1"/>
      <w:numFmt w:val="lowerLetter"/>
      <w:lvlText w:val="%2."/>
      <w:lvlJc w:val="left"/>
      <w:pPr>
        <w:ind w:left="7200" w:hanging="360"/>
      </w:pPr>
    </w:lvl>
    <w:lvl w:ilvl="2" w:tplc="0409001B" w:tentative="1">
      <w:start w:val="1"/>
      <w:numFmt w:val="lowerRoman"/>
      <w:lvlText w:val="%3."/>
      <w:lvlJc w:val="right"/>
      <w:pPr>
        <w:ind w:left="7920" w:hanging="180"/>
      </w:pPr>
    </w:lvl>
    <w:lvl w:ilvl="3" w:tplc="0409000F" w:tentative="1">
      <w:start w:val="1"/>
      <w:numFmt w:val="decimal"/>
      <w:lvlText w:val="%4."/>
      <w:lvlJc w:val="left"/>
      <w:pPr>
        <w:ind w:left="8640" w:hanging="360"/>
      </w:pPr>
    </w:lvl>
    <w:lvl w:ilvl="4" w:tplc="04090019" w:tentative="1">
      <w:start w:val="1"/>
      <w:numFmt w:val="lowerLetter"/>
      <w:lvlText w:val="%5."/>
      <w:lvlJc w:val="left"/>
      <w:pPr>
        <w:ind w:left="9360" w:hanging="360"/>
      </w:pPr>
    </w:lvl>
    <w:lvl w:ilvl="5" w:tplc="0409001B" w:tentative="1">
      <w:start w:val="1"/>
      <w:numFmt w:val="lowerRoman"/>
      <w:lvlText w:val="%6."/>
      <w:lvlJc w:val="right"/>
      <w:pPr>
        <w:ind w:left="10080" w:hanging="180"/>
      </w:pPr>
    </w:lvl>
    <w:lvl w:ilvl="6" w:tplc="0409000F" w:tentative="1">
      <w:start w:val="1"/>
      <w:numFmt w:val="decimal"/>
      <w:lvlText w:val="%7."/>
      <w:lvlJc w:val="left"/>
      <w:pPr>
        <w:ind w:left="10800" w:hanging="360"/>
      </w:pPr>
    </w:lvl>
    <w:lvl w:ilvl="7" w:tplc="04090019" w:tentative="1">
      <w:start w:val="1"/>
      <w:numFmt w:val="lowerLetter"/>
      <w:lvlText w:val="%8."/>
      <w:lvlJc w:val="left"/>
      <w:pPr>
        <w:ind w:left="11520" w:hanging="360"/>
      </w:pPr>
    </w:lvl>
    <w:lvl w:ilvl="8" w:tplc="0409001B" w:tentative="1">
      <w:start w:val="1"/>
      <w:numFmt w:val="lowerRoman"/>
      <w:lvlText w:val="%9."/>
      <w:lvlJc w:val="right"/>
      <w:pPr>
        <w:ind w:left="12240" w:hanging="180"/>
      </w:pPr>
    </w:lvl>
  </w:abstractNum>
  <w:num w:numId="1">
    <w:abstractNumId w:val="2"/>
  </w:num>
  <w:num w:numId="2">
    <w:abstractNumId w:val="5"/>
  </w:num>
  <w:num w:numId="3">
    <w:abstractNumId w:val="3"/>
  </w:num>
  <w:num w:numId="4">
    <w:abstractNumId w:val="6"/>
  </w:num>
  <w:num w:numId="5">
    <w:abstractNumId w:val="1"/>
  </w:num>
  <w:num w:numId="6">
    <w:abstractNumId w:val="8"/>
  </w:num>
  <w:num w:numId="7">
    <w:abstractNumId w:val="0"/>
  </w:num>
  <w:num w:numId="8">
    <w:abstractNumId w:val="4"/>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trackRevisions/>
  <w:defaultTabStop w:val="720"/>
  <w:characterSpacingControl w:val="doNotCompress"/>
  <w:savePreviewPicture/>
  <w:hdrShapeDefaults>
    <o:shapedefaults v:ext="edit" spidmax="2050">
      <o:colormenu v:ext="edit" fillcolor="none [3213]"/>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38F8"/>
    <w:rsid w:val="00000C26"/>
    <w:rsid w:val="00004BB6"/>
    <w:rsid w:val="00005E65"/>
    <w:rsid w:val="00006CF5"/>
    <w:rsid w:val="00007A95"/>
    <w:rsid w:val="00011F8B"/>
    <w:rsid w:val="00012C05"/>
    <w:rsid w:val="00016803"/>
    <w:rsid w:val="00017888"/>
    <w:rsid w:val="000207A2"/>
    <w:rsid w:val="00021841"/>
    <w:rsid w:val="0002233C"/>
    <w:rsid w:val="00023B04"/>
    <w:rsid w:val="000311CD"/>
    <w:rsid w:val="00033F4B"/>
    <w:rsid w:val="00034111"/>
    <w:rsid w:val="000348BA"/>
    <w:rsid w:val="00037527"/>
    <w:rsid w:val="000403EA"/>
    <w:rsid w:val="00040F05"/>
    <w:rsid w:val="00041078"/>
    <w:rsid w:val="00044CD5"/>
    <w:rsid w:val="000474E3"/>
    <w:rsid w:val="0004751E"/>
    <w:rsid w:val="00047A5A"/>
    <w:rsid w:val="000500BD"/>
    <w:rsid w:val="000500DE"/>
    <w:rsid w:val="00050101"/>
    <w:rsid w:val="00050598"/>
    <w:rsid w:val="00051AD7"/>
    <w:rsid w:val="00051FB5"/>
    <w:rsid w:val="00061291"/>
    <w:rsid w:val="0006514F"/>
    <w:rsid w:val="00065895"/>
    <w:rsid w:val="00065E98"/>
    <w:rsid w:val="00065FE9"/>
    <w:rsid w:val="00066119"/>
    <w:rsid w:val="00071176"/>
    <w:rsid w:val="00074171"/>
    <w:rsid w:val="00074F28"/>
    <w:rsid w:val="0007707D"/>
    <w:rsid w:val="00082244"/>
    <w:rsid w:val="00083601"/>
    <w:rsid w:val="00083EEB"/>
    <w:rsid w:val="00084E12"/>
    <w:rsid w:val="000878D5"/>
    <w:rsid w:val="00091C98"/>
    <w:rsid w:val="00093736"/>
    <w:rsid w:val="00096084"/>
    <w:rsid w:val="000A2414"/>
    <w:rsid w:val="000A50DA"/>
    <w:rsid w:val="000A602C"/>
    <w:rsid w:val="000B4E62"/>
    <w:rsid w:val="000B533C"/>
    <w:rsid w:val="000C2FA1"/>
    <w:rsid w:val="000C477D"/>
    <w:rsid w:val="000C645D"/>
    <w:rsid w:val="000D1E44"/>
    <w:rsid w:val="000D3E73"/>
    <w:rsid w:val="000D47E9"/>
    <w:rsid w:val="000D4CAE"/>
    <w:rsid w:val="000D54C6"/>
    <w:rsid w:val="000E0DAF"/>
    <w:rsid w:val="000E14E6"/>
    <w:rsid w:val="000E2844"/>
    <w:rsid w:val="000E360D"/>
    <w:rsid w:val="000E50E1"/>
    <w:rsid w:val="000E69C4"/>
    <w:rsid w:val="000E71CE"/>
    <w:rsid w:val="000E778F"/>
    <w:rsid w:val="000F18E1"/>
    <w:rsid w:val="000F2922"/>
    <w:rsid w:val="000F355B"/>
    <w:rsid w:val="000F4371"/>
    <w:rsid w:val="000F4D45"/>
    <w:rsid w:val="000F5D18"/>
    <w:rsid w:val="000F6DFB"/>
    <w:rsid w:val="00106CD7"/>
    <w:rsid w:val="00106D5E"/>
    <w:rsid w:val="001128CD"/>
    <w:rsid w:val="00112E66"/>
    <w:rsid w:val="00112F76"/>
    <w:rsid w:val="001157DB"/>
    <w:rsid w:val="001279B6"/>
    <w:rsid w:val="00131A5C"/>
    <w:rsid w:val="00131B98"/>
    <w:rsid w:val="00131E5F"/>
    <w:rsid w:val="001322F6"/>
    <w:rsid w:val="001343DE"/>
    <w:rsid w:val="0013562B"/>
    <w:rsid w:val="00136BF6"/>
    <w:rsid w:val="00137E3E"/>
    <w:rsid w:val="00137E4C"/>
    <w:rsid w:val="00141ADD"/>
    <w:rsid w:val="00141B87"/>
    <w:rsid w:val="00141CC9"/>
    <w:rsid w:val="0014221E"/>
    <w:rsid w:val="00142D2A"/>
    <w:rsid w:val="001446D4"/>
    <w:rsid w:val="00145194"/>
    <w:rsid w:val="00146BF6"/>
    <w:rsid w:val="0015012D"/>
    <w:rsid w:val="00151F35"/>
    <w:rsid w:val="00152E71"/>
    <w:rsid w:val="0015577B"/>
    <w:rsid w:val="00160234"/>
    <w:rsid w:val="00163319"/>
    <w:rsid w:val="00163C2D"/>
    <w:rsid w:val="00164133"/>
    <w:rsid w:val="001648EF"/>
    <w:rsid w:val="00164C43"/>
    <w:rsid w:val="00166107"/>
    <w:rsid w:val="001661CE"/>
    <w:rsid w:val="00166370"/>
    <w:rsid w:val="0016649A"/>
    <w:rsid w:val="00171200"/>
    <w:rsid w:val="001712F0"/>
    <w:rsid w:val="00173D38"/>
    <w:rsid w:val="001768A3"/>
    <w:rsid w:val="001807F8"/>
    <w:rsid w:val="00183658"/>
    <w:rsid w:val="0019223A"/>
    <w:rsid w:val="001926EA"/>
    <w:rsid w:val="00193024"/>
    <w:rsid w:val="001936B6"/>
    <w:rsid w:val="001A2F71"/>
    <w:rsid w:val="001A3E78"/>
    <w:rsid w:val="001A5441"/>
    <w:rsid w:val="001A7BEE"/>
    <w:rsid w:val="001B063B"/>
    <w:rsid w:val="001B0CA0"/>
    <w:rsid w:val="001B1382"/>
    <w:rsid w:val="001B407B"/>
    <w:rsid w:val="001B40C3"/>
    <w:rsid w:val="001B44C0"/>
    <w:rsid w:val="001B453E"/>
    <w:rsid w:val="001B75DF"/>
    <w:rsid w:val="001C0D15"/>
    <w:rsid w:val="001C1146"/>
    <w:rsid w:val="001C2C84"/>
    <w:rsid w:val="001C36DB"/>
    <w:rsid w:val="001C3AD4"/>
    <w:rsid w:val="001C6693"/>
    <w:rsid w:val="001C6EDA"/>
    <w:rsid w:val="001C7761"/>
    <w:rsid w:val="001C7E16"/>
    <w:rsid w:val="001D0798"/>
    <w:rsid w:val="001D10D1"/>
    <w:rsid w:val="001D281C"/>
    <w:rsid w:val="001D5BB7"/>
    <w:rsid w:val="001D683B"/>
    <w:rsid w:val="001D763F"/>
    <w:rsid w:val="001E0235"/>
    <w:rsid w:val="001E0F48"/>
    <w:rsid w:val="001E1722"/>
    <w:rsid w:val="001E2EC5"/>
    <w:rsid w:val="001E347F"/>
    <w:rsid w:val="001E5B60"/>
    <w:rsid w:val="001E6971"/>
    <w:rsid w:val="001E7CCC"/>
    <w:rsid w:val="001F0158"/>
    <w:rsid w:val="001F0FA8"/>
    <w:rsid w:val="001F17ED"/>
    <w:rsid w:val="001F3547"/>
    <w:rsid w:val="001F5712"/>
    <w:rsid w:val="001F5B93"/>
    <w:rsid w:val="001F73D7"/>
    <w:rsid w:val="001F7609"/>
    <w:rsid w:val="0020270F"/>
    <w:rsid w:val="0020277F"/>
    <w:rsid w:val="00202C9C"/>
    <w:rsid w:val="002036B6"/>
    <w:rsid w:val="00204821"/>
    <w:rsid w:val="002075E2"/>
    <w:rsid w:val="00207D7F"/>
    <w:rsid w:val="00210404"/>
    <w:rsid w:val="00211934"/>
    <w:rsid w:val="00212535"/>
    <w:rsid w:val="00213168"/>
    <w:rsid w:val="002133F1"/>
    <w:rsid w:val="00215559"/>
    <w:rsid w:val="0021651B"/>
    <w:rsid w:val="00220A3F"/>
    <w:rsid w:val="002215F2"/>
    <w:rsid w:val="00221864"/>
    <w:rsid w:val="00221BCD"/>
    <w:rsid w:val="00222540"/>
    <w:rsid w:val="00222A0E"/>
    <w:rsid w:val="00222CAF"/>
    <w:rsid w:val="00223005"/>
    <w:rsid w:val="00225740"/>
    <w:rsid w:val="00227009"/>
    <w:rsid w:val="0022709B"/>
    <w:rsid w:val="0022746F"/>
    <w:rsid w:val="002305A1"/>
    <w:rsid w:val="002312A3"/>
    <w:rsid w:val="00234A4B"/>
    <w:rsid w:val="00237C57"/>
    <w:rsid w:val="00243325"/>
    <w:rsid w:val="00243855"/>
    <w:rsid w:val="00244D72"/>
    <w:rsid w:val="00245AD0"/>
    <w:rsid w:val="00247DC3"/>
    <w:rsid w:val="00250586"/>
    <w:rsid w:val="002524BF"/>
    <w:rsid w:val="002524F7"/>
    <w:rsid w:val="00254FA4"/>
    <w:rsid w:val="002625BD"/>
    <w:rsid w:val="0026418E"/>
    <w:rsid w:val="00265B0C"/>
    <w:rsid w:val="00270033"/>
    <w:rsid w:val="0027132A"/>
    <w:rsid w:val="0027364C"/>
    <w:rsid w:val="002753DA"/>
    <w:rsid w:val="00281167"/>
    <w:rsid w:val="002850A4"/>
    <w:rsid w:val="00286139"/>
    <w:rsid w:val="002874DA"/>
    <w:rsid w:val="00292B67"/>
    <w:rsid w:val="00292E88"/>
    <w:rsid w:val="00293B4E"/>
    <w:rsid w:val="00295547"/>
    <w:rsid w:val="00295BF7"/>
    <w:rsid w:val="002960A1"/>
    <w:rsid w:val="00297870"/>
    <w:rsid w:val="002A077B"/>
    <w:rsid w:val="002A0D8E"/>
    <w:rsid w:val="002A2E60"/>
    <w:rsid w:val="002A2E73"/>
    <w:rsid w:val="002A44CE"/>
    <w:rsid w:val="002A5911"/>
    <w:rsid w:val="002A639A"/>
    <w:rsid w:val="002B04BE"/>
    <w:rsid w:val="002B359D"/>
    <w:rsid w:val="002B37B5"/>
    <w:rsid w:val="002B5154"/>
    <w:rsid w:val="002B69D2"/>
    <w:rsid w:val="002C3242"/>
    <w:rsid w:val="002C464E"/>
    <w:rsid w:val="002C4888"/>
    <w:rsid w:val="002C4F6E"/>
    <w:rsid w:val="002C579A"/>
    <w:rsid w:val="002C593B"/>
    <w:rsid w:val="002D12D6"/>
    <w:rsid w:val="002D2CB2"/>
    <w:rsid w:val="002D32FE"/>
    <w:rsid w:val="002D409B"/>
    <w:rsid w:val="002D4526"/>
    <w:rsid w:val="002D5A6A"/>
    <w:rsid w:val="002D70EA"/>
    <w:rsid w:val="002E48AA"/>
    <w:rsid w:val="002E5182"/>
    <w:rsid w:val="002E7CA4"/>
    <w:rsid w:val="002F13A6"/>
    <w:rsid w:val="002F26B1"/>
    <w:rsid w:val="002F43E4"/>
    <w:rsid w:val="00300EF2"/>
    <w:rsid w:val="00303CDE"/>
    <w:rsid w:val="0030589D"/>
    <w:rsid w:val="00312CF2"/>
    <w:rsid w:val="00317B4D"/>
    <w:rsid w:val="00324214"/>
    <w:rsid w:val="00325D69"/>
    <w:rsid w:val="00325D76"/>
    <w:rsid w:val="00326BA5"/>
    <w:rsid w:val="00331C52"/>
    <w:rsid w:val="00332469"/>
    <w:rsid w:val="0034080B"/>
    <w:rsid w:val="00341C1F"/>
    <w:rsid w:val="00341E8D"/>
    <w:rsid w:val="00342537"/>
    <w:rsid w:val="00344F3A"/>
    <w:rsid w:val="00347931"/>
    <w:rsid w:val="00347A91"/>
    <w:rsid w:val="00347EB6"/>
    <w:rsid w:val="00350F66"/>
    <w:rsid w:val="00351E19"/>
    <w:rsid w:val="00351FC9"/>
    <w:rsid w:val="00352311"/>
    <w:rsid w:val="00352B9E"/>
    <w:rsid w:val="0035464B"/>
    <w:rsid w:val="00354783"/>
    <w:rsid w:val="0035552C"/>
    <w:rsid w:val="00357F9B"/>
    <w:rsid w:val="00361C3E"/>
    <w:rsid w:val="0036383B"/>
    <w:rsid w:val="003641AA"/>
    <w:rsid w:val="003643EB"/>
    <w:rsid w:val="00364778"/>
    <w:rsid w:val="00364AE5"/>
    <w:rsid w:val="00365A34"/>
    <w:rsid w:val="00370959"/>
    <w:rsid w:val="00370C4B"/>
    <w:rsid w:val="00372E26"/>
    <w:rsid w:val="00374BD5"/>
    <w:rsid w:val="00374DDC"/>
    <w:rsid w:val="00381EAC"/>
    <w:rsid w:val="003828E7"/>
    <w:rsid w:val="00384738"/>
    <w:rsid w:val="00385D39"/>
    <w:rsid w:val="00390CBD"/>
    <w:rsid w:val="0039140C"/>
    <w:rsid w:val="00393F90"/>
    <w:rsid w:val="00395FAA"/>
    <w:rsid w:val="003960D1"/>
    <w:rsid w:val="00396696"/>
    <w:rsid w:val="00396DC3"/>
    <w:rsid w:val="003A0C31"/>
    <w:rsid w:val="003A2346"/>
    <w:rsid w:val="003A2FE5"/>
    <w:rsid w:val="003A66B2"/>
    <w:rsid w:val="003A71A3"/>
    <w:rsid w:val="003A72F9"/>
    <w:rsid w:val="003B0233"/>
    <w:rsid w:val="003B05B3"/>
    <w:rsid w:val="003B1651"/>
    <w:rsid w:val="003B2171"/>
    <w:rsid w:val="003B4B21"/>
    <w:rsid w:val="003B4EEF"/>
    <w:rsid w:val="003B7D85"/>
    <w:rsid w:val="003C07C6"/>
    <w:rsid w:val="003C13AC"/>
    <w:rsid w:val="003C1D57"/>
    <w:rsid w:val="003C2296"/>
    <w:rsid w:val="003C2AD4"/>
    <w:rsid w:val="003C2ADC"/>
    <w:rsid w:val="003C3841"/>
    <w:rsid w:val="003C6153"/>
    <w:rsid w:val="003C6273"/>
    <w:rsid w:val="003C73F2"/>
    <w:rsid w:val="003D00EF"/>
    <w:rsid w:val="003D0B94"/>
    <w:rsid w:val="003D1F3E"/>
    <w:rsid w:val="003D315D"/>
    <w:rsid w:val="003D4387"/>
    <w:rsid w:val="003D4F4C"/>
    <w:rsid w:val="003D65D5"/>
    <w:rsid w:val="003D6C7D"/>
    <w:rsid w:val="003D71BD"/>
    <w:rsid w:val="003E2B3D"/>
    <w:rsid w:val="003E4B0A"/>
    <w:rsid w:val="003E5272"/>
    <w:rsid w:val="003E7449"/>
    <w:rsid w:val="003E761D"/>
    <w:rsid w:val="003F40F6"/>
    <w:rsid w:val="003F4283"/>
    <w:rsid w:val="003F463E"/>
    <w:rsid w:val="003F5387"/>
    <w:rsid w:val="003F738A"/>
    <w:rsid w:val="004009FE"/>
    <w:rsid w:val="00405065"/>
    <w:rsid w:val="0040587C"/>
    <w:rsid w:val="004070A6"/>
    <w:rsid w:val="004075B9"/>
    <w:rsid w:val="004128D1"/>
    <w:rsid w:val="00413452"/>
    <w:rsid w:val="00416A26"/>
    <w:rsid w:val="004219BD"/>
    <w:rsid w:val="004223BC"/>
    <w:rsid w:val="00424814"/>
    <w:rsid w:val="0042576B"/>
    <w:rsid w:val="00425BD5"/>
    <w:rsid w:val="0042688E"/>
    <w:rsid w:val="00427A38"/>
    <w:rsid w:val="00435577"/>
    <w:rsid w:val="004437A6"/>
    <w:rsid w:val="0044488D"/>
    <w:rsid w:val="0044499E"/>
    <w:rsid w:val="004452A8"/>
    <w:rsid w:val="0044587D"/>
    <w:rsid w:val="00447413"/>
    <w:rsid w:val="00450E86"/>
    <w:rsid w:val="004560C3"/>
    <w:rsid w:val="00456378"/>
    <w:rsid w:val="00456BA8"/>
    <w:rsid w:val="004627E9"/>
    <w:rsid w:val="0046381B"/>
    <w:rsid w:val="00463EC9"/>
    <w:rsid w:val="004643A6"/>
    <w:rsid w:val="00465693"/>
    <w:rsid w:val="004661E0"/>
    <w:rsid w:val="00466663"/>
    <w:rsid w:val="0046706C"/>
    <w:rsid w:val="00467A06"/>
    <w:rsid w:val="00472C87"/>
    <w:rsid w:val="00474737"/>
    <w:rsid w:val="00475A87"/>
    <w:rsid w:val="00476D50"/>
    <w:rsid w:val="00477013"/>
    <w:rsid w:val="004834C3"/>
    <w:rsid w:val="004839FE"/>
    <w:rsid w:val="00484783"/>
    <w:rsid w:val="004853B6"/>
    <w:rsid w:val="00486054"/>
    <w:rsid w:val="00486AA6"/>
    <w:rsid w:val="00486DE7"/>
    <w:rsid w:val="00490155"/>
    <w:rsid w:val="004922CC"/>
    <w:rsid w:val="00492C6E"/>
    <w:rsid w:val="00492CAA"/>
    <w:rsid w:val="00496621"/>
    <w:rsid w:val="004A0B3C"/>
    <w:rsid w:val="004A20BB"/>
    <w:rsid w:val="004A4493"/>
    <w:rsid w:val="004A5331"/>
    <w:rsid w:val="004A5DF5"/>
    <w:rsid w:val="004A672D"/>
    <w:rsid w:val="004B053F"/>
    <w:rsid w:val="004B12A9"/>
    <w:rsid w:val="004B2548"/>
    <w:rsid w:val="004B3872"/>
    <w:rsid w:val="004B3AE9"/>
    <w:rsid w:val="004B5BFD"/>
    <w:rsid w:val="004B71D9"/>
    <w:rsid w:val="004C22A5"/>
    <w:rsid w:val="004C31BC"/>
    <w:rsid w:val="004C4134"/>
    <w:rsid w:val="004C42EA"/>
    <w:rsid w:val="004C4459"/>
    <w:rsid w:val="004C63C9"/>
    <w:rsid w:val="004C6C43"/>
    <w:rsid w:val="004C70CA"/>
    <w:rsid w:val="004D2B42"/>
    <w:rsid w:val="004D4055"/>
    <w:rsid w:val="004D5E7D"/>
    <w:rsid w:val="004D7214"/>
    <w:rsid w:val="004E1CFC"/>
    <w:rsid w:val="004E2C0E"/>
    <w:rsid w:val="004E3791"/>
    <w:rsid w:val="004E6D02"/>
    <w:rsid w:val="004F08F0"/>
    <w:rsid w:val="004F3105"/>
    <w:rsid w:val="004F40FC"/>
    <w:rsid w:val="004F536B"/>
    <w:rsid w:val="004F7105"/>
    <w:rsid w:val="005002F9"/>
    <w:rsid w:val="00500509"/>
    <w:rsid w:val="00500643"/>
    <w:rsid w:val="00500E53"/>
    <w:rsid w:val="005024D6"/>
    <w:rsid w:val="00502C96"/>
    <w:rsid w:val="00503CE3"/>
    <w:rsid w:val="00506708"/>
    <w:rsid w:val="005076EC"/>
    <w:rsid w:val="005110F7"/>
    <w:rsid w:val="0051138B"/>
    <w:rsid w:val="005158FB"/>
    <w:rsid w:val="00515FB1"/>
    <w:rsid w:val="00523657"/>
    <w:rsid w:val="00524054"/>
    <w:rsid w:val="00525120"/>
    <w:rsid w:val="005329A6"/>
    <w:rsid w:val="00534072"/>
    <w:rsid w:val="00535C08"/>
    <w:rsid w:val="0053689B"/>
    <w:rsid w:val="00543E16"/>
    <w:rsid w:val="00544A7F"/>
    <w:rsid w:val="00545896"/>
    <w:rsid w:val="00545EF6"/>
    <w:rsid w:val="005468BC"/>
    <w:rsid w:val="00546E1A"/>
    <w:rsid w:val="00553F49"/>
    <w:rsid w:val="00554C0F"/>
    <w:rsid w:val="0055700E"/>
    <w:rsid w:val="005612F3"/>
    <w:rsid w:val="00562887"/>
    <w:rsid w:val="00562B27"/>
    <w:rsid w:val="00564821"/>
    <w:rsid w:val="00566CD7"/>
    <w:rsid w:val="00567002"/>
    <w:rsid w:val="00570E51"/>
    <w:rsid w:val="005727A2"/>
    <w:rsid w:val="005736F6"/>
    <w:rsid w:val="00574B00"/>
    <w:rsid w:val="00575AF1"/>
    <w:rsid w:val="005772EF"/>
    <w:rsid w:val="00577402"/>
    <w:rsid w:val="00577450"/>
    <w:rsid w:val="00581FC7"/>
    <w:rsid w:val="00582C3B"/>
    <w:rsid w:val="0058358C"/>
    <w:rsid w:val="00586BC1"/>
    <w:rsid w:val="00586F1E"/>
    <w:rsid w:val="00587EFB"/>
    <w:rsid w:val="00591C06"/>
    <w:rsid w:val="005923D6"/>
    <w:rsid w:val="005926D2"/>
    <w:rsid w:val="00592CD6"/>
    <w:rsid w:val="00595828"/>
    <w:rsid w:val="00595C69"/>
    <w:rsid w:val="00595E79"/>
    <w:rsid w:val="005962E7"/>
    <w:rsid w:val="00596D56"/>
    <w:rsid w:val="00597A6C"/>
    <w:rsid w:val="005A2926"/>
    <w:rsid w:val="005A3C65"/>
    <w:rsid w:val="005A462C"/>
    <w:rsid w:val="005A7674"/>
    <w:rsid w:val="005B5B7F"/>
    <w:rsid w:val="005C072D"/>
    <w:rsid w:val="005C3716"/>
    <w:rsid w:val="005C4077"/>
    <w:rsid w:val="005C59D5"/>
    <w:rsid w:val="005C6731"/>
    <w:rsid w:val="005C690C"/>
    <w:rsid w:val="005D03A0"/>
    <w:rsid w:val="005D76BA"/>
    <w:rsid w:val="005D7C53"/>
    <w:rsid w:val="005E5586"/>
    <w:rsid w:val="005E5654"/>
    <w:rsid w:val="005E74F9"/>
    <w:rsid w:val="005F0F6D"/>
    <w:rsid w:val="005F0FFF"/>
    <w:rsid w:val="005F18BB"/>
    <w:rsid w:val="005F32F3"/>
    <w:rsid w:val="005F3F70"/>
    <w:rsid w:val="005F414D"/>
    <w:rsid w:val="005F439E"/>
    <w:rsid w:val="00601C7B"/>
    <w:rsid w:val="00602537"/>
    <w:rsid w:val="0060314B"/>
    <w:rsid w:val="00603F3D"/>
    <w:rsid w:val="00604B23"/>
    <w:rsid w:val="00605DB8"/>
    <w:rsid w:val="00606F2F"/>
    <w:rsid w:val="00610A1B"/>
    <w:rsid w:val="00610AB4"/>
    <w:rsid w:val="0061322D"/>
    <w:rsid w:val="00613761"/>
    <w:rsid w:val="00614046"/>
    <w:rsid w:val="00616304"/>
    <w:rsid w:val="00616831"/>
    <w:rsid w:val="006241DC"/>
    <w:rsid w:val="00624F16"/>
    <w:rsid w:val="006269F4"/>
    <w:rsid w:val="00626FDE"/>
    <w:rsid w:val="00632C4D"/>
    <w:rsid w:val="00635041"/>
    <w:rsid w:val="00636736"/>
    <w:rsid w:val="006418E5"/>
    <w:rsid w:val="00643D7B"/>
    <w:rsid w:val="0064438E"/>
    <w:rsid w:val="00644F3A"/>
    <w:rsid w:val="00645FB8"/>
    <w:rsid w:val="00651AF5"/>
    <w:rsid w:val="00651BF0"/>
    <w:rsid w:val="0065241B"/>
    <w:rsid w:val="00652CDA"/>
    <w:rsid w:val="00652DDE"/>
    <w:rsid w:val="00653192"/>
    <w:rsid w:val="006538AA"/>
    <w:rsid w:val="0065657A"/>
    <w:rsid w:val="006620E4"/>
    <w:rsid w:val="00662239"/>
    <w:rsid w:val="00664943"/>
    <w:rsid w:val="0066558B"/>
    <w:rsid w:val="0066676C"/>
    <w:rsid w:val="00673927"/>
    <w:rsid w:val="00675491"/>
    <w:rsid w:val="006758AA"/>
    <w:rsid w:val="006759DF"/>
    <w:rsid w:val="00676777"/>
    <w:rsid w:val="0068125D"/>
    <w:rsid w:val="00682187"/>
    <w:rsid w:val="00682AAD"/>
    <w:rsid w:val="0068338F"/>
    <w:rsid w:val="00684E2A"/>
    <w:rsid w:val="00686C93"/>
    <w:rsid w:val="00687EBF"/>
    <w:rsid w:val="006901B6"/>
    <w:rsid w:val="00694250"/>
    <w:rsid w:val="006955EE"/>
    <w:rsid w:val="006958F1"/>
    <w:rsid w:val="0069711B"/>
    <w:rsid w:val="0069747E"/>
    <w:rsid w:val="00697889"/>
    <w:rsid w:val="00697BB7"/>
    <w:rsid w:val="006A22D2"/>
    <w:rsid w:val="006A2739"/>
    <w:rsid w:val="006A5166"/>
    <w:rsid w:val="006A5EAC"/>
    <w:rsid w:val="006B0F5B"/>
    <w:rsid w:val="006B1BC7"/>
    <w:rsid w:val="006B47A9"/>
    <w:rsid w:val="006B4834"/>
    <w:rsid w:val="006B768E"/>
    <w:rsid w:val="006B7F4B"/>
    <w:rsid w:val="006C1003"/>
    <w:rsid w:val="006C15E3"/>
    <w:rsid w:val="006C1A8C"/>
    <w:rsid w:val="006C2A99"/>
    <w:rsid w:val="006C2DAA"/>
    <w:rsid w:val="006C44CE"/>
    <w:rsid w:val="006C528C"/>
    <w:rsid w:val="006C5D53"/>
    <w:rsid w:val="006C5E8B"/>
    <w:rsid w:val="006C6808"/>
    <w:rsid w:val="006C6BCA"/>
    <w:rsid w:val="006D10F3"/>
    <w:rsid w:val="006D18F7"/>
    <w:rsid w:val="006D1F9D"/>
    <w:rsid w:val="006D2039"/>
    <w:rsid w:val="006D3C7F"/>
    <w:rsid w:val="006D4735"/>
    <w:rsid w:val="006D5912"/>
    <w:rsid w:val="006E0047"/>
    <w:rsid w:val="006E303A"/>
    <w:rsid w:val="006E3871"/>
    <w:rsid w:val="006E3C20"/>
    <w:rsid w:val="006E5CE6"/>
    <w:rsid w:val="006F14C7"/>
    <w:rsid w:val="006F202A"/>
    <w:rsid w:val="006F370D"/>
    <w:rsid w:val="006F4225"/>
    <w:rsid w:val="006F50F2"/>
    <w:rsid w:val="007023EF"/>
    <w:rsid w:val="00703937"/>
    <w:rsid w:val="00703ACD"/>
    <w:rsid w:val="0071158B"/>
    <w:rsid w:val="00713D8B"/>
    <w:rsid w:val="00714448"/>
    <w:rsid w:val="0071469E"/>
    <w:rsid w:val="0071523F"/>
    <w:rsid w:val="007171A7"/>
    <w:rsid w:val="00720009"/>
    <w:rsid w:val="00722117"/>
    <w:rsid w:val="00723584"/>
    <w:rsid w:val="007247BC"/>
    <w:rsid w:val="00724FB9"/>
    <w:rsid w:val="0072642C"/>
    <w:rsid w:val="007278DB"/>
    <w:rsid w:val="00733938"/>
    <w:rsid w:val="00733EC0"/>
    <w:rsid w:val="00735FD8"/>
    <w:rsid w:val="00736C12"/>
    <w:rsid w:val="00736C81"/>
    <w:rsid w:val="007418EE"/>
    <w:rsid w:val="007436B9"/>
    <w:rsid w:val="007446B0"/>
    <w:rsid w:val="00745045"/>
    <w:rsid w:val="00745A5F"/>
    <w:rsid w:val="00745D45"/>
    <w:rsid w:val="0074680C"/>
    <w:rsid w:val="0075029C"/>
    <w:rsid w:val="007566C1"/>
    <w:rsid w:val="00756A0D"/>
    <w:rsid w:val="00757AF1"/>
    <w:rsid w:val="00764847"/>
    <w:rsid w:val="00766BBB"/>
    <w:rsid w:val="007673B6"/>
    <w:rsid w:val="00767F37"/>
    <w:rsid w:val="0077057E"/>
    <w:rsid w:val="00770B0C"/>
    <w:rsid w:val="00772B60"/>
    <w:rsid w:val="00774646"/>
    <w:rsid w:val="00776573"/>
    <w:rsid w:val="007771EC"/>
    <w:rsid w:val="0077774D"/>
    <w:rsid w:val="007779AD"/>
    <w:rsid w:val="00777FB5"/>
    <w:rsid w:val="0078108F"/>
    <w:rsid w:val="0078275D"/>
    <w:rsid w:val="007827E9"/>
    <w:rsid w:val="00790735"/>
    <w:rsid w:val="00790871"/>
    <w:rsid w:val="00790F97"/>
    <w:rsid w:val="00792869"/>
    <w:rsid w:val="00792909"/>
    <w:rsid w:val="0079408F"/>
    <w:rsid w:val="0079752D"/>
    <w:rsid w:val="007A2744"/>
    <w:rsid w:val="007A2A72"/>
    <w:rsid w:val="007A5988"/>
    <w:rsid w:val="007A7AD4"/>
    <w:rsid w:val="007B0AEF"/>
    <w:rsid w:val="007B0E08"/>
    <w:rsid w:val="007B1C36"/>
    <w:rsid w:val="007B21E0"/>
    <w:rsid w:val="007B2431"/>
    <w:rsid w:val="007B2488"/>
    <w:rsid w:val="007B3DFF"/>
    <w:rsid w:val="007B4831"/>
    <w:rsid w:val="007B49BC"/>
    <w:rsid w:val="007B56CE"/>
    <w:rsid w:val="007C0314"/>
    <w:rsid w:val="007C2036"/>
    <w:rsid w:val="007C2303"/>
    <w:rsid w:val="007C417A"/>
    <w:rsid w:val="007C5D3F"/>
    <w:rsid w:val="007C7F00"/>
    <w:rsid w:val="007D1974"/>
    <w:rsid w:val="007D2AE6"/>
    <w:rsid w:val="007D3E73"/>
    <w:rsid w:val="007D5E19"/>
    <w:rsid w:val="007E06FE"/>
    <w:rsid w:val="007E1E15"/>
    <w:rsid w:val="007E2436"/>
    <w:rsid w:val="007E2FAF"/>
    <w:rsid w:val="007E4610"/>
    <w:rsid w:val="007E6052"/>
    <w:rsid w:val="007E7FDA"/>
    <w:rsid w:val="007F1390"/>
    <w:rsid w:val="007F1A89"/>
    <w:rsid w:val="007F1E18"/>
    <w:rsid w:val="007F2239"/>
    <w:rsid w:val="007F2DE7"/>
    <w:rsid w:val="007F2F76"/>
    <w:rsid w:val="007F3734"/>
    <w:rsid w:val="007F6337"/>
    <w:rsid w:val="00801AC5"/>
    <w:rsid w:val="00802181"/>
    <w:rsid w:val="008036FB"/>
    <w:rsid w:val="00805BC9"/>
    <w:rsid w:val="008109C8"/>
    <w:rsid w:val="0081121D"/>
    <w:rsid w:val="008127CD"/>
    <w:rsid w:val="00812CCE"/>
    <w:rsid w:val="00813759"/>
    <w:rsid w:val="00815BCA"/>
    <w:rsid w:val="00817473"/>
    <w:rsid w:val="0082002D"/>
    <w:rsid w:val="008256F6"/>
    <w:rsid w:val="0083096A"/>
    <w:rsid w:val="008331FE"/>
    <w:rsid w:val="00833B6C"/>
    <w:rsid w:val="00834074"/>
    <w:rsid w:val="00834375"/>
    <w:rsid w:val="0083554B"/>
    <w:rsid w:val="00836336"/>
    <w:rsid w:val="008376F7"/>
    <w:rsid w:val="00841089"/>
    <w:rsid w:val="00842FE6"/>
    <w:rsid w:val="0084397B"/>
    <w:rsid w:val="00846DC0"/>
    <w:rsid w:val="008478A7"/>
    <w:rsid w:val="008518E6"/>
    <w:rsid w:val="008536FB"/>
    <w:rsid w:val="00854F3D"/>
    <w:rsid w:val="00856C23"/>
    <w:rsid w:val="00862889"/>
    <w:rsid w:val="00862E6D"/>
    <w:rsid w:val="00863054"/>
    <w:rsid w:val="00863745"/>
    <w:rsid w:val="00863B74"/>
    <w:rsid w:val="00866A85"/>
    <w:rsid w:val="00871985"/>
    <w:rsid w:val="008733C5"/>
    <w:rsid w:val="00874EB5"/>
    <w:rsid w:val="00875516"/>
    <w:rsid w:val="00881943"/>
    <w:rsid w:val="00883403"/>
    <w:rsid w:val="00883CFA"/>
    <w:rsid w:val="00884731"/>
    <w:rsid w:val="008876FF"/>
    <w:rsid w:val="00887866"/>
    <w:rsid w:val="008878F8"/>
    <w:rsid w:val="0089382F"/>
    <w:rsid w:val="00894FE1"/>
    <w:rsid w:val="00895789"/>
    <w:rsid w:val="00897718"/>
    <w:rsid w:val="00897D2C"/>
    <w:rsid w:val="008A4F14"/>
    <w:rsid w:val="008A71EC"/>
    <w:rsid w:val="008A7385"/>
    <w:rsid w:val="008B2479"/>
    <w:rsid w:val="008B3978"/>
    <w:rsid w:val="008C0A09"/>
    <w:rsid w:val="008C57A9"/>
    <w:rsid w:val="008C7EDA"/>
    <w:rsid w:val="008D258B"/>
    <w:rsid w:val="008D26FB"/>
    <w:rsid w:val="008D3FA0"/>
    <w:rsid w:val="008D5F8C"/>
    <w:rsid w:val="008D6763"/>
    <w:rsid w:val="008E5BBE"/>
    <w:rsid w:val="008F02BB"/>
    <w:rsid w:val="008F1F9B"/>
    <w:rsid w:val="008F37FD"/>
    <w:rsid w:val="008F3A86"/>
    <w:rsid w:val="008F63E5"/>
    <w:rsid w:val="008F682D"/>
    <w:rsid w:val="0090077B"/>
    <w:rsid w:val="0090310C"/>
    <w:rsid w:val="00905ADF"/>
    <w:rsid w:val="00906A84"/>
    <w:rsid w:val="00907197"/>
    <w:rsid w:val="00910E8B"/>
    <w:rsid w:val="00913E11"/>
    <w:rsid w:val="0091493F"/>
    <w:rsid w:val="00916336"/>
    <w:rsid w:val="009168D7"/>
    <w:rsid w:val="00917ED4"/>
    <w:rsid w:val="00920DFF"/>
    <w:rsid w:val="00927FDF"/>
    <w:rsid w:val="00930B65"/>
    <w:rsid w:val="00931F38"/>
    <w:rsid w:val="00932C47"/>
    <w:rsid w:val="009338F8"/>
    <w:rsid w:val="00933BD8"/>
    <w:rsid w:val="00934273"/>
    <w:rsid w:val="009351D0"/>
    <w:rsid w:val="009357EC"/>
    <w:rsid w:val="00935F04"/>
    <w:rsid w:val="009412F2"/>
    <w:rsid w:val="00944695"/>
    <w:rsid w:val="0094504A"/>
    <w:rsid w:val="00945E64"/>
    <w:rsid w:val="00950CA6"/>
    <w:rsid w:val="00955414"/>
    <w:rsid w:val="009559D9"/>
    <w:rsid w:val="00955CED"/>
    <w:rsid w:val="00955F7B"/>
    <w:rsid w:val="00956AA4"/>
    <w:rsid w:val="00962EA3"/>
    <w:rsid w:val="00963AD9"/>
    <w:rsid w:val="00965EE2"/>
    <w:rsid w:val="009668D7"/>
    <w:rsid w:val="0096705E"/>
    <w:rsid w:val="00967BB2"/>
    <w:rsid w:val="00970291"/>
    <w:rsid w:val="00970C78"/>
    <w:rsid w:val="00972193"/>
    <w:rsid w:val="00973289"/>
    <w:rsid w:val="00973554"/>
    <w:rsid w:val="00973879"/>
    <w:rsid w:val="00975A32"/>
    <w:rsid w:val="0098035E"/>
    <w:rsid w:val="00980B19"/>
    <w:rsid w:val="00980EE9"/>
    <w:rsid w:val="00981251"/>
    <w:rsid w:val="0098535C"/>
    <w:rsid w:val="009862E3"/>
    <w:rsid w:val="00986EFB"/>
    <w:rsid w:val="00987D9D"/>
    <w:rsid w:val="0099244A"/>
    <w:rsid w:val="00993C49"/>
    <w:rsid w:val="00996D3B"/>
    <w:rsid w:val="009A05C1"/>
    <w:rsid w:val="009A2392"/>
    <w:rsid w:val="009A28EE"/>
    <w:rsid w:val="009A594A"/>
    <w:rsid w:val="009A606A"/>
    <w:rsid w:val="009A65EB"/>
    <w:rsid w:val="009A71BE"/>
    <w:rsid w:val="009A7E41"/>
    <w:rsid w:val="009B63F0"/>
    <w:rsid w:val="009B7AFA"/>
    <w:rsid w:val="009B7E6B"/>
    <w:rsid w:val="009C1169"/>
    <w:rsid w:val="009C1A90"/>
    <w:rsid w:val="009C253D"/>
    <w:rsid w:val="009D106C"/>
    <w:rsid w:val="009D29CC"/>
    <w:rsid w:val="009D47D9"/>
    <w:rsid w:val="009D48B7"/>
    <w:rsid w:val="009D64DC"/>
    <w:rsid w:val="009D6D1A"/>
    <w:rsid w:val="009D7B38"/>
    <w:rsid w:val="009D7D6E"/>
    <w:rsid w:val="009E197E"/>
    <w:rsid w:val="009E2312"/>
    <w:rsid w:val="009E549E"/>
    <w:rsid w:val="009E700C"/>
    <w:rsid w:val="009F0030"/>
    <w:rsid w:val="009F0B83"/>
    <w:rsid w:val="009F130B"/>
    <w:rsid w:val="009F414D"/>
    <w:rsid w:val="009F496B"/>
    <w:rsid w:val="009F7C99"/>
    <w:rsid w:val="00A0211C"/>
    <w:rsid w:val="00A0295E"/>
    <w:rsid w:val="00A0324F"/>
    <w:rsid w:val="00A04E62"/>
    <w:rsid w:val="00A07F65"/>
    <w:rsid w:val="00A102D1"/>
    <w:rsid w:val="00A114DF"/>
    <w:rsid w:val="00A1150C"/>
    <w:rsid w:val="00A15BBD"/>
    <w:rsid w:val="00A1664E"/>
    <w:rsid w:val="00A2137B"/>
    <w:rsid w:val="00A226F8"/>
    <w:rsid w:val="00A22A65"/>
    <w:rsid w:val="00A262A6"/>
    <w:rsid w:val="00A26CC4"/>
    <w:rsid w:val="00A302A2"/>
    <w:rsid w:val="00A31CC1"/>
    <w:rsid w:val="00A32B89"/>
    <w:rsid w:val="00A355CF"/>
    <w:rsid w:val="00A36543"/>
    <w:rsid w:val="00A374BB"/>
    <w:rsid w:val="00A40724"/>
    <w:rsid w:val="00A41265"/>
    <w:rsid w:val="00A414D3"/>
    <w:rsid w:val="00A415B1"/>
    <w:rsid w:val="00A4401A"/>
    <w:rsid w:val="00A44273"/>
    <w:rsid w:val="00A4660C"/>
    <w:rsid w:val="00A4745B"/>
    <w:rsid w:val="00A50BA7"/>
    <w:rsid w:val="00A51CA8"/>
    <w:rsid w:val="00A5200D"/>
    <w:rsid w:val="00A5666F"/>
    <w:rsid w:val="00A56A78"/>
    <w:rsid w:val="00A56C2A"/>
    <w:rsid w:val="00A60175"/>
    <w:rsid w:val="00A607F5"/>
    <w:rsid w:val="00A614A6"/>
    <w:rsid w:val="00A6219F"/>
    <w:rsid w:val="00A6467F"/>
    <w:rsid w:val="00A64843"/>
    <w:rsid w:val="00A65366"/>
    <w:rsid w:val="00A65788"/>
    <w:rsid w:val="00A7063B"/>
    <w:rsid w:val="00A718BC"/>
    <w:rsid w:val="00A72790"/>
    <w:rsid w:val="00A746B3"/>
    <w:rsid w:val="00A74888"/>
    <w:rsid w:val="00A757BB"/>
    <w:rsid w:val="00A75876"/>
    <w:rsid w:val="00A7789B"/>
    <w:rsid w:val="00A814C9"/>
    <w:rsid w:val="00A8270E"/>
    <w:rsid w:val="00A829E1"/>
    <w:rsid w:val="00A831C2"/>
    <w:rsid w:val="00A834CB"/>
    <w:rsid w:val="00A877C5"/>
    <w:rsid w:val="00A9103E"/>
    <w:rsid w:val="00A910FD"/>
    <w:rsid w:val="00A92E54"/>
    <w:rsid w:val="00A93CE1"/>
    <w:rsid w:val="00A93FFE"/>
    <w:rsid w:val="00A94764"/>
    <w:rsid w:val="00A94FFE"/>
    <w:rsid w:val="00A9549A"/>
    <w:rsid w:val="00A965CA"/>
    <w:rsid w:val="00AA1C99"/>
    <w:rsid w:val="00AA1EE3"/>
    <w:rsid w:val="00AA2B16"/>
    <w:rsid w:val="00AA49E8"/>
    <w:rsid w:val="00AA78E3"/>
    <w:rsid w:val="00AB36D2"/>
    <w:rsid w:val="00AB5EEB"/>
    <w:rsid w:val="00AB7093"/>
    <w:rsid w:val="00AB717F"/>
    <w:rsid w:val="00AC0A6E"/>
    <w:rsid w:val="00AC111B"/>
    <w:rsid w:val="00AC27FB"/>
    <w:rsid w:val="00AC3739"/>
    <w:rsid w:val="00AC6FFE"/>
    <w:rsid w:val="00AC7A06"/>
    <w:rsid w:val="00AD2D61"/>
    <w:rsid w:val="00AD30FE"/>
    <w:rsid w:val="00AD3B81"/>
    <w:rsid w:val="00AD4E7D"/>
    <w:rsid w:val="00AE09A2"/>
    <w:rsid w:val="00AE0A55"/>
    <w:rsid w:val="00AE11FB"/>
    <w:rsid w:val="00AE3027"/>
    <w:rsid w:val="00AE3BD2"/>
    <w:rsid w:val="00AE4F73"/>
    <w:rsid w:val="00AF2255"/>
    <w:rsid w:val="00AF295D"/>
    <w:rsid w:val="00AF2B56"/>
    <w:rsid w:val="00AF31CB"/>
    <w:rsid w:val="00AF39E2"/>
    <w:rsid w:val="00AF3CB5"/>
    <w:rsid w:val="00AF4BB7"/>
    <w:rsid w:val="00AF6DF3"/>
    <w:rsid w:val="00AF6ED5"/>
    <w:rsid w:val="00B01123"/>
    <w:rsid w:val="00B0179A"/>
    <w:rsid w:val="00B01E51"/>
    <w:rsid w:val="00B02626"/>
    <w:rsid w:val="00B02F2D"/>
    <w:rsid w:val="00B06376"/>
    <w:rsid w:val="00B07CC5"/>
    <w:rsid w:val="00B11CE1"/>
    <w:rsid w:val="00B1265F"/>
    <w:rsid w:val="00B1312E"/>
    <w:rsid w:val="00B136E1"/>
    <w:rsid w:val="00B14252"/>
    <w:rsid w:val="00B177B5"/>
    <w:rsid w:val="00B21E67"/>
    <w:rsid w:val="00B233FC"/>
    <w:rsid w:val="00B23F0E"/>
    <w:rsid w:val="00B23FBF"/>
    <w:rsid w:val="00B30849"/>
    <w:rsid w:val="00B3350E"/>
    <w:rsid w:val="00B33AF1"/>
    <w:rsid w:val="00B3427D"/>
    <w:rsid w:val="00B3579C"/>
    <w:rsid w:val="00B358AF"/>
    <w:rsid w:val="00B35F2B"/>
    <w:rsid w:val="00B36297"/>
    <w:rsid w:val="00B365A7"/>
    <w:rsid w:val="00B37CA7"/>
    <w:rsid w:val="00B40094"/>
    <w:rsid w:val="00B40189"/>
    <w:rsid w:val="00B41BFA"/>
    <w:rsid w:val="00B42737"/>
    <w:rsid w:val="00B45402"/>
    <w:rsid w:val="00B4557B"/>
    <w:rsid w:val="00B50F94"/>
    <w:rsid w:val="00B51FFA"/>
    <w:rsid w:val="00B53289"/>
    <w:rsid w:val="00B53643"/>
    <w:rsid w:val="00B54068"/>
    <w:rsid w:val="00B546C2"/>
    <w:rsid w:val="00B54A2B"/>
    <w:rsid w:val="00B55645"/>
    <w:rsid w:val="00B55B8D"/>
    <w:rsid w:val="00B56AF9"/>
    <w:rsid w:val="00B57469"/>
    <w:rsid w:val="00B57A7A"/>
    <w:rsid w:val="00B6039F"/>
    <w:rsid w:val="00B60993"/>
    <w:rsid w:val="00B63A12"/>
    <w:rsid w:val="00B64DED"/>
    <w:rsid w:val="00B6581E"/>
    <w:rsid w:val="00B6694B"/>
    <w:rsid w:val="00B669BB"/>
    <w:rsid w:val="00B670F9"/>
    <w:rsid w:val="00B7014A"/>
    <w:rsid w:val="00B716E4"/>
    <w:rsid w:val="00B71B36"/>
    <w:rsid w:val="00B72915"/>
    <w:rsid w:val="00B7484B"/>
    <w:rsid w:val="00B758BC"/>
    <w:rsid w:val="00B75A39"/>
    <w:rsid w:val="00B771A4"/>
    <w:rsid w:val="00B816EA"/>
    <w:rsid w:val="00B81C62"/>
    <w:rsid w:val="00B81CB5"/>
    <w:rsid w:val="00B81E94"/>
    <w:rsid w:val="00B83595"/>
    <w:rsid w:val="00B83BAC"/>
    <w:rsid w:val="00B842E8"/>
    <w:rsid w:val="00B844C6"/>
    <w:rsid w:val="00B85D11"/>
    <w:rsid w:val="00B87CB6"/>
    <w:rsid w:val="00B913A2"/>
    <w:rsid w:val="00B92EE2"/>
    <w:rsid w:val="00B934A9"/>
    <w:rsid w:val="00B93534"/>
    <w:rsid w:val="00B96759"/>
    <w:rsid w:val="00B96ACC"/>
    <w:rsid w:val="00BA125A"/>
    <w:rsid w:val="00BA1274"/>
    <w:rsid w:val="00BA4B61"/>
    <w:rsid w:val="00BA563C"/>
    <w:rsid w:val="00BA567A"/>
    <w:rsid w:val="00BA633F"/>
    <w:rsid w:val="00BA767D"/>
    <w:rsid w:val="00BB1296"/>
    <w:rsid w:val="00BB2367"/>
    <w:rsid w:val="00BB278D"/>
    <w:rsid w:val="00BB3991"/>
    <w:rsid w:val="00BB3A3E"/>
    <w:rsid w:val="00BB43B7"/>
    <w:rsid w:val="00BB4E00"/>
    <w:rsid w:val="00BB53C3"/>
    <w:rsid w:val="00BB59D4"/>
    <w:rsid w:val="00BC0205"/>
    <w:rsid w:val="00BC09C8"/>
    <w:rsid w:val="00BC1175"/>
    <w:rsid w:val="00BC21EB"/>
    <w:rsid w:val="00BC3347"/>
    <w:rsid w:val="00BC37DF"/>
    <w:rsid w:val="00BC41B0"/>
    <w:rsid w:val="00BC4CEC"/>
    <w:rsid w:val="00BC538A"/>
    <w:rsid w:val="00BD0B94"/>
    <w:rsid w:val="00BD1C15"/>
    <w:rsid w:val="00BD2314"/>
    <w:rsid w:val="00BD656E"/>
    <w:rsid w:val="00BD66FE"/>
    <w:rsid w:val="00BD6AC4"/>
    <w:rsid w:val="00BD7F69"/>
    <w:rsid w:val="00BE05D1"/>
    <w:rsid w:val="00BE11F8"/>
    <w:rsid w:val="00BE53AE"/>
    <w:rsid w:val="00BF09EE"/>
    <w:rsid w:val="00BF21E3"/>
    <w:rsid w:val="00BF2AD7"/>
    <w:rsid w:val="00BF3BB2"/>
    <w:rsid w:val="00BF3F6A"/>
    <w:rsid w:val="00BF4A1A"/>
    <w:rsid w:val="00BF5F36"/>
    <w:rsid w:val="00C06315"/>
    <w:rsid w:val="00C12279"/>
    <w:rsid w:val="00C1263D"/>
    <w:rsid w:val="00C15366"/>
    <w:rsid w:val="00C165EB"/>
    <w:rsid w:val="00C17444"/>
    <w:rsid w:val="00C17A50"/>
    <w:rsid w:val="00C20A96"/>
    <w:rsid w:val="00C2711C"/>
    <w:rsid w:val="00C304BE"/>
    <w:rsid w:val="00C32B5A"/>
    <w:rsid w:val="00C33AA2"/>
    <w:rsid w:val="00C33D3B"/>
    <w:rsid w:val="00C342FA"/>
    <w:rsid w:val="00C3757C"/>
    <w:rsid w:val="00C41041"/>
    <w:rsid w:val="00C42AFD"/>
    <w:rsid w:val="00C43A73"/>
    <w:rsid w:val="00C4774B"/>
    <w:rsid w:val="00C47E69"/>
    <w:rsid w:val="00C50CAC"/>
    <w:rsid w:val="00C51C6B"/>
    <w:rsid w:val="00C51D2F"/>
    <w:rsid w:val="00C5200D"/>
    <w:rsid w:val="00C52A17"/>
    <w:rsid w:val="00C52C28"/>
    <w:rsid w:val="00C52D79"/>
    <w:rsid w:val="00C53A10"/>
    <w:rsid w:val="00C55E65"/>
    <w:rsid w:val="00C613F5"/>
    <w:rsid w:val="00C61642"/>
    <w:rsid w:val="00C61ABB"/>
    <w:rsid w:val="00C623A8"/>
    <w:rsid w:val="00C62D85"/>
    <w:rsid w:val="00C63EAC"/>
    <w:rsid w:val="00C6430A"/>
    <w:rsid w:val="00C64ACD"/>
    <w:rsid w:val="00C65439"/>
    <w:rsid w:val="00C719BC"/>
    <w:rsid w:val="00C82E36"/>
    <w:rsid w:val="00C83026"/>
    <w:rsid w:val="00C908A4"/>
    <w:rsid w:val="00C92731"/>
    <w:rsid w:val="00C92AA1"/>
    <w:rsid w:val="00C92ED7"/>
    <w:rsid w:val="00C97285"/>
    <w:rsid w:val="00C97EBC"/>
    <w:rsid w:val="00CA072C"/>
    <w:rsid w:val="00CA0788"/>
    <w:rsid w:val="00CA07C8"/>
    <w:rsid w:val="00CA42FA"/>
    <w:rsid w:val="00CA441C"/>
    <w:rsid w:val="00CA7C32"/>
    <w:rsid w:val="00CB2123"/>
    <w:rsid w:val="00CB28AE"/>
    <w:rsid w:val="00CB515C"/>
    <w:rsid w:val="00CB5525"/>
    <w:rsid w:val="00CB5603"/>
    <w:rsid w:val="00CB7E69"/>
    <w:rsid w:val="00CC4254"/>
    <w:rsid w:val="00CC4579"/>
    <w:rsid w:val="00CC7192"/>
    <w:rsid w:val="00CD1A35"/>
    <w:rsid w:val="00CD1EC6"/>
    <w:rsid w:val="00CD2F7B"/>
    <w:rsid w:val="00CD3166"/>
    <w:rsid w:val="00CD3948"/>
    <w:rsid w:val="00CD4429"/>
    <w:rsid w:val="00CD6B4A"/>
    <w:rsid w:val="00CD737E"/>
    <w:rsid w:val="00CE1878"/>
    <w:rsid w:val="00CE1B6A"/>
    <w:rsid w:val="00CE20E7"/>
    <w:rsid w:val="00CE25CB"/>
    <w:rsid w:val="00CE30AE"/>
    <w:rsid w:val="00CE38DA"/>
    <w:rsid w:val="00CE3B9D"/>
    <w:rsid w:val="00CE79AA"/>
    <w:rsid w:val="00CF2E23"/>
    <w:rsid w:val="00CF3568"/>
    <w:rsid w:val="00CF4A14"/>
    <w:rsid w:val="00CF5213"/>
    <w:rsid w:val="00CF7AEA"/>
    <w:rsid w:val="00D00038"/>
    <w:rsid w:val="00D019AD"/>
    <w:rsid w:val="00D0621A"/>
    <w:rsid w:val="00D07500"/>
    <w:rsid w:val="00D1319B"/>
    <w:rsid w:val="00D13855"/>
    <w:rsid w:val="00D13D42"/>
    <w:rsid w:val="00D13D76"/>
    <w:rsid w:val="00D13FCA"/>
    <w:rsid w:val="00D1515B"/>
    <w:rsid w:val="00D1533B"/>
    <w:rsid w:val="00D1591F"/>
    <w:rsid w:val="00D176B6"/>
    <w:rsid w:val="00D21D4D"/>
    <w:rsid w:val="00D22962"/>
    <w:rsid w:val="00D23023"/>
    <w:rsid w:val="00D23C5C"/>
    <w:rsid w:val="00D26326"/>
    <w:rsid w:val="00D270FC"/>
    <w:rsid w:val="00D27828"/>
    <w:rsid w:val="00D304F3"/>
    <w:rsid w:val="00D32C53"/>
    <w:rsid w:val="00D353E4"/>
    <w:rsid w:val="00D4038A"/>
    <w:rsid w:val="00D415E5"/>
    <w:rsid w:val="00D42D63"/>
    <w:rsid w:val="00D42FDA"/>
    <w:rsid w:val="00D45AA5"/>
    <w:rsid w:val="00D45EB3"/>
    <w:rsid w:val="00D45F4E"/>
    <w:rsid w:val="00D46A31"/>
    <w:rsid w:val="00D46ECD"/>
    <w:rsid w:val="00D52760"/>
    <w:rsid w:val="00D53C8F"/>
    <w:rsid w:val="00D54159"/>
    <w:rsid w:val="00D544DD"/>
    <w:rsid w:val="00D579EF"/>
    <w:rsid w:val="00D60972"/>
    <w:rsid w:val="00D617C2"/>
    <w:rsid w:val="00D61EF9"/>
    <w:rsid w:val="00D62E7A"/>
    <w:rsid w:val="00D63F43"/>
    <w:rsid w:val="00D67E3E"/>
    <w:rsid w:val="00D71E28"/>
    <w:rsid w:val="00D74F5F"/>
    <w:rsid w:val="00D7622F"/>
    <w:rsid w:val="00D83970"/>
    <w:rsid w:val="00D860CE"/>
    <w:rsid w:val="00D86245"/>
    <w:rsid w:val="00D8686F"/>
    <w:rsid w:val="00D86BF7"/>
    <w:rsid w:val="00D878DD"/>
    <w:rsid w:val="00D9222F"/>
    <w:rsid w:val="00D92441"/>
    <w:rsid w:val="00D928D4"/>
    <w:rsid w:val="00D92E07"/>
    <w:rsid w:val="00D97449"/>
    <w:rsid w:val="00D978F2"/>
    <w:rsid w:val="00D97ED4"/>
    <w:rsid w:val="00DA0406"/>
    <w:rsid w:val="00DA0E25"/>
    <w:rsid w:val="00DA1138"/>
    <w:rsid w:val="00DA4FBA"/>
    <w:rsid w:val="00DA7E14"/>
    <w:rsid w:val="00DB0010"/>
    <w:rsid w:val="00DB08CB"/>
    <w:rsid w:val="00DB0A4A"/>
    <w:rsid w:val="00DB29DB"/>
    <w:rsid w:val="00DB5207"/>
    <w:rsid w:val="00DB678A"/>
    <w:rsid w:val="00DB7306"/>
    <w:rsid w:val="00DB77ED"/>
    <w:rsid w:val="00DC25D2"/>
    <w:rsid w:val="00DC3231"/>
    <w:rsid w:val="00DC35D8"/>
    <w:rsid w:val="00DC4C7B"/>
    <w:rsid w:val="00DC51C2"/>
    <w:rsid w:val="00DC525D"/>
    <w:rsid w:val="00DD0A49"/>
    <w:rsid w:val="00DD0BDA"/>
    <w:rsid w:val="00DD1435"/>
    <w:rsid w:val="00DD2FB1"/>
    <w:rsid w:val="00DD6C74"/>
    <w:rsid w:val="00DD6FB3"/>
    <w:rsid w:val="00DF089E"/>
    <w:rsid w:val="00DF479A"/>
    <w:rsid w:val="00E01182"/>
    <w:rsid w:val="00E01B78"/>
    <w:rsid w:val="00E02250"/>
    <w:rsid w:val="00E049E4"/>
    <w:rsid w:val="00E05033"/>
    <w:rsid w:val="00E05051"/>
    <w:rsid w:val="00E07420"/>
    <w:rsid w:val="00E11561"/>
    <w:rsid w:val="00E1237A"/>
    <w:rsid w:val="00E15061"/>
    <w:rsid w:val="00E156D9"/>
    <w:rsid w:val="00E23138"/>
    <w:rsid w:val="00E2399F"/>
    <w:rsid w:val="00E25C91"/>
    <w:rsid w:val="00E26EBB"/>
    <w:rsid w:val="00E334EE"/>
    <w:rsid w:val="00E33949"/>
    <w:rsid w:val="00E34A3F"/>
    <w:rsid w:val="00E34C84"/>
    <w:rsid w:val="00E403EF"/>
    <w:rsid w:val="00E415B1"/>
    <w:rsid w:val="00E424A5"/>
    <w:rsid w:val="00E43AEF"/>
    <w:rsid w:val="00E46FDC"/>
    <w:rsid w:val="00E475FC"/>
    <w:rsid w:val="00E47D51"/>
    <w:rsid w:val="00E539A7"/>
    <w:rsid w:val="00E5564A"/>
    <w:rsid w:val="00E556D8"/>
    <w:rsid w:val="00E558D6"/>
    <w:rsid w:val="00E576B7"/>
    <w:rsid w:val="00E579B5"/>
    <w:rsid w:val="00E6048C"/>
    <w:rsid w:val="00E604D1"/>
    <w:rsid w:val="00E62E16"/>
    <w:rsid w:val="00E63018"/>
    <w:rsid w:val="00E631C7"/>
    <w:rsid w:val="00E63703"/>
    <w:rsid w:val="00E64E00"/>
    <w:rsid w:val="00E66E72"/>
    <w:rsid w:val="00E7069A"/>
    <w:rsid w:val="00E712F8"/>
    <w:rsid w:val="00E73D7D"/>
    <w:rsid w:val="00E74185"/>
    <w:rsid w:val="00E74C45"/>
    <w:rsid w:val="00E760C1"/>
    <w:rsid w:val="00E76D4D"/>
    <w:rsid w:val="00E8242F"/>
    <w:rsid w:val="00E83357"/>
    <w:rsid w:val="00E863F1"/>
    <w:rsid w:val="00E87778"/>
    <w:rsid w:val="00E919B6"/>
    <w:rsid w:val="00E929C2"/>
    <w:rsid w:val="00E9403F"/>
    <w:rsid w:val="00E9561A"/>
    <w:rsid w:val="00E95B48"/>
    <w:rsid w:val="00E96280"/>
    <w:rsid w:val="00E971C5"/>
    <w:rsid w:val="00E97514"/>
    <w:rsid w:val="00EA0268"/>
    <w:rsid w:val="00EA19BC"/>
    <w:rsid w:val="00EA4519"/>
    <w:rsid w:val="00EA534E"/>
    <w:rsid w:val="00EA6DED"/>
    <w:rsid w:val="00EA761D"/>
    <w:rsid w:val="00EB03EE"/>
    <w:rsid w:val="00EB0441"/>
    <w:rsid w:val="00EB129A"/>
    <w:rsid w:val="00EB1ACA"/>
    <w:rsid w:val="00EB231D"/>
    <w:rsid w:val="00EB3472"/>
    <w:rsid w:val="00EB3FDC"/>
    <w:rsid w:val="00EB60F4"/>
    <w:rsid w:val="00EC1A1B"/>
    <w:rsid w:val="00EC1C6C"/>
    <w:rsid w:val="00EC3550"/>
    <w:rsid w:val="00EC3CD2"/>
    <w:rsid w:val="00EC468E"/>
    <w:rsid w:val="00EC50A6"/>
    <w:rsid w:val="00EC5DC9"/>
    <w:rsid w:val="00ED05C5"/>
    <w:rsid w:val="00ED1688"/>
    <w:rsid w:val="00ED1C9F"/>
    <w:rsid w:val="00ED2791"/>
    <w:rsid w:val="00ED2D7D"/>
    <w:rsid w:val="00ED33C4"/>
    <w:rsid w:val="00ED4DE7"/>
    <w:rsid w:val="00ED6376"/>
    <w:rsid w:val="00EE014C"/>
    <w:rsid w:val="00EE089F"/>
    <w:rsid w:val="00EE1551"/>
    <w:rsid w:val="00EE19F3"/>
    <w:rsid w:val="00EE3200"/>
    <w:rsid w:val="00EE3313"/>
    <w:rsid w:val="00EE3EE9"/>
    <w:rsid w:val="00EF0092"/>
    <w:rsid w:val="00EF23A3"/>
    <w:rsid w:val="00EF2F7F"/>
    <w:rsid w:val="00EF4A96"/>
    <w:rsid w:val="00F00C3B"/>
    <w:rsid w:val="00F05B12"/>
    <w:rsid w:val="00F07C96"/>
    <w:rsid w:val="00F1471E"/>
    <w:rsid w:val="00F1739D"/>
    <w:rsid w:val="00F202E5"/>
    <w:rsid w:val="00F20D72"/>
    <w:rsid w:val="00F21C33"/>
    <w:rsid w:val="00F22D3B"/>
    <w:rsid w:val="00F23E74"/>
    <w:rsid w:val="00F24465"/>
    <w:rsid w:val="00F2494A"/>
    <w:rsid w:val="00F25300"/>
    <w:rsid w:val="00F25697"/>
    <w:rsid w:val="00F261BB"/>
    <w:rsid w:val="00F2638F"/>
    <w:rsid w:val="00F30478"/>
    <w:rsid w:val="00F31D76"/>
    <w:rsid w:val="00F3301C"/>
    <w:rsid w:val="00F349B2"/>
    <w:rsid w:val="00F378B6"/>
    <w:rsid w:val="00F40625"/>
    <w:rsid w:val="00F4180A"/>
    <w:rsid w:val="00F4452D"/>
    <w:rsid w:val="00F46828"/>
    <w:rsid w:val="00F53BE4"/>
    <w:rsid w:val="00F55618"/>
    <w:rsid w:val="00F572F0"/>
    <w:rsid w:val="00F61CD4"/>
    <w:rsid w:val="00F633A9"/>
    <w:rsid w:val="00F63914"/>
    <w:rsid w:val="00F6485D"/>
    <w:rsid w:val="00F66226"/>
    <w:rsid w:val="00F66B0F"/>
    <w:rsid w:val="00F714F9"/>
    <w:rsid w:val="00F72C91"/>
    <w:rsid w:val="00F73147"/>
    <w:rsid w:val="00F7328E"/>
    <w:rsid w:val="00F7480A"/>
    <w:rsid w:val="00F750C2"/>
    <w:rsid w:val="00F7538A"/>
    <w:rsid w:val="00F75A67"/>
    <w:rsid w:val="00F77786"/>
    <w:rsid w:val="00F81771"/>
    <w:rsid w:val="00F82BD1"/>
    <w:rsid w:val="00F82E9E"/>
    <w:rsid w:val="00F84F99"/>
    <w:rsid w:val="00F86BEB"/>
    <w:rsid w:val="00F90BFB"/>
    <w:rsid w:val="00F913F8"/>
    <w:rsid w:val="00F92FE6"/>
    <w:rsid w:val="00F939F3"/>
    <w:rsid w:val="00F93EEF"/>
    <w:rsid w:val="00F9402C"/>
    <w:rsid w:val="00F96A30"/>
    <w:rsid w:val="00FA128C"/>
    <w:rsid w:val="00FA3A02"/>
    <w:rsid w:val="00FA3A04"/>
    <w:rsid w:val="00FA42F2"/>
    <w:rsid w:val="00FA7C40"/>
    <w:rsid w:val="00FB20A8"/>
    <w:rsid w:val="00FB5A6F"/>
    <w:rsid w:val="00FB76D2"/>
    <w:rsid w:val="00FB790A"/>
    <w:rsid w:val="00FB7DED"/>
    <w:rsid w:val="00FC22C0"/>
    <w:rsid w:val="00FC2FA9"/>
    <w:rsid w:val="00FC5218"/>
    <w:rsid w:val="00FC61B0"/>
    <w:rsid w:val="00FD1551"/>
    <w:rsid w:val="00FD4695"/>
    <w:rsid w:val="00FE08D6"/>
    <w:rsid w:val="00FE1183"/>
    <w:rsid w:val="00FE12FB"/>
    <w:rsid w:val="00FE254C"/>
    <w:rsid w:val="00FE3DE0"/>
    <w:rsid w:val="00FF451E"/>
    <w:rsid w:val="00FF519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colormenu v:ext="edit" fillcolor="none [3213]"/>
    </o:shapedefaults>
    <o:shapelayout v:ext="edit">
      <o:idmap v:ext="edit" data="1"/>
    </o:shapelayout>
  </w:shapeDefaults>
  <w:decimalSymbol w:val="."/>
  <w:listSeparator w:val=","/>
  <w14:docId w14:val="09BC2BD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4E6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338F8"/>
    <w:pPr>
      <w:tabs>
        <w:tab w:val="center" w:pos="4320"/>
        <w:tab w:val="right" w:pos="8640"/>
      </w:tabs>
    </w:pPr>
  </w:style>
  <w:style w:type="character" w:customStyle="1" w:styleId="HeaderChar">
    <w:name w:val="Header Char"/>
    <w:basedOn w:val="DefaultParagraphFont"/>
    <w:link w:val="Header"/>
    <w:uiPriority w:val="99"/>
    <w:rsid w:val="009338F8"/>
  </w:style>
  <w:style w:type="paragraph" w:styleId="Footer">
    <w:name w:val="footer"/>
    <w:basedOn w:val="Normal"/>
    <w:link w:val="FooterChar"/>
    <w:uiPriority w:val="99"/>
    <w:unhideWhenUsed/>
    <w:rsid w:val="009338F8"/>
    <w:pPr>
      <w:tabs>
        <w:tab w:val="center" w:pos="4320"/>
        <w:tab w:val="right" w:pos="8640"/>
      </w:tabs>
    </w:pPr>
  </w:style>
  <w:style w:type="character" w:customStyle="1" w:styleId="FooterChar">
    <w:name w:val="Footer Char"/>
    <w:basedOn w:val="DefaultParagraphFont"/>
    <w:link w:val="Footer"/>
    <w:uiPriority w:val="99"/>
    <w:rsid w:val="009338F8"/>
  </w:style>
  <w:style w:type="character" w:styleId="PageNumber">
    <w:name w:val="page number"/>
    <w:basedOn w:val="DefaultParagraphFont"/>
    <w:uiPriority w:val="99"/>
    <w:semiHidden/>
    <w:unhideWhenUsed/>
    <w:rsid w:val="009338F8"/>
  </w:style>
  <w:style w:type="paragraph" w:styleId="BalloonText">
    <w:name w:val="Balloon Text"/>
    <w:basedOn w:val="Normal"/>
    <w:link w:val="BalloonTextChar"/>
    <w:uiPriority w:val="99"/>
    <w:semiHidden/>
    <w:unhideWhenUsed/>
    <w:rsid w:val="0075029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5029C"/>
    <w:rPr>
      <w:rFonts w:ascii="Lucida Grande" w:hAnsi="Lucida Grande" w:cs="Lucida Grande"/>
      <w:sz w:val="18"/>
      <w:szCs w:val="18"/>
    </w:rPr>
  </w:style>
  <w:style w:type="character" w:styleId="Hyperlink">
    <w:name w:val="Hyperlink"/>
    <w:basedOn w:val="DefaultParagraphFont"/>
    <w:uiPriority w:val="99"/>
    <w:unhideWhenUsed/>
    <w:rsid w:val="00E62E16"/>
    <w:rPr>
      <w:color w:val="0000FF" w:themeColor="hyperlink"/>
      <w:u w:val="single"/>
    </w:rPr>
  </w:style>
  <w:style w:type="paragraph" w:styleId="ListParagraph">
    <w:name w:val="List Paragraph"/>
    <w:basedOn w:val="Normal"/>
    <w:uiPriority w:val="34"/>
    <w:qFormat/>
    <w:rsid w:val="00B3579C"/>
    <w:pPr>
      <w:ind w:left="720"/>
      <w:contextualSpacing/>
    </w:pPr>
  </w:style>
  <w:style w:type="character" w:styleId="CommentReference">
    <w:name w:val="annotation reference"/>
    <w:basedOn w:val="DefaultParagraphFont"/>
    <w:uiPriority w:val="99"/>
    <w:semiHidden/>
    <w:unhideWhenUsed/>
    <w:rsid w:val="003D00EF"/>
    <w:rPr>
      <w:sz w:val="18"/>
      <w:szCs w:val="18"/>
    </w:rPr>
  </w:style>
  <w:style w:type="paragraph" w:styleId="CommentText">
    <w:name w:val="annotation text"/>
    <w:basedOn w:val="Normal"/>
    <w:link w:val="CommentTextChar"/>
    <w:uiPriority w:val="99"/>
    <w:semiHidden/>
    <w:unhideWhenUsed/>
    <w:rsid w:val="003D00EF"/>
  </w:style>
  <w:style w:type="character" w:customStyle="1" w:styleId="CommentTextChar">
    <w:name w:val="Comment Text Char"/>
    <w:basedOn w:val="DefaultParagraphFont"/>
    <w:link w:val="CommentText"/>
    <w:uiPriority w:val="99"/>
    <w:semiHidden/>
    <w:rsid w:val="003D00EF"/>
  </w:style>
  <w:style w:type="paragraph" w:styleId="CommentSubject">
    <w:name w:val="annotation subject"/>
    <w:basedOn w:val="CommentText"/>
    <w:next w:val="CommentText"/>
    <w:link w:val="CommentSubjectChar"/>
    <w:uiPriority w:val="99"/>
    <w:semiHidden/>
    <w:unhideWhenUsed/>
    <w:rsid w:val="003D00EF"/>
    <w:rPr>
      <w:b/>
      <w:bCs/>
      <w:sz w:val="20"/>
      <w:szCs w:val="20"/>
    </w:rPr>
  </w:style>
  <w:style w:type="character" w:customStyle="1" w:styleId="CommentSubjectChar">
    <w:name w:val="Comment Subject Char"/>
    <w:basedOn w:val="CommentTextChar"/>
    <w:link w:val="CommentSubject"/>
    <w:uiPriority w:val="99"/>
    <w:semiHidden/>
    <w:rsid w:val="003D00EF"/>
    <w:rPr>
      <w:b/>
      <w:bCs/>
      <w:sz w:val="20"/>
      <w:szCs w:val="20"/>
    </w:rPr>
  </w:style>
  <w:style w:type="paragraph" w:styleId="Revision">
    <w:name w:val="Revision"/>
    <w:hidden/>
    <w:uiPriority w:val="99"/>
    <w:semiHidden/>
    <w:rsid w:val="00C47E69"/>
  </w:style>
  <w:style w:type="character" w:styleId="PlaceholderText">
    <w:name w:val="Placeholder Text"/>
    <w:basedOn w:val="DefaultParagraphFont"/>
    <w:uiPriority w:val="99"/>
    <w:semiHidden/>
    <w:rsid w:val="00883CFA"/>
    <w:rPr>
      <w:color w:val="808080"/>
    </w:rPr>
  </w:style>
  <w:style w:type="paragraph" w:styleId="NormalWeb">
    <w:name w:val="Normal (Web)"/>
    <w:basedOn w:val="Normal"/>
    <w:uiPriority w:val="99"/>
    <w:semiHidden/>
    <w:unhideWhenUsed/>
    <w:rsid w:val="00B934A9"/>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534072"/>
  </w:style>
  <w:style w:type="character" w:customStyle="1" w:styleId="citation">
    <w:name w:val="citation"/>
    <w:basedOn w:val="DefaultParagraphFont"/>
    <w:rsid w:val="00534072"/>
  </w:style>
  <w:style w:type="character" w:styleId="Emphasis">
    <w:name w:val="Emphasis"/>
    <w:basedOn w:val="DefaultParagraphFont"/>
    <w:uiPriority w:val="20"/>
    <w:qFormat/>
    <w:rsid w:val="00534072"/>
    <w:rPr>
      <w:i/>
      <w:i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4E6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338F8"/>
    <w:pPr>
      <w:tabs>
        <w:tab w:val="center" w:pos="4320"/>
        <w:tab w:val="right" w:pos="8640"/>
      </w:tabs>
    </w:pPr>
  </w:style>
  <w:style w:type="character" w:customStyle="1" w:styleId="HeaderChar">
    <w:name w:val="Header Char"/>
    <w:basedOn w:val="DefaultParagraphFont"/>
    <w:link w:val="Header"/>
    <w:uiPriority w:val="99"/>
    <w:rsid w:val="009338F8"/>
  </w:style>
  <w:style w:type="paragraph" w:styleId="Footer">
    <w:name w:val="footer"/>
    <w:basedOn w:val="Normal"/>
    <w:link w:val="FooterChar"/>
    <w:uiPriority w:val="99"/>
    <w:unhideWhenUsed/>
    <w:rsid w:val="009338F8"/>
    <w:pPr>
      <w:tabs>
        <w:tab w:val="center" w:pos="4320"/>
        <w:tab w:val="right" w:pos="8640"/>
      </w:tabs>
    </w:pPr>
  </w:style>
  <w:style w:type="character" w:customStyle="1" w:styleId="FooterChar">
    <w:name w:val="Footer Char"/>
    <w:basedOn w:val="DefaultParagraphFont"/>
    <w:link w:val="Footer"/>
    <w:uiPriority w:val="99"/>
    <w:rsid w:val="009338F8"/>
  </w:style>
  <w:style w:type="character" w:styleId="PageNumber">
    <w:name w:val="page number"/>
    <w:basedOn w:val="DefaultParagraphFont"/>
    <w:uiPriority w:val="99"/>
    <w:semiHidden/>
    <w:unhideWhenUsed/>
    <w:rsid w:val="009338F8"/>
  </w:style>
  <w:style w:type="paragraph" w:styleId="BalloonText">
    <w:name w:val="Balloon Text"/>
    <w:basedOn w:val="Normal"/>
    <w:link w:val="BalloonTextChar"/>
    <w:uiPriority w:val="99"/>
    <w:semiHidden/>
    <w:unhideWhenUsed/>
    <w:rsid w:val="0075029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5029C"/>
    <w:rPr>
      <w:rFonts w:ascii="Lucida Grande" w:hAnsi="Lucida Grande" w:cs="Lucida Grande"/>
      <w:sz w:val="18"/>
      <w:szCs w:val="18"/>
    </w:rPr>
  </w:style>
  <w:style w:type="character" w:styleId="Hyperlink">
    <w:name w:val="Hyperlink"/>
    <w:basedOn w:val="DefaultParagraphFont"/>
    <w:uiPriority w:val="99"/>
    <w:unhideWhenUsed/>
    <w:rsid w:val="00E62E16"/>
    <w:rPr>
      <w:color w:val="0000FF" w:themeColor="hyperlink"/>
      <w:u w:val="single"/>
    </w:rPr>
  </w:style>
  <w:style w:type="paragraph" w:styleId="ListParagraph">
    <w:name w:val="List Paragraph"/>
    <w:basedOn w:val="Normal"/>
    <w:uiPriority w:val="34"/>
    <w:qFormat/>
    <w:rsid w:val="00B3579C"/>
    <w:pPr>
      <w:ind w:left="720"/>
      <w:contextualSpacing/>
    </w:pPr>
  </w:style>
  <w:style w:type="character" w:styleId="CommentReference">
    <w:name w:val="annotation reference"/>
    <w:basedOn w:val="DefaultParagraphFont"/>
    <w:uiPriority w:val="99"/>
    <w:semiHidden/>
    <w:unhideWhenUsed/>
    <w:rsid w:val="003D00EF"/>
    <w:rPr>
      <w:sz w:val="18"/>
      <w:szCs w:val="18"/>
    </w:rPr>
  </w:style>
  <w:style w:type="paragraph" w:styleId="CommentText">
    <w:name w:val="annotation text"/>
    <w:basedOn w:val="Normal"/>
    <w:link w:val="CommentTextChar"/>
    <w:uiPriority w:val="99"/>
    <w:semiHidden/>
    <w:unhideWhenUsed/>
    <w:rsid w:val="003D00EF"/>
  </w:style>
  <w:style w:type="character" w:customStyle="1" w:styleId="CommentTextChar">
    <w:name w:val="Comment Text Char"/>
    <w:basedOn w:val="DefaultParagraphFont"/>
    <w:link w:val="CommentText"/>
    <w:uiPriority w:val="99"/>
    <w:semiHidden/>
    <w:rsid w:val="003D00EF"/>
  </w:style>
  <w:style w:type="paragraph" w:styleId="CommentSubject">
    <w:name w:val="annotation subject"/>
    <w:basedOn w:val="CommentText"/>
    <w:next w:val="CommentText"/>
    <w:link w:val="CommentSubjectChar"/>
    <w:uiPriority w:val="99"/>
    <w:semiHidden/>
    <w:unhideWhenUsed/>
    <w:rsid w:val="003D00EF"/>
    <w:rPr>
      <w:b/>
      <w:bCs/>
      <w:sz w:val="20"/>
      <w:szCs w:val="20"/>
    </w:rPr>
  </w:style>
  <w:style w:type="character" w:customStyle="1" w:styleId="CommentSubjectChar">
    <w:name w:val="Comment Subject Char"/>
    <w:basedOn w:val="CommentTextChar"/>
    <w:link w:val="CommentSubject"/>
    <w:uiPriority w:val="99"/>
    <w:semiHidden/>
    <w:rsid w:val="003D00EF"/>
    <w:rPr>
      <w:b/>
      <w:bCs/>
      <w:sz w:val="20"/>
      <w:szCs w:val="20"/>
    </w:rPr>
  </w:style>
  <w:style w:type="paragraph" w:styleId="Revision">
    <w:name w:val="Revision"/>
    <w:hidden/>
    <w:uiPriority w:val="99"/>
    <w:semiHidden/>
    <w:rsid w:val="00C47E69"/>
  </w:style>
  <w:style w:type="character" w:styleId="PlaceholderText">
    <w:name w:val="Placeholder Text"/>
    <w:basedOn w:val="DefaultParagraphFont"/>
    <w:uiPriority w:val="99"/>
    <w:semiHidden/>
    <w:rsid w:val="00883CFA"/>
    <w:rPr>
      <w:color w:val="808080"/>
    </w:rPr>
  </w:style>
  <w:style w:type="paragraph" w:styleId="NormalWeb">
    <w:name w:val="Normal (Web)"/>
    <w:basedOn w:val="Normal"/>
    <w:uiPriority w:val="99"/>
    <w:semiHidden/>
    <w:unhideWhenUsed/>
    <w:rsid w:val="00B934A9"/>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534072"/>
  </w:style>
  <w:style w:type="character" w:customStyle="1" w:styleId="citation">
    <w:name w:val="citation"/>
    <w:basedOn w:val="DefaultParagraphFont"/>
    <w:rsid w:val="00534072"/>
  </w:style>
  <w:style w:type="character" w:styleId="Emphasis">
    <w:name w:val="Emphasis"/>
    <w:basedOn w:val="DefaultParagraphFont"/>
    <w:uiPriority w:val="20"/>
    <w:qFormat/>
    <w:rsid w:val="0053407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195461">
      <w:bodyDiv w:val="1"/>
      <w:marLeft w:val="0"/>
      <w:marRight w:val="0"/>
      <w:marTop w:val="0"/>
      <w:marBottom w:val="0"/>
      <w:divBdr>
        <w:top w:val="none" w:sz="0" w:space="0" w:color="auto"/>
        <w:left w:val="none" w:sz="0" w:space="0" w:color="auto"/>
        <w:bottom w:val="none" w:sz="0" w:space="0" w:color="auto"/>
        <w:right w:val="none" w:sz="0" w:space="0" w:color="auto"/>
      </w:divBdr>
    </w:div>
    <w:div w:id="290675852">
      <w:bodyDiv w:val="1"/>
      <w:marLeft w:val="0"/>
      <w:marRight w:val="0"/>
      <w:marTop w:val="0"/>
      <w:marBottom w:val="0"/>
      <w:divBdr>
        <w:top w:val="none" w:sz="0" w:space="0" w:color="auto"/>
        <w:left w:val="none" w:sz="0" w:space="0" w:color="auto"/>
        <w:bottom w:val="none" w:sz="0" w:space="0" w:color="auto"/>
        <w:right w:val="none" w:sz="0" w:space="0" w:color="auto"/>
      </w:divBdr>
    </w:div>
    <w:div w:id="325938263">
      <w:bodyDiv w:val="1"/>
      <w:marLeft w:val="0"/>
      <w:marRight w:val="0"/>
      <w:marTop w:val="0"/>
      <w:marBottom w:val="0"/>
      <w:divBdr>
        <w:top w:val="none" w:sz="0" w:space="0" w:color="auto"/>
        <w:left w:val="none" w:sz="0" w:space="0" w:color="auto"/>
        <w:bottom w:val="none" w:sz="0" w:space="0" w:color="auto"/>
        <w:right w:val="none" w:sz="0" w:space="0" w:color="auto"/>
      </w:divBdr>
      <w:divsChild>
        <w:div w:id="228883869">
          <w:marLeft w:val="0"/>
          <w:marRight w:val="0"/>
          <w:marTop w:val="0"/>
          <w:marBottom w:val="0"/>
          <w:divBdr>
            <w:top w:val="none" w:sz="0" w:space="0" w:color="auto"/>
            <w:left w:val="none" w:sz="0" w:space="0" w:color="auto"/>
            <w:bottom w:val="none" w:sz="0" w:space="0" w:color="auto"/>
            <w:right w:val="none" w:sz="0" w:space="0" w:color="auto"/>
          </w:divBdr>
        </w:div>
        <w:div w:id="541022065">
          <w:marLeft w:val="0"/>
          <w:marRight w:val="0"/>
          <w:marTop w:val="0"/>
          <w:marBottom w:val="0"/>
          <w:divBdr>
            <w:top w:val="none" w:sz="0" w:space="0" w:color="auto"/>
            <w:left w:val="none" w:sz="0" w:space="0" w:color="auto"/>
            <w:bottom w:val="none" w:sz="0" w:space="0" w:color="auto"/>
            <w:right w:val="none" w:sz="0" w:space="0" w:color="auto"/>
          </w:divBdr>
        </w:div>
        <w:div w:id="905140070">
          <w:marLeft w:val="0"/>
          <w:marRight w:val="0"/>
          <w:marTop w:val="0"/>
          <w:marBottom w:val="0"/>
          <w:divBdr>
            <w:top w:val="none" w:sz="0" w:space="0" w:color="auto"/>
            <w:left w:val="none" w:sz="0" w:space="0" w:color="auto"/>
            <w:bottom w:val="none" w:sz="0" w:space="0" w:color="auto"/>
            <w:right w:val="none" w:sz="0" w:space="0" w:color="auto"/>
          </w:divBdr>
        </w:div>
        <w:div w:id="147209108">
          <w:marLeft w:val="0"/>
          <w:marRight w:val="0"/>
          <w:marTop w:val="0"/>
          <w:marBottom w:val="0"/>
          <w:divBdr>
            <w:top w:val="none" w:sz="0" w:space="0" w:color="auto"/>
            <w:left w:val="none" w:sz="0" w:space="0" w:color="auto"/>
            <w:bottom w:val="none" w:sz="0" w:space="0" w:color="auto"/>
            <w:right w:val="none" w:sz="0" w:space="0" w:color="auto"/>
          </w:divBdr>
        </w:div>
        <w:div w:id="667901532">
          <w:marLeft w:val="0"/>
          <w:marRight w:val="0"/>
          <w:marTop w:val="0"/>
          <w:marBottom w:val="0"/>
          <w:divBdr>
            <w:top w:val="none" w:sz="0" w:space="0" w:color="auto"/>
            <w:left w:val="none" w:sz="0" w:space="0" w:color="auto"/>
            <w:bottom w:val="none" w:sz="0" w:space="0" w:color="auto"/>
            <w:right w:val="none" w:sz="0" w:space="0" w:color="auto"/>
          </w:divBdr>
        </w:div>
        <w:div w:id="180165254">
          <w:marLeft w:val="0"/>
          <w:marRight w:val="0"/>
          <w:marTop w:val="0"/>
          <w:marBottom w:val="0"/>
          <w:divBdr>
            <w:top w:val="none" w:sz="0" w:space="0" w:color="auto"/>
            <w:left w:val="none" w:sz="0" w:space="0" w:color="auto"/>
            <w:bottom w:val="none" w:sz="0" w:space="0" w:color="auto"/>
            <w:right w:val="none" w:sz="0" w:space="0" w:color="auto"/>
          </w:divBdr>
        </w:div>
        <w:div w:id="330182587">
          <w:marLeft w:val="0"/>
          <w:marRight w:val="0"/>
          <w:marTop w:val="0"/>
          <w:marBottom w:val="0"/>
          <w:divBdr>
            <w:top w:val="none" w:sz="0" w:space="0" w:color="auto"/>
            <w:left w:val="none" w:sz="0" w:space="0" w:color="auto"/>
            <w:bottom w:val="none" w:sz="0" w:space="0" w:color="auto"/>
            <w:right w:val="none" w:sz="0" w:space="0" w:color="auto"/>
          </w:divBdr>
        </w:div>
        <w:div w:id="519589920">
          <w:marLeft w:val="0"/>
          <w:marRight w:val="0"/>
          <w:marTop w:val="0"/>
          <w:marBottom w:val="0"/>
          <w:divBdr>
            <w:top w:val="none" w:sz="0" w:space="0" w:color="auto"/>
            <w:left w:val="none" w:sz="0" w:space="0" w:color="auto"/>
            <w:bottom w:val="none" w:sz="0" w:space="0" w:color="auto"/>
            <w:right w:val="none" w:sz="0" w:space="0" w:color="auto"/>
          </w:divBdr>
        </w:div>
        <w:div w:id="2106075843">
          <w:marLeft w:val="0"/>
          <w:marRight w:val="0"/>
          <w:marTop w:val="0"/>
          <w:marBottom w:val="0"/>
          <w:divBdr>
            <w:top w:val="none" w:sz="0" w:space="0" w:color="auto"/>
            <w:left w:val="none" w:sz="0" w:space="0" w:color="auto"/>
            <w:bottom w:val="none" w:sz="0" w:space="0" w:color="auto"/>
            <w:right w:val="none" w:sz="0" w:space="0" w:color="auto"/>
          </w:divBdr>
        </w:div>
        <w:div w:id="44254948">
          <w:marLeft w:val="0"/>
          <w:marRight w:val="0"/>
          <w:marTop w:val="0"/>
          <w:marBottom w:val="0"/>
          <w:divBdr>
            <w:top w:val="none" w:sz="0" w:space="0" w:color="auto"/>
            <w:left w:val="none" w:sz="0" w:space="0" w:color="auto"/>
            <w:bottom w:val="none" w:sz="0" w:space="0" w:color="auto"/>
            <w:right w:val="none" w:sz="0" w:space="0" w:color="auto"/>
          </w:divBdr>
        </w:div>
        <w:div w:id="603734203">
          <w:marLeft w:val="0"/>
          <w:marRight w:val="0"/>
          <w:marTop w:val="0"/>
          <w:marBottom w:val="0"/>
          <w:divBdr>
            <w:top w:val="none" w:sz="0" w:space="0" w:color="auto"/>
            <w:left w:val="none" w:sz="0" w:space="0" w:color="auto"/>
            <w:bottom w:val="none" w:sz="0" w:space="0" w:color="auto"/>
            <w:right w:val="none" w:sz="0" w:space="0" w:color="auto"/>
          </w:divBdr>
        </w:div>
        <w:div w:id="1844007458">
          <w:marLeft w:val="0"/>
          <w:marRight w:val="0"/>
          <w:marTop w:val="0"/>
          <w:marBottom w:val="0"/>
          <w:divBdr>
            <w:top w:val="none" w:sz="0" w:space="0" w:color="auto"/>
            <w:left w:val="none" w:sz="0" w:space="0" w:color="auto"/>
            <w:bottom w:val="none" w:sz="0" w:space="0" w:color="auto"/>
            <w:right w:val="none" w:sz="0" w:space="0" w:color="auto"/>
          </w:divBdr>
        </w:div>
        <w:div w:id="184948484">
          <w:marLeft w:val="0"/>
          <w:marRight w:val="0"/>
          <w:marTop w:val="0"/>
          <w:marBottom w:val="0"/>
          <w:divBdr>
            <w:top w:val="none" w:sz="0" w:space="0" w:color="auto"/>
            <w:left w:val="none" w:sz="0" w:space="0" w:color="auto"/>
            <w:bottom w:val="none" w:sz="0" w:space="0" w:color="auto"/>
            <w:right w:val="none" w:sz="0" w:space="0" w:color="auto"/>
          </w:divBdr>
        </w:div>
        <w:div w:id="287201183">
          <w:marLeft w:val="0"/>
          <w:marRight w:val="0"/>
          <w:marTop w:val="0"/>
          <w:marBottom w:val="0"/>
          <w:divBdr>
            <w:top w:val="none" w:sz="0" w:space="0" w:color="auto"/>
            <w:left w:val="none" w:sz="0" w:space="0" w:color="auto"/>
            <w:bottom w:val="none" w:sz="0" w:space="0" w:color="auto"/>
            <w:right w:val="none" w:sz="0" w:space="0" w:color="auto"/>
          </w:divBdr>
        </w:div>
        <w:div w:id="20908184">
          <w:marLeft w:val="0"/>
          <w:marRight w:val="0"/>
          <w:marTop w:val="0"/>
          <w:marBottom w:val="0"/>
          <w:divBdr>
            <w:top w:val="none" w:sz="0" w:space="0" w:color="auto"/>
            <w:left w:val="none" w:sz="0" w:space="0" w:color="auto"/>
            <w:bottom w:val="none" w:sz="0" w:space="0" w:color="auto"/>
            <w:right w:val="none" w:sz="0" w:space="0" w:color="auto"/>
          </w:divBdr>
        </w:div>
        <w:div w:id="1114977655">
          <w:marLeft w:val="0"/>
          <w:marRight w:val="0"/>
          <w:marTop w:val="0"/>
          <w:marBottom w:val="0"/>
          <w:divBdr>
            <w:top w:val="none" w:sz="0" w:space="0" w:color="auto"/>
            <w:left w:val="none" w:sz="0" w:space="0" w:color="auto"/>
            <w:bottom w:val="none" w:sz="0" w:space="0" w:color="auto"/>
            <w:right w:val="none" w:sz="0" w:space="0" w:color="auto"/>
          </w:divBdr>
        </w:div>
        <w:div w:id="712660689">
          <w:marLeft w:val="0"/>
          <w:marRight w:val="0"/>
          <w:marTop w:val="0"/>
          <w:marBottom w:val="0"/>
          <w:divBdr>
            <w:top w:val="none" w:sz="0" w:space="0" w:color="auto"/>
            <w:left w:val="none" w:sz="0" w:space="0" w:color="auto"/>
            <w:bottom w:val="none" w:sz="0" w:space="0" w:color="auto"/>
            <w:right w:val="none" w:sz="0" w:space="0" w:color="auto"/>
          </w:divBdr>
        </w:div>
        <w:div w:id="526069903">
          <w:marLeft w:val="0"/>
          <w:marRight w:val="0"/>
          <w:marTop w:val="0"/>
          <w:marBottom w:val="0"/>
          <w:divBdr>
            <w:top w:val="none" w:sz="0" w:space="0" w:color="auto"/>
            <w:left w:val="none" w:sz="0" w:space="0" w:color="auto"/>
            <w:bottom w:val="none" w:sz="0" w:space="0" w:color="auto"/>
            <w:right w:val="none" w:sz="0" w:space="0" w:color="auto"/>
          </w:divBdr>
        </w:div>
        <w:div w:id="1829974710">
          <w:marLeft w:val="0"/>
          <w:marRight w:val="0"/>
          <w:marTop w:val="0"/>
          <w:marBottom w:val="0"/>
          <w:divBdr>
            <w:top w:val="none" w:sz="0" w:space="0" w:color="auto"/>
            <w:left w:val="none" w:sz="0" w:space="0" w:color="auto"/>
            <w:bottom w:val="none" w:sz="0" w:space="0" w:color="auto"/>
            <w:right w:val="none" w:sz="0" w:space="0" w:color="auto"/>
          </w:divBdr>
        </w:div>
        <w:div w:id="2014870461">
          <w:marLeft w:val="0"/>
          <w:marRight w:val="0"/>
          <w:marTop w:val="0"/>
          <w:marBottom w:val="0"/>
          <w:divBdr>
            <w:top w:val="none" w:sz="0" w:space="0" w:color="auto"/>
            <w:left w:val="none" w:sz="0" w:space="0" w:color="auto"/>
            <w:bottom w:val="none" w:sz="0" w:space="0" w:color="auto"/>
            <w:right w:val="none" w:sz="0" w:space="0" w:color="auto"/>
          </w:divBdr>
        </w:div>
        <w:div w:id="636027950">
          <w:marLeft w:val="0"/>
          <w:marRight w:val="0"/>
          <w:marTop w:val="0"/>
          <w:marBottom w:val="0"/>
          <w:divBdr>
            <w:top w:val="none" w:sz="0" w:space="0" w:color="auto"/>
            <w:left w:val="none" w:sz="0" w:space="0" w:color="auto"/>
            <w:bottom w:val="none" w:sz="0" w:space="0" w:color="auto"/>
            <w:right w:val="none" w:sz="0" w:space="0" w:color="auto"/>
          </w:divBdr>
        </w:div>
        <w:div w:id="1805417238">
          <w:marLeft w:val="0"/>
          <w:marRight w:val="0"/>
          <w:marTop w:val="0"/>
          <w:marBottom w:val="0"/>
          <w:divBdr>
            <w:top w:val="none" w:sz="0" w:space="0" w:color="auto"/>
            <w:left w:val="none" w:sz="0" w:space="0" w:color="auto"/>
            <w:bottom w:val="none" w:sz="0" w:space="0" w:color="auto"/>
            <w:right w:val="none" w:sz="0" w:space="0" w:color="auto"/>
          </w:divBdr>
        </w:div>
        <w:div w:id="970864246">
          <w:marLeft w:val="0"/>
          <w:marRight w:val="0"/>
          <w:marTop w:val="0"/>
          <w:marBottom w:val="0"/>
          <w:divBdr>
            <w:top w:val="none" w:sz="0" w:space="0" w:color="auto"/>
            <w:left w:val="none" w:sz="0" w:space="0" w:color="auto"/>
            <w:bottom w:val="none" w:sz="0" w:space="0" w:color="auto"/>
            <w:right w:val="none" w:sz="0" w:space="0" w:color="auto"/>
          </w:divBdr>
        </w:div>
        <w:div w:id="1898586154">
          <w:marLeft w:val="0"/>
          <w:marRight w:val="0"/>
          <w:marTop w:val="0"/>
          <w:marBottom w:val="0"/>
          <w:divBdr>
            <w:top w:val="none" w:sz="0" w:space="0" w:color="auto"/>
            <w:left w:val="none" w:sz="0" w:space="0" w:color="auto"/>
            <w:bottom w:val="none" w:sz="0" w:space="0" w:color="auto"/>
            <w:right w:val="none" w:sz="0" w:space="0" w:color="auto"/>
          </w:divBdr>
        </w:div>
        <w:div w:id="1956519553">
          <w:marLeft w:val="0"/>
          <w:marRight w:val="0"/>
          <w:marTop w:val="0"/>
          <w:marBottom w:val="0"/>
          <w:divBdr>
            <w:top w:val="none" w:sz="0" w:space="0" w:color="auto"/>
            <w:left w:val="none" w:sz="0" w:space="0" w:color="auto"/>
            <w:bottom w:val="none" w:sz="0" w:space="0" w:color="auto"/>
            <w:right w:val="none" w:sz="0" w:space="0" w:color="auto"/>
          </w:divBdr>
        </w:div>
        <w:div w:id="1051155633">
          <w:marLeft w:val="0"/>
          <w:marRight w:val="0"/>
          <w:marTop w:val="0"/>
          <w:marBottom w:val="0"/>
          <w:divBdr>
            <w:top w:val="none" w:sz="0" w:space="0" w:color="auto"/>
            <w:left w:val="none" w:sz="0" w:space="0" w:color="auto"/>
            <w:bottom w:val="none" w:sz="0" w:space="0" w:color="auto"/>
            <w:right w:val="none" w:sz="0" w:space="0" w:color="auto"/>
          </w:divBdr>
        </w:div>
        <w:div w:id="244415846">
          <w:marLeft w:val="0"/>
          <w:marRight w:val="0"/>
          <w:marTop w:val="0"/>
          <w:marBottom w:val="0"/>
          <w:divBdr>
            <w:top w:val="none" w:sz="0" w:space="0" w:color="auto"/>
            <w:left w:val="none" w:sz="0" w:space="0" w:color="auto"/>
            <w:bottom w:val="none" w:sz="0" w:space="0" w:color="auto"/>
            <w:right w:val="none" w:sz="0" w:space="0" w:color="auto"/>
          </w:divBdr>
        </w:div>
        <w:div w:id="1475835652">
          <w:marLeft w:val="0"/>
          <w:marRight w:val="0"/>
          <w:marTop w:val="0"/>
          <w:marBottom w:val="0"/>
          <w:divBdr>
            <w:top w:val="none" w:sz="0" w:space="0" w:color="auto"/>
            <w:left w:val="none" w:sz="0" w:space="0" w:color="auto"/>
            <w:bottom w:val="none" w:sz="0" w:space="0" w:color="auto"/>
            <w:right w:val="none" w:sz="0" w:space="0" w:color="auto"/>
          </w:divBdr>
        </w:div>
        <w:div w:id="103693498">
          <w:marLeft w:val="0"/>
          <w:marRight w:val="0"/>
          <w:marTop w:val="0"/>
          <w:marBottom w:val="0"/>
          <w:divBdr>
            <w:top w:val="none" w:sz="0" w:space="0" w:color="auto"/>
            <w:left w:val="none" w:sz="0" w:space="0" w:color="auto"/>
            <w:bottom w:val="none" w:sz="0" w:space="0" w:color="auto"/>
            <w:right w:val="none" w:sz="0" w:space="0" w:color="auto"/>
          </w:divBdr>
        </w:div>
        <w:div w:id="967512828">
          <w:marLeft w:val="0"/>
          <w:marRight w:val="0"/>
          <w:marTop w:val="0"/>
          <w:marBottom w:val="0"/>
          <w:divBdr>
            <w:top w:val="none" w:sz="0" w:space="0" w:color="auto"/>
            <w:left w:val="none" w:sz="0" w:space="0" w:color="auto"/>
            <w:bottom w:val="none" w:sz="0" w:space="0" w:color="auto"/>
            <w:right w:val="none" w:sz="0" w:space="0" w:color="auto"/>
          </w:divBdr>
        </w:div>
        <w:div w:id="1801220169">
          <w:marLeft w:val="0"/>
          <w:marRight w:val="0"/>
          <w:marTop w:val="0"/>
          <w:marBottom w:val="0"/>
          <w:divBdr>
            <w:top w:val="none" w:sz="0" w:space="0" w:color="auto"/>
            <w:left w:val="none" w:sz="0" w:space="0" w:color="auto"/>
            <w:bottom w:val="none" w:sz="0" w:space="0" w:color="auto"/>
            <w:right w:val="none" w:sz="0" w:space="0" w:color="auto"/>
          </w:divBdr>
        </w:div>
        <w:div w:id="1445346480">
          <w:marLeft w:val="0"/>
          <w:marRight w:val="0"/>
          <w:marTop w:val="0"/>
          <w:marBottom w:val="0"/>
          <w:divBdr>
            <w:top w:val="none" w:sz="0" w:space="0" w:color="auto"/>
            <w:left w:val="none" w:sz="0" w:space="0" w:color="auto"/>
            <w:bottom w:val="none" w:sz="0" w:space="0" w:color="auto"/>
            <w:right w:val="none" w:sz="0" w:space="0" w:color="auto"/>
          </w:divBdr>
        </w:div>
        <w:div w:id="997270447">
          <w:marLeft w:val="0"/>
          <w:marRight w:val="0"/>
          <w:marTop w:val="0"/>
          <w:marBottom w:val="0"/>
          <w:divBdr>
            <w:top w:val="none" w:sz="0" w:space="0" w:color="auto"/>
            <w:left w:val="none" w:sz="0" w:space="0" w:color="auto"/>
            <w:bottom w:val="none" w:sz="0" w:space="0" w:color="auto"/>
            <w:right w:val="none" w:sz="0" w:space="0" w:color="auto"/>
          </w:divBdr>
        </w:div>
        <w:div w:id="107631302">
          <w:marLeft w:val="0"/>
          <w:marRight w:val="0"/>
          <w:marTop w:val="0"/>
          <w:marBottom w:val="0"/>
          <w:divBdr>
            <w:top w:val="none" w:sz="0" w:space="0" w:color="auto"/>
            <w:left w:val="none" w:sz="0" w:space="0" w:color="auto"/>
            <w:bottom w:val="none" w:sz="0" w:space="0" w:color="auto"/>
            <w:right w:val="none" w:sz="0" w:space="0" w:color="auto"/>
          </w:divBdr>
        </w:div>
        <w:div w:id="414403682">
          <w:marLeft w:val="0"/>
          <w:marRight w:val="0"/>
          <w:marTop w:val="0"/>
          <w:marBottom w:val="0"/>
          <w:divBdr>
            <w:top w:val="none" w:sz="0" w:space="0" w:color="auto"/>
            <w:left w:val="none" w:sz="0" w:space="0" w:color="auto"/>
            <w:bottom w:val="none" w:sz="0" w:space="0" w:color="auto"/>
            <w:right w:val="none" w:sz="0" w:space="0" w:color="auto"/>
          </w:divBdr>
        </w:div>
        <w:div w:id="1688558723">
          <w:marLeft w:val="0"/>
          <w:marRight w:val="0"/>
          <w:marTop w:val="0"/>
          <w:marBottom w:val="0"/>
          <w:divBdr>
            <w:top w:val="none" w:sz="0" w:space="0" w:color="auto"/>
            <w:left w:val="none" w:sz="0" w:space="0" w:color="auto"/>
            <w:bottom w:val="none" w:sz="0" w:space="0" w:color="auto"/>
            <w:right w:val="none" w:sz="0" w:space="0" w:color="auto"/>
          </w:divBdr>
        </w:div>
        <w:div w:id="573399911">
          <w:marLeft w:val="0"/>
          <w:marRight w:val="0"/>
          <w:marTop w:val="0"/>
          <w:marBottom w:val="0"/>
          <w:divBdr>
            <w:top w:val="none" w:sz="0" w:space="0" w:color="auto"/>
            <w:left w:val="none" w:sz="0" w:space="0" w:color="auto"/>
            <w:bottom w:val="none" w:sz="0" w:space="0" w:color="auto"/>
            <w:right w:val="none" w:sz="0" w:space="0" w:color="auto"/>
          </w:divBdr>
        </w:div>
        <w:div w:id="89207623">
          <w:marLeft w:val="0"/>
          <w:marRight w:val="0"/>
          <w:marTop w:val="0"/>
          <w:marBottom w:val="0"/>
          <w:divBdr>
            <w:top w:val="none" w:sz="0" w:space="0" w:color="auto"/>
            <w:left w:val="none" w:sz="0" w:space="0" w:color="auto"/>
            <w:bottom w:val="none" w:sz="0" w:space="0" w:color="auto"/>
            <w:right w:val="none" w:sz="0" w:space="0" w:color="auto"/>
          </w:divBdr>
        </w:div>
        <w:div w:id="1024868446">
          <w:marLeft w:val="0"/>
          <w:marRight w:val="0"/>
          <w:marTop w:val="0"/>
          <w:marBottom w:val="0"/>
          <w:divBdr>
            <w:top w:val="none" w:sz="0" w:space="0" w:color="auto"/>
            <w:left w:val="none" w:sz="0" w:space="0" w:color="auto"/>
            <w:bottom w:val="none" w:sz="0" w:space="0" w:color="auto"/>
            <w:right w:val="none" w:sz="0" w:space="0" w:color="auto"/>
          </w:divBdr>
        </w:div>
        <w:div w:id="1735159650">
          <w:marLeft w:val="0"/>
          <w:marRight w:val="0"/>
          <w:marTop w:val="0"/>
          <w:marBottom w:val="0"/>
          <w:divBdr>
            <w:top w:val="none" w:sz="0" w:space="0" w:color="auto"/>
            <w:left w:val="none" w:sz="0" w:space="0" w:color="auto"/>
            <w:bottom w:val="none" w:sz="0" w:space="0" w:color="auto"/>
            <w:right w:val="none" w:sz="0" w:space="0" w:color="auto"/>
          </w:divBdr>
        </w:div>
        <w:div w:id="845166918">
          <w:marLeft w:val="0"/>
          <w:marRight w:val="0"/>
          <w:marTop w:val="0"/>
          <w:marBottom w:val="0"/>
          <w:divBdr>
            <w:top w:val="none" w:sz="0" w:space="0" w:color="auto"/>
            <w:left w:val="none" w:sz="0" w:space="0" w:color="auto"/>
            <w:bottom w:val="none" w:sz="0" w:space="0" w:color="auto"/>
            <w:right w:val="none" w:sz="0" w:space="0" w:color="auto"/>
          </w:divBdr>
        </w:div>
        <w:div w:id="1012074176">
          <w:marLeft w:val="0"/>
          <w:marRight w:val="0"/>
          <w:marTop w:val="0"/>
          <w:marBottom w:val="0"/>
          <w:divBdr>
            <w:top w:val="none" w:sz="0" w:space="0" w:color="auto"/>
            <w:left w:val="none" w:sz="0" w:space="0" w:color="auto"/>
            <w:bottom w:val="none" w:sz="0" w:space="0" w:color="auto"/>
            <w:right w:val="none" w:sz="0" w:space="0" w:color="auto"/>
          </w:divBdr>
        </w:div>
        <w:div w:id="36047706">
          <w:marLeft w:val="0"/>
          <w:marRight w:val="0"/>
          <w:marTop w:val="0"/>
          <w:marBottom w:val="0"/>
          <w:divBdr>
            <w:top w:val="none" w:sz="0" w:space="0" w:color="auto"/>
            <w:left w:val="none" w:sz="0" w:space="0" w:color="auto"/>
            <w:bottom w:val="none" w:sz="0" w:space="0" w:color="auto"/>
            <w:right w:val="none" w:sz="0" w:space="0" w:color="auto"/>
          </w:divBdr>
        </w:div>
        <w:div w:id="2068531598">
          <w:marLeft w:val="0"/>
          <w:marRight w:val="0"/>
          <w:marTop w:val="0"/>
          <w:marBottom w:val="0"/>
          <w:divBdr>
            <w:top w:val="none" w:sz="0" w:space="0" w:color="auto"/>
            <w:left w:val="none" w:sz="0" w:space="0" w:color="auto"/>
            <w:bottom w:val="none" w:sz="0" w:space="0" w:color="auto"/>
            <w:right w:val="none" w:sz="0" w:space="0" w:color="auto"/>
          </w:divBdr>
        </w:div>
        <w:div w:id="1829904927">
          <w:marLeft w:val="0"/>
          <w:marRight w:val="0"/>
          <w:marTop w:val="0"/>
          <w:marBottom w:val="0"/>
          <w:divBdr>
            <w:top w:val="none" w:sz="0" w:space="0" w:color="auto"/>
            <w:left w:val="none" w:sz="0" w:space="0" w:color="auto"/>
            <w:bottom w:val="none" w:sz="0" w:space="0" w:color="auto"/>
            <w:right w:val="none" w:sz="0" w:space="0" w:color="auto"/>
          </w:divBdr>
        </w:div>
        <w:div w:id="7101658">
          <w:marLeft w:val="0"/>
          <w:marRight w:val="0"/>
          <w:marTop w:val="0"/>
          <w:marBottom w:val="0"/>
          <w:divBdr>
            <w:top w:val="none" w:sz="0" w:space="0" w:color="auto"/>
            <w:left w:val="none" w:sz="0" w:space="0" w:color="auto"/>
            <w:bottom w:val="none" w:sz="0" w:space="0" w:color="auto"/>
            <w:right w:val="none" w:sz="0" w:space="0" w:color="auto"/>
          </w:divBdr>
        </w:div>
        <w:div w:id="1276986877">
          <w:marLeft w:val="0"/>
          <w:marRight w:val="0"/>
          <w:marTop w:val="0"/>
          <w:marBottom w:val="0"/>
          <w:divBdr>
            <w:top w:val="none" w:sz="0" w:space="0" w:color="auto"/>
            <w:left w:val="none" w:sz="0" w:space="0" w:color="auto"/>
            <w:bottom w:val="none" w:sz="0" w:space="0" w:color="auto"/>
            <w:right w:val="none" w:sz="0" w:space="0" w:color="auto"/>
          </w:divBdr>
        </w:div>
        <w:div w:id="638077467">
          <w:marLeft w:val="0"/>
          <w:marRight w:val="0"/>
          <w:marTop w:val="0"/>
          <w:marBottom w:val="0"/>
          <w:divBdr>
            <w:top w:val="none" w:sz="0" w:space="0" w:color="auto"/>
            <w:left w:val="none" w:sz="0" w:space="0" w:color="auto"/>
            <w:bottom w:val="none" w:sz="0" w:space="0" w:color="auto"/>
            <w:right w:val="none" w:sz="0" w:space="0" w:color="auto"/>
          </w:divBdr>
        </w:div>
        <w:div w:id="2081707874">
          <w:marLeft w:val="0"/>
          <w:marRight w:val="0"/>
          <w:marTop w:val="0"/>
          <w:marBottom w:val="0"/>
          <w:divBdr>
            <w:top w:val="none" w:sz="0" w:space="0" w:color="auto"/>
            <w:left w:val="none" w:sz="0" w:space="0" w:color="auto"/>
            <w:bottom w:val="none" w:sz="0" w:space="0" w:color="auto"/>
            <w:right w:val="none" w:sz="0" w:space="0" w:color="auto"/>
          </w:divBdr>
        </w:div>
        <w:div w:id="2018802500">
          <w:marLeft w:val="0"/>
          <w:marRight w:val="0"/>
          <w:marTop w:val="0"/>
          <w:marBottom w:val="0"/>
          <w:divBdr>
            <w:top w:val="none" w:sz="0" w:space="0" w:color="auto"/>
            <w:left w:val="none" w:sz="0" w:space="0" w:color="auto"/>
            <w:bottom w:val="none" w:sz="0" w:space="0" w:color="auto"/>
            <w:right w:val="none" w:sz="0" w:space="0" w:color="auto"/>
          </w:divBdr>
        </w:div>
      </w:divsChild>
    </w:div>
    <w:div w:id="499320091">
      <w:bodyDiv w:val="1"/>
      <w:marLeft w:val="0"/>
      <w:marRight w:val="0"/>
      <w:marTop w:val="0"/>
      <w:marBottom w:val="0"/>
      <w:divBdr>
        <w:top w:val="none" w:sz="0" w:space="0" w:color="auto"/>
        <w:left w:val="none" w:sz="0" w:space="0" w:color="auto"/>
        <w:bottom w:val="none" w:sz="0" w:space="0" w:color="auto"/>
        <w:right w:val="none" w:sz="0" w:space="0" w:color="auto"/>
      </w:divBdr>
    </w:div>
    <w:div w:id="584732437">
      <w:bodyDiv w:val="1"/>
      <w:marLeft w:val="0"/>
      <w:marRight w:val="0"/>
      <w:marTop w:val="0"/>
      <w:marBottom w:val="0"/>
      <w:divBdr>
        <w:top w:val="none" w:sz="0" w:space="0" w:color="auto"/>
        <w:left w:val="none" w:sz="0" w:space="0" w:color="auto"/>
        <w:bottom w:val="none" w:sz="0" w:space="0" w:color="auto"/>
        <w:right w:val="none" w:sz="0" w:space="0" w:color="auto"/>
      </w:divBdr>
    </w:div>
    <w:div w:id="605040723">
      <w:bodyDiv w:val="1"/>
      <w:marLeft w:val="0"/>
      <w:marRight w:val="0"/>
      <w:marTop w:val="0"/>
      <w:marBottom w:val="0"/>
      <w:divBdr>
        <w:top w:val="none" w:sz="0" w:space="0" w:color="auto"/>
        <w:left w:val="none" w:sz="0" w:space="0" w:color="auto"/>
        <w:bottom w:val="none" w:sz="0" w:space="0" w:color="auto"/>
        <w:right w:val="none" w:sz="0" w:space="0" w:color="auto"/>
      </w:divBdr>
    </w:div>
    <w:div w:id="627973632">
      <w:bodyDiv w:val="1"/>
      <w:marLeft w:val="0"/>
      <w:marRight w:val="0"/>
      <w:marTop w:val="0"/>
      <w:marBottom w:val="0"/>
      <w:divBdr>
        <w:top w:val="none" w:sz="0" w:space="0" w:color="auto"/>
        <w:left w:val="none" w:sz="0" w:space="0" w:color="auto"/>
        <w:bottom w:val="none" w:sz="0" w:space="0" w:color="auto"/>
        <w:right w:val="none" w:sz="0" w:space="0" w:color="auto"/>
      </w:divBdr>
    </w:div>
    <w:div w:id="667516617">
      <w:bodyDiv w:val="1"/>
      <w:marLeft w:val="0"/>
      <w:marRight w:val="0"/>
      <w:marTop w:val="0"/>
      <w:marBottom w:val="0"/>
      <w:divBdr>
        <w:top w:val="none" w:sz="0" w:space="0" w:color="auto"/>
        <w:left w:val="none" w:sz="0" w:space="0" w:color="auto"/>
        <w:bottom w:val="none" w:sz="0" w:space="0" w:color="auto"/>
        <w:right w:val="none" w:sz="0" w:space="0" w:color="auto"/>
      </w:divBdr>
    </w:div>
    <w:div w:id="703361343">
      <w:bodyDiv w:val="1"/>
      <w:marLeft w:val="0"/>
      <w:marRight w:val="0"/>
      <w:marTop w:val="0"/>
      <w:marBottom w:val="0"/>
      <w:divBdr>
        <w:top w:val="none" w:sz="0" w:space="0" w:color="auto"/>
        <w:left w:val="none" w:sz="0" w:space="0" w:color="auto"/>
        <w:bottom w:val="none" w:sz="0" w:space="0" w:color="auto"/>
        <w:right w:val="none" w:sz="0" w:space="0" w:color="auto"/>
      </w:divBdr>
      <w:divsChild>
        <w:div w:id="1463691111">
          <w:blockQuote w:val="1"/>
          <w:marLeft w:val="0"/>
          <w:marRight w:val="0"/>
          <w:marTop w:val="0"/>
          <w:marBottom w:val="300"/>
          <w:divBdr>
            <w:top w:val="none" w:sz="0" w:space="0" w:color="auto"/>
            <w:left w:val="single" w:sz="36" w:space="15" w:color="EEEEEE"/>
            <w:bottom w:val="none" w:sz="0" w:space="0" w:color="auto"/>
            <w:right w:val="none" w:sz="0" w:space="0" w:color="auto"/>
          </w:divBdr>
        </w:div>
        <w:div w:id="1014067009">
          <w:marLeft w:val="0"/>
          <w:marRight w:val="0"/>
          <w:marTop w:val="0"/>
          <w:marBottom w:val="0"/>
          <w:divBdr>
            <w:top w:val="none" w:sz="0" w:space="0" w:color="auto"/>
            <w:left w:val="none" w:sz="0" w:space="0" w:color="auto"/>
            <w:bottom w:val="none" w:sz="0" w:space="0" w:color="auto"/>
            <w:right w:val="none" w:sz="0" w:space="0" w:color="auto"/>
          </w:divBdr>
        </w:div>
      </w:divsChild>
    </w:div>
    <w:div w:id="839583927">
      <w:bodyDiv w:val="1"/>
      <w:marLeft w:val="0"/>
      <w:marRight w:val="0"/>
      <w:marTop w:val="0"/>
      <w:marBottom w:val="0"/>
      <w:divBdr>
        <w:top w:val="none" w:sz="0" w:space="0" w:color="auto"/>
        <w:left w:val="none" w:sz="0" w:space="0" w:color="auto"/>
        <w:bottom w:val="none" w:sz="0" w:space="0" w:color="auto"/>
        <w:right w:val="none" w:sz="0" w:space="0" w:color="auto"/>
      </w:divBdr>
    </w:div>
    <w:div w:id="908416787">
      <w:bodyDiv w:val="1"/>
      <w:marLeft w:val="0"/>
      <w:marRight w:val="0"/>
      <w:marTop w:val="0"/>
      <w:marBottom w:val="0"/>
      <w:divBdr>
        <w:top w:val="none" w:sz="0" w:space="0" w:color="auto"/>
        <w:left w:val="none" w:sz="0" w:space="0" w:color="auto"/>
        <w:bottom w:val="none" w:sz="0" w:space="0" w:color="auto"/>
        <w:right w:val="none" w:sz="0" w:space="0" w:color="auto"/>
      </w:divBdr>
    </w:div>
    <w:div w:id="991299891">
      <w:bodyDiv w:val="1"/>
      <w:marLeft w:val="0"/>
      <w:marRight w:val="0"/>
      <w:marTop w:val="0"/>
      <w:marBottom w:val="0"/>
      <w:divBdr>
        <w:top w:val="none" w:sz="0" w:space="0" w:color="auto"/>
        <w:left w:val="none" w:sz="0" w:space="0" w:color="auto"/>
        <w:bottom w:val="none" w:sz="0" w:space="0" w:color="auto"/>
        <w:right w:val="none" w:sz="0" w:space="0" w:color="auto"/>
      </w:divBdr>
    </w:div>
    <w:div w:id="1100638059">
      <w:bodyDiv w:val="1"/>
      <w:marLeft w:val="0"/>
      <w:marRight w:val="0"/>
      <w:marTop w:val="0"/>
      <w:marBottom w:val="0"/>
      <w:divBdr>
        <w:top w:val="none" w:sz="0" w:space="0" w:color="auto"/>
        <w:left w:val="none" w:sz="0" w:space="0" w:color="auto"/>
        <w:bottom w:val="none" w:sz="0" w:space="0" w:color="auto"/>
        <w:right w:val="none" w:sz="0" w:space="0" w:color="auto"/>
      </w:divBdr>
    </w:div>
    <w:div w:id="1327126970">
      <w:bodyDiv w:val="1"/>
      <w:marLeft w:val="0"/>
      <w:marRight w:val="0"/>
      <w:marTop w:val="0"/>
      <w:marBottom w:val="0"/>
      <w:divBdr>
        <w:top w:val="none" w:sz="0" w:space="0" w:color="auto"/>
        <w:left w:val="none" w:sz="0" w:space="0" w:color="auto"/>
        <w:bottom w:val="none" w:sz="0" w:space="0" w:color="auto"/>
        <w:right w:val="none" w:sz="0" w:space="0" w:color="auto"/>
      </w:divBdr>
    </w:div>
    <w:div w:id="1419054599">
      <w:bodyDiv w:val="1"/>
      <w:marLeft w:val="0"/>
      <w:marRight w:val="0"/>
      <w:marTop w:val="0"/>
      <w:marBottom w:val="0"/>
      <w:divBdr>
        <w:top w:val="none" w:sz="0" w:space="0" w:color="auto"/>
        <w:left w:val="none" w:sz="0" w:space="0" w:color="auto"/>
        <w:bottom w:val="none" w:sz="0" w:space="0" w:color="auto"/>
        <w:right w:val="none" w:sz="0" w:space="0" w:color="auto"/>
      </w:divBdr>
    </w:div>
    <w:div w:id="1448693977">
      <w:bodyDiv w:val="1"/>
      <w:marLeft w:val="0"/>
      <w:marRight w:val="0"/>
      <w:marTop w:val="0"/>
      <w:marBottom w:val="0"/>
      <w:divBdr>
        <w:top w:val="none" w:sz="0" w:space="0" w:color="auto"/>
        <w:left w:val="none" w:sz="0" w:space="0" w:color="auto"/>
        <w:bottom w:val="none" w:sz="0" w:space="0" w:color="auto"/>
        <w:right w:val="none" w:sz="0" w:space="0" w:color="auto"/>
      </w:divBdr>
    </w:div>
    <w:div w:id="1460341812">
      <w:bodyDiv w:val="1"/>
      <w:marLeft w:val="0"/>
      <w:marRight w:val="0"/>
      <w:marTop w:val="0"/>
      <w:marBottom w:val="0"/>
      <w:divBdr>
        <w:top w:val="none" w:sz="0" w:space="0" w:color="auto"/>
        <w:left w:val="none" w:sz="0" w:space="0" w:color="auto"/>
        <w:bottom w:val="none" w:sz="0" w:space="0" w:color="auto"/>
        <w:right w:val="none" w:sz="0" w:space="0" w:color="auto"/>
      </w:divBdr>
    </w:div>
    <w:div w:id="1509758079">
      <w:bodyDiv w:val="1"/>
      <w:marLeft w:val="0"/>
      <w:marRight w:val="0"/>
      <w:marTop w:val="0"/>
      <w:marBottom w:val="0"/>
      <w:divBdr>
        <w:top w:val="none" w:sz="0" w:space="0" w:color="auto"/>
        <w:left w:val="none" w:sz="0" w:space="0" w:color="auto"/>
        <w:bottom w:val="none" w:sz="0" w:space="0" w:color="auto"/>
        <w:right w:val="none" w:sz="0" w:space="0" w:color="auto"/>
      </w:divBdr>
    </w:div>
    <w:div w:id="1615208203">
      <w:bodyDiv w:val="1"/>
      <w:marLeft w:val="0"/>
      <w:marRight w:val="0"/>
      <w:marTop w:val="0"/>
      <w:marBottom w:val="0"/>
      <w:divBdr>
        <w:top w:val="none" w:sz="0" w:space="0" w:color="auto"/>
        <w:left w:val="none" w:sz="0" w:space="0" w:color="auto"/>
        <w:bottom w:val="none" w:sz="0" w:space="0" w:color="auto"/>
        <w:right w:val="none" w:sz="0" w:space="0" w:color="auto"/>
      </w:divBdr>
    </w:div>
    <w:div w:id="1757744321">
      <w:bodyDiv w:val="1"/>
      <w:marLeft w:val="0"/>
      <w:marRight w:val="0"/>
      <w:marTop w:val="0"/>
      <w:marBottom w:val="0"/>
      <w:divBdr>
        <w:top w:val="none" w:sz="0" w:space="0" w:color="auto"/>
        <w:left w:val="none" w:sz="0" w:space="0" w:color="auto"/>
        <w:bottom w:val="none" w:sz="0" w:space="0" w:color="auto"/>
        <w:right w:val="none" w:sz="0" w:space="0" w:color="auto"/>
      </w:divBdr>
    </w:div>
    <w:div w:id="1919898507">
      <w:bodyDiv w:val="1"/>
      <w:marLeft w:val="0"/>
      <w:marRight w:val="0"/>
      <w:marTop w:val="0"/>
      <w:marBottom w:val="0"/>
      <w:divBdr>
        <w:top w:val="none" w:sz="0" w:space="0" w:color="auto"/>
        <w:left w:val="none" w:sz="0" w:space="0" w:color="auto"/>
        <w:bottom w:val="none" w:sz="0" w:space="0" w:color="auto"/>
        <w:right w:val="none" w:sz="0" w:space="0" w:color="auto"/>
      </w:divBdr>
      <w:divsChild>
        <w:div w:id="1250654459">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921677591">
      <w:bodyDiv w:val="1"/>
      <w:marLeft w:val="0"/>
      <w:marRight w:val="0"/>
      <w:marTop w:val="0"/>
      <w:marBottom w:val="0"/>
      <w:divBdr>
        <w:top w:val="none" w:sz="0" w:space="0" w:color="auto"/>
        <w:left w:val="none" w:sz="0" w:space="0" w:color="auto"/>
        <w:bottom w:val="none" w:sz="0" w:space="0" w:color="auto"/>
        <w:right w:val="none" w:sz="0" w:space="0" w:color="auto"/>
      </w:divBdr>
    </w:div>
    <w:div w:id="1939170875">
      <w:bodyDiv w:val="1"/>
      <w:marLeft w:val="0"/>
      <w:marRight w:val="0"/>
      <w:marTop w:val="0"/>
      <w:marBottom w:val="0"/>
      <w:divBdr>
        <w:top w:val="none" w:sz="0" w:space="0" w:color="auto"/>
        <w:left w:val="none" w:sz="0" w:space="0" w:color="auto"/>
        <w:bottom w:val="none" w:sz="0" w:space="0" w:color="auto"/>
        <w:right w:val="none" w:sz="0" w:space="0" w:color="auto"/>
      </w:divBdr>
    </w:div>
    <w:div w:id="2122452163">
      <w:bodyDiv w:val="1"/>
      <w:marLeft w:val="0"/>
      <w:marRight w:val="0"/>
      <w:marTop w:val="0"/>
      <w:marBottom w:val="0"/>
      <w:divBdr>
        <w:top w:val="none" w:sz="0" w:space="0" w:color="auto"/>
        <w:left w:val="none" w:sz="0" w:space="0" w:color="auto"/>
        <w:bottom w:val="none" w:sz="0" w:space="0" w:color="auto"/>
        <w:right w:val="none" w:sz="0" w:space="0" w:color="auto"/>
      </w:divBdr>
    </w:div>
    <w:div w:id="212410521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image" Target="media/image11.emf"/><Relationship Id="rId21" Type="http://schemas.openxmlformats.org/officeDocument/2006/relationships/image" Target="media/image12.emf"/><Relationship Id="rId22" Type="http://schemas.openxmlformats.org/officeDocument/2006/relationships/image" Target="media/image13.emf"/><Relationship Id="rId23" Type="http://schemas.openxmlformats.org/officeDocument/2006/relationships/image" Target="media/image14.emf"/><Relationship Id="rId24" Type="http://schemas.openxmlformats.org/officeDocument/2006/relationships/image" Target="media/image15.emf"/><Relationship Id="rId25" Type="http://schemas.openxmlformats.org/officeDocument/2006/relationships/image" Target="media/image16.emf"/><Relationship Id="rId26" Type="http://schemas.openxmlformats.org/officeDocument/2006/relationships/header" Target="header1.xml"/><Relationship Id="rId27" Type="http://schemas.openxmlformats.org/officeDocument/2006/relationships/header" Target="header2.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1.emf"/><Relationship Id="rId11" Type="http://schemas.openxmlformats.org/officeDocument/2006/relationships/image" Target="media/image2.png"/><Relationship Id="rId12" Type="http://schemas.openxmlformats.org/officeDocument/2006/relationships/image" Target="media/image3.emf"/><Relationship Id="rId13" Type="http://schemas.openxmlformats.org/officeDocument/2006/relationships/image" Target="media/image4.emf"/><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emf"/><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schilder@gwmail.gwu.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1425</TotalTime>
  <Pages>29</Pages>
  <Words>27378</Words>
  <Characters>156055</Characters>
  <Application>Microsoft Macintosh Word</Application>
  <DocSecurity>0</DocSecurity>
  <Lines>1300</Lines>
  <Paragraphs>366</Paragraphs>
  <ScaleCrop>false</ScaleCrop>
  <Company/>
  <LinksUpToDate>false</LinksUpToDate>
  <CharactersWithSpaces>183067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Schilder</dc:creator>
  <cp:keywords/>
  <dc:description/>
  <cp:lastModifiedBy>Andrew Barr</cp:lastModifiedBy>
  <cp:revision>394</cp:revision>
  <dcterms:created xsi:type="dcterms:W3CDTF">2015-11-11T18:38:00Z</dcterms:created>
  <dcterms:modified xsi:type="dcterms:W3CDTF">2015-12-14T21:14:00Z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id="http://www.zotero.org/styles/journal-of-human-evolution"/&gt;&lt;hasBiblio/&gt;&lt;format class="21"/&gt;&lt;count citations="57" publications="65"/&gt;&lt;/info&gt;PAPERS2_INFO_END</vt:lpwstr>
  </property>
</Properties>
</file>