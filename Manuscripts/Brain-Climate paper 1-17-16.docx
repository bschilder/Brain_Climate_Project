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0DC05D74" w:rsidR="009C253D" w:rsidRPr="00980EE9" w:rsidRDefault="00474737" w:rsidP="00A414D3">
      <w:pPr>
        <w:rPr>
          <w:rFonts w:ascii="Times New Roman" w:hAnsi="Times New Roman" w:cs="Times New Roman"/>
        </w:rPr>
      </w:pPr>
      <w:r>
        <w:rPr>
          <w:rFonts w:ascii="Times New Roman" w:hAnsi="Times New Roman" w:cs="Times New Roman"/>
          <w:b/>
          <w:sz w:val="28"/>
          <w:szCs w:val="28"/>
        </w:rPr>
        <w:t>Global climate influence</w:t>
      </w:r>
      <w:r w:rsidR="003D6C7D">
        <w:rPr>
          <w:rFonts w:ascii="Times New Roman" w:hAnsi="Times New Roman" w:cs="Times New Roman"/>
          <w:b/>
          <w:sz w:val="28"/>
          <w:szCs w:val="28"/>
        </w:rPr>
        <w:t>d</w:t>
      </w:r>
      <w:r>
        <w:rPr>
          <w:rFonts w:ascii="Times New Roman" w:hAnsi="Times New Roman" w:cs="Times New Roman"/>
          <w:b/>
          <w:sz w:val="28"/>
          <w:szCs w:val="28"/>
        </w:rPr>
        <w:t xml:space="preserve"> </w:t>
      </w:r>
      <w:r w:rsidR="00616D6C">
        <w:rPr>
          <w:rFonts w:ascii="Times New Roman" w:hAnsi="Times New Roman" w:cs="Times New Roman"/>
          <w:b/>
          <w:sz w:val="28"/>
          <w:szCs w:val="28"/>
        </w:rPr>
        <w:t xml:space="preserve">the evolutionary history of </w:t>
      </w:r>
      <w:r w:rsidR="00667F49">
        <w:rPr>
          <w:rFonts w:ascii="Times New Roman" w:hAnsi="Times New Roman" w:cs="Times New Roman"/>
          <w:b/>
          <w:sz w:val="28"/>
          <w:szCs w:val="28"/>
        </w:rPr>
        <w:t xml:space="preserve">brain size increase in </w:t>
      </w:r>
      <w:r>
        <w:rPr>
          <w:rFonts w:ascii="Times New Roman" w:hAnsi="Times New Roman" w:cs="Times New Roman"/>
          <w:b/>
          <w:sz w:val="28"/>
          <w:szCs w:val="28"/>
        </w:rPr>
        <w:t>some mammali</w:t>
      </w:r>
      <w:r w:rsidR="00801AC5">
        <w:rPr>
          <w:rFonts w:ascii="Times New Roman" w:hAnsi="Times New Roman" w:cs="Times New Roman"/>
          <w:b/>
          <w:sz w:val="28"/>
          <w:szCs w:val="28"/>
        </w:rPr>
        <w:t>an</w:t>
      </w:r>
      <w:r w:rsidR="00667F49">
        <w:rPr>
          <w:rFonts w:ascii="Times New Roman" w:hAnsi="Times New Roman" w:cs="Times New Roman"/>
          <w:b/>
          <w:sz w:val="28"/>
          <w:szCs w:val="28"/>
        </w:rPr>
        <w:t xml:space="preserve"> lineages</w:t>
      </w:r>
      <w:r w:rsidR="00616D6C">
        <w:rPr>
          <w:rFonts w:ascii="Times New Roman" w:hAnsi="Times New Roman" w:cs="Times New Roman"/>
          <w:b/>
          <w:sz w:val="28"/>
          <w:szCs w:val="28"/>
        </w:rPr>
        <w:t>,</w:t>
      </w:r>
      <w:r w:rsidR="00801AC5">
        <w:rPr>
          <w:rFonts w:ascii="Times New Roman" w:hAnsi="Times New Roman" w:cs="Times New Roman"/>
          <w:b/>
          <w:sz w:val="28"/>
          <w:szCs w:val="28"/>
        </w:rPr>
        <w:t xml:space="preserve"> but not</w:t>
      </w:r>
      <w:r>
        <w:rPr>
          <w:rFonts w:ascii="Times New Roman" w:hAnsi="Times New Roman" w:cs="Times New Roman"/>
          <w:b/>
          <w:sz w:val="28"/>
          <w:szCs w:val="28"/>
        </w:rPr>
        <w:t xml:space="preserve"> </w:t>
      </w:r>
      <w:r w:rsidR="00A9103E">
        <w:rPr>
          <w:rFonts w:ascii="Times New Roman" w:hAnsi="Times New Roman" w:cs="Times New Roman"/>
          <w:b/>
          <w:sz w:val="28"/>
          <w:szCs w:val="28"/>
        </w:rPr>
        <w:t xml:space="preserve">in </w:t>
      </w:r>
      <w:r>
        <w:rPr>
          <w:rFonts w:ascii="Times New Roman" w:hAnsi="Times New Roman" w:cs="Times New Roman"/>
          <w:b/>
          <w:sz w:val="28"/>
          <w:szCs w:val="28"/>
        </w:rPr>
        <w:t>hominins</w:t>
      </w:r>
    </w:p>
    <w:p w14:paraId="256DCD85" w14:textId="77777777" w:rsidR="0075029C" w:rsidRPr="00862889" w:rsidRDefault="0075029C" w:rsidP="009338F8">
      <w:pPr>
        <w:jc w:val="center"/>
        <w:rPr>
          <w:rFonts w:ascii="Times New Roman" w:hAnsi="Times New Roman" w:cs="Times New Roman"/>
        </w:rPr>
      </w:pPr>
    </w:p>
    <w:p w14:paraId="4CDBFD74" w14:textId="38587B83" w:rsidR="00980EE9" w:rsidRPr="00106D5E" w:rsidRDefault="005024D6" w:rsidP="00980EE9">
      <w:pPr>
        <w:rPr>
          <w:rFonts w:ascii="Times New Roman" w:eastAsia="Times New Roman" w:hAnsi="Times New Roman" w:cs="Times New Roman"/>
          <w:sz w:val="20"/>
          <w:szCs w:val="20"/>
        </w:rPr>
      </w:pPr>
      <w:r w:rsidRPr="009C253D">
        <w:rPr>
          <w:rFonts w:ascii="Times New Roman" w:hAnsi="Times New Roman" w:cs="Times New Roman"/>
        </w:rPr>
        <w:t>Brian M. Schilder</w:t>
      </w:r>
      <w:r w:rsidR="00980EE9" w:rsidRPr="009C253D">
        <w:rPr>
          <w:rFonts w:ascii="Times New Roman" w:hAnsi="Times New Roman" w:cs="Times New Roman"/>
          <w:vertAlign w:val="superscript"/>
        </w:rPr>
        <w:t>1</w:t>
      </w:r>
      <w:r w:rsidR="00980EE9" w:rsidRPr="009C253D">
        <w:rPr>
          <w:rFonts w:ascii="Times New Roman" w:hAnsi="Times New Roman" w:cs="Times New Roman"/>
        </w:rPr>
        <w:t xml:space="preserve">, </w:t>
      </w:r>
      <w:r w:rsidR="007023EF">
        <w:rPr>
          <w:rFonts w:ascii="Times New Roman" w:hAnsi="Times New Roman" w:cs="Times New Roman"/>
        </w:rPr>
        <w:t xml:space="preserve">W. </w:t>
      </w:r>
      <w:r w:rsidR="00980EE9" w:rsidRPr="009C253D">
        <w:rPr>
          <w:rFonts w:ascii="Times New Roman" w:hAnsi="Times New Roman" w:cs="Times New Roman"/>
        </w:rPr>
        <w:t xml:space="preserve">Andrew </w:t>
      </w:r>
      <w:r w:rsidR="00980EE9" w:rsidRPr="00106D5E">
        <w:rPr>
          <w:rFonts w:ascii="Times New Roman" w:hAnsi="Times New Roman" w:cs="Times New Roman"/>
        </w:rPr>
        <w:t>Barr</w:t>
      </w:r>
      <w:r w:rsidR="009C253D" w:rsidRPr="00106D5E">
        <w:rPr>
          <w:rFonts w:ascii="Times New Roman" w:hAnsi="Times New Roman" w:cs="Times New Roman"/>
          <w:vertAlign w:val="superscript"/>
        </w:rPr>
        <w:t>1</w:t>
      </w:r>
      <w:r w:rsidR="00980EE9" w:rsidRPr="00106D5E">
        <w:rPr>
          <w:rFonts w:ascii="Times New Roman" w:hAnsi="Times New Roman" w:cs="Times New Roman"/>
        </w:rPr>
        <w:t>, Ren</w:t>
      </w:r>
      <w:r w:rsidR="00106D5E" w:rsidRPr="00106D5E">
        <w:rPr>
          <w:rFonts w:ascii="Times New Roman" w:eastAsia="Times New Roman" w:hAnsi="Times New Roman" w:cs="Times New Roman"/>
          <w:bCs/>
          <w:shd w:val="clear" w:color="auto" w:fill="FFFFFF"/>
        </w:rPr>
        <w:t>é</w:t>
      </w:r>
      <w:r w:rsidR="00980EE9" w:rsidRPr="00106D5E">
        <w:rPr>
          <w:rFonts w:ascii="Times New Roman" w:hAnsi="Times New Roman" w:cs="Times New Roman"/>
        </w:rPr>
        <w:t xml:space="preserve"> Bobe</w:t>
      </w:r>
      <w:r w:rsidR="00673927">
        <w:rPr>
          <w:rFonts w:ascii="Times New Roman" w:hAnsi="Times New Roman" w:cs="Times New Roman"/>
          <w:vertAlign w:val="superscript"/>
        </w:rPr>
        <w:t>2</w:t>
      </w:r>
      <w:proofErr w:type="gramStart"/>
      <w:r w:rsidR="005035CF">
        <w:rPr>
          <w:rFonts w:ascii="Times New Roman" w:hAnsi="Times New Roman" w:cs="Times New Roman"/>
          <w:vertAlign w:val="superscript"/>
        </w:rPr>
        <w:t>,3</w:t>
      </w:r>
      <w:proofErr w:type="gramEnd"/>
      <w:r w:rsidR="00980EE9" w:rsidRPr="00106D5E">
        <w:rPr>
          <w:rFonts w:ascii="Times New Roman" w:hAnsi="Times New Roman" w:cs="Times New Roman"/>
        </w:rPr>
        <w:t>, Chet</w:t>
      </w:r>
      <w:r w:rsidR="00270033" w:rsidRPr="00106D5E">
        <w:rPr>
          <w:rFonts w:ascii="Times New Roman" w:hAnsi="Times New Roman" w:cs="Times New Roman"/>
        </w:rPr>
        <w:t xml:space="preserve"> C.</w:t>
      </w:r>
      <w:r w:rsidR="00980EE9" w:rsidRPr="00106D5E">
        <w:rPr>
          <w:rFonts w:ascii="Times New Roman" w:hAnsi="Times New Roman" w:cs="Times New Roman"/>
        </w:rPr>
        <w:t xml:space="preserve"> Sherwood</w:t>
      </w:r>
      <w:r w:rsidR="00980EE9" w:rsidRPr="00106D5E">
        <w:rPr>
          <w:rFonts w:ascii="Times New Roman" w:hAnsi="Times New Roman" w:cs="Times New Roman"/>
          <w:vertAlign w:val="superscript"/>
        </w:rPr>
        <w:t>1</w:t>
      </w:r>
    </w:p>
    <w:p w14:paraId="0072383E" w14:textId="59BD43B9" w:rsidR="0075029C" w:rsidRPr="00106D5E" w:rsidRDefault="0075029C" w:rsidP="00A414D3">
      <w:pPr>
        <w:rPr>
          <w:rFonts w:ascii="Times New Roman" w:hAnsi="Times New Roman" w:cs="Times New Roman"/>
          <w:vertAlign w:val="superscript"/>
        </w:rPr>
      </w:pPr>
    </w:p>
    <w:p w14:paraId="51F610C0" w14:textId="77777777" w:rsidR="00A414D3" w:rsidRPr="009C253D" w:rsidRDefault="00A414D3" w:rsidP="00A414D3">
      <w:pPr>
        <w:rPr>
          <w:rFonts w:ascii="Times New Roman" w:hAnsi="Times New Roman" w:cs="Times New Roman"/>
        </w:rPr>
      </w:pPr>
    </w:p>
    <w:p w14:paraId="6F7520CF" w14:textId="22A5A299" w:rsidR="00A414D3" w:rsidRPr="005035CF" w:rsidRDefault="00C5200D" w:rsidP="00A414D3">
      <w:pPr>
        <w:rPr>
          <w:rFonts w:ascii="Times New Roman" w:hAnsi="Times New Roman" w:cs="Times New Roman"/>
          <w:i/>
        </w:rPr>
      </w:pPr>
      <w:r w:rsidRPr="005035CF">
        <w:rPr>
          <w:rFonts w:ascii="Times New Roman" w:hAnsi="Times New Roman" w:cs="Times New Roman"/>
          <w:i/>
          <w:vertAlign w:val="superscript"/>
        </w:rPr>
        <w:t>1</w:t>
      </w:r>
      <w:r w:rsidR="005024D6" w:rsidRPr="005035CF">
        <w:rPr>
          <w:rFonts w:ascii="Times New Roman" w:hAnsi="Times New Roman" w:cs="Times New Roman"/>
          <w:i/>
        </w:rPr>
        <w:t>Department of Anthropology</w:t>
      </w:r>
      <w:r w:rsidR="00A414D3" w:rsidRPr="005035CF">
        <w:rPr>
          <w:rFonts w:ascii="Times New Roman" w:hAnsi="Times New Roman" w:cs="Times New Roman"/>
          <w:i/>
        </w:rPr>
        <w:t xml:space="preserve">, Center for Advanced Study of </w:t>
      </w:r>
      <w:r w:rsidRPr="005035CF">
        <w:rPr>
          <w:rFonts w:ascii="Times New Roman" w:hAnsi="Times New Roman" w:cs="Times New Roman"/>
          <w:i/>
        </w:rPr>
        <w:t>Human</w:t>
      </w:r>
      <w:r w:rsidR="00A414D3" w:rsidRPr="005035CF">
        <w:rPr>
          <w:rFonts w:ascii="Times New Roman" w:hAnsi="Times New Roman" w:cs="Times New Roman"/>
          <w:i/>
        </w:rPr>
        <w:t xml:space="preserve"> Paleobiology, </w:t>
      </w:r>
    </w:p>
    <w:p w14:paraId="37F066B8" w14:textId="3211C761" w:rsidR="00673927" w:rsidRPr="005035CF" w:rsidRDefault="0075029C" w:rsidP="005035CF">
      <w:pPr>
        <w:rPr>
          <w:rFonts w:ascii="Times New Roman" w:hAnsi="Times New Roman" w:cs="Times New Roman"/>
          <w:i/>
        </w:rPr>
      </w:pPr>
      <w:r w:rsidRPr="005035CF">
        <w:rPr>
          <w:rFonts w:ascii="Times New Roman" w:hAnsi="Times New Roman" w:cs="Times New Roman"/>
          <w:i/>
        </w:rPr>
        <w:t>The George Washington University</w:t>
      </w:r>
      <w:r w:rsidR="00A414D3" w:rsidRPr="005035CF">
        <w:rPr>
          <w:rFonts w:ascii="Times New Roman" w:hAnsi="Times New Roman" w:cs="Times New Roman"/>
          <w:i/>
        </w:rPr>
        <w:t>, USA</w:t>
      </w:r>
      <w:r w:rsidR="00673927" w:rsidRPr="005035CF">
        <w:rPr>
          <w:rFonts w:ascii="Times New Roman" w:hAnsi="Times New Roman" w:cs="Times New Roman"/>
          <w:i/>
        </w:rPr>
        <w:t xml:space="preserve"> </w:t>
      </w:r>
    </w:p>
    <w:p w14:paraId="554EE3BE" w14:textId="0FC015C8" w:rsidR="005035CF" w:rsidRPr="005035CF" w:rsidRDefault="005035CF" w:rsidP="005035CF">
      <w:pPr>
        <w:widowControl w:val="0"/>
        <w:autoSpaceDE w:val="0"/>
        <w:autoSpaceDN w:val="0"/>
        <w:adjustRightInd w:val="0"/>
        <w:rPr>
          <w:rFonts w:ascii="Times New Roman" w:eastAsia="Arial Unicode MS" w:hAnsi="Times New Roman" w:cs="Times New Roman"/>
          <w:i/>
          <w:color w:val="1A1A1A"/>
        </w:rPr>
      </w:pPr>
      <w:r w:rsidRPr="005035CF">
        <w:rPr>
          <w:rFonts w:ascii="Times New Roman" w:eastAsia="Arial Unicode MS" w:hAnsi="Times New Roman" w:cs="Times New Roman"/>
          <w:i/>
          <w:color w:val="1A1A1A"/>
          <w:vertAlign w:val="superscript"/>
        </w:rPr>
        <w:t>2</w:t>
      </w:r>
      <w:r w:rsidRPr="005035CF">
        <w:rPr>
          <w:rFonts w:ascii="Times New Roman" w:eastAsia="Arial Unicode MS" w:hAnsi="Times New Roman" w:cs="Times New Roman"/>
          <w:i/>
          <w:color w:val="1A1A1A"/>
        </w:rPr>
        <w:t xml:space="preserve">Departamento de </w:t>
      </w:r>
      <w:proofErr w:type="spellStart"/>
      <w:r w:rsidRPr="005035CF">
        <w:rPr>
          <w:rFonts w:ascii="Times New Roman" w:eastAsia="Arial Unicode MS" w:hAnsi="Times New Roman" w:cs="Times New Roman"/>
          <w:i/>
          <w:color w:val="1A1A1A"/>
        </w:rPr>
        <w:t>Antropología</w:t>
      </w:r>
      <w:proofErr w:type="spellEnd"/>
      <w:r w:rsidRPr="005035CF">
        <w:rPr>
          <w:rFonts w:ascii="Times New Roman" w:eastAsia="Arial Unicode MS" w:hAnsi="Times New Roman" w:cs="Times New Roman"/>
          <w:i/>
          <w:color w:val="1A1A1A"/>
        </w:rPr>
        <w:t>, Universidad de Chile, Santiago, Chile</w:t>
      </w:r>
    </w:p>
    <w:p w14:paraId="07AA81CC" w14:textId="048B968F" w:rsidR="0075029C" w:rsidRPr="005035CF" w:rsidRDefault="005035CF" w:rsidP="005035CF">
      <w:pPr>
        <w:rPr>
          <w:rFonts w:ascii="Times New Roman" w:hAnsi="Times New Roman" w:cs="Times New Roman"/>
          <w:i/>
        </w:rPr>
      </w:pPr>
      <w:r w:rsidRPr="005035CF">
        <w:rPr>
          <w:rFonts w:ascii="Times New Roman" w:eastAsia="Arial Unicode MS" w:hAnsi="Times New Roman" w:cs="Times New Roman"/>
          <w:i/>
          <w:color w:val="1A1A1A"/>
          <w:vertAlign w:val="superscript"/>
        </w:rPr>
        <w:t>3</w:t>
      </w:r>
      <w:r w:rsidRPr="005035CF">
        <w:rPr>
          <w:rFonts w:ascii="Times New Roman" w:eastAsia="Arial Unicode MS" w:hAnsi="Times New Roman" w:cs="Times New Roman"/>
          <w:i/>
          <w:color w:val="1A1A1A"/>
        </w:rPr>
        <w:t>Institute of Cognitive &amp; Evolutionary Anthropology, University of Oxford, UK</w:t>
      </w:r>
    </w:p>
    <w:p w14:paraId="7BA34751" w14:textId="77777777" w:rsidR="00FF519C" w:rsidRPr="00862889" w:rsidRDefault="00FF519C" w:rsidP="009338F8">
      <w:pPr>
        <w:jc w:val="center"/>
        <w:rPr>
          <w:rFonts w:ascii="Times New Roman" w:hAnsi="Times New Roman" w:cs="Times New Roman"/>
        </w:rPr>
      </w:pPr>
    </w:p>
    <w:p w14:paraId="0C046A03" w14:textId="15A1A7CD"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 xml:space="preserve">: </w:t>
      </w:r>
      <w:hyperlink r:id="rId8" w:history="1">
        <w:r w:rsidRPr="00862889">
          <w:rPr>
            <w:rStyle w:val="Hyperlink"/>
            <w:rFonts w:ascii="Times New Roman" w:hAnsi="Times New Roman" w:cs="Times New Roman"/>
          </w:rPr>
          <w:t>schilder@</w:t>
        </w:r>
        <w:r w:rsidR="00BE53AE">
          <w:rPr>
            <w:rStyle w:val="Hyperlink"/>
            <w:rFonts w:ascii="Times New Roman" w:hAnsi="Times New Roman" w:cs="Times New Roman"/>
          </w:rPr>
          <w:t>gwu.edu</w:t>
        </w:r>
      </w:hyperlink>
    </w:p>
    <w:p w14:paraId="2B389C9D" w14:textId="05307CD6"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BE53AE">
        <w:rPr>
          <w:rFonts w:ascii="Times New Roman" w:hAnsi="Times New Roman" w:cs="Times New Roman"/>
        </w:rPr>
        <w:t>Science and Engineering Hall,</w:t>
      </w:r>
      <w:r w:rsidRPr="00862889">
        <w:rPr>
          <w:rFonts w:ascii="Times New Roman" w:hAnsi="Times New Roman" w:cs="Times New Roman"/>
        </w:rPr>
        <w:t xml:space="preserve"> </w:t>
      </w:r>
      <w:r w:rsidR="00C5200D">
        <w:rPr>
          <w:rFonts w:ascii="Times New Roman" w:hAnsi="Times New Roman" w:cs="Times New Roman"/>
        </w:rPr>
        <w:t>800</w:t>
      </w:r>
      <w:r w:rsidR="0075029C" w:rsidRPr="00862889">
        <w:rPr>
          <w:rFonts w:ascii="Times New Roman" w:hAnsi="Times New Roman" w:cs="Times New Roman"/>
        </w:rPr>
        <w:t xml:space="preserve"> </w:t>
      </w:r>
      <w:r w:rsidR="00BE53AE">
        <w:rPr>
          <w:rFonts w:ascii="Times New Roman" w:hAnsi="Times New Roman" w:cs="Times New Roman"/>
        </w:rPr>
        <w:t xml:space="preserve">22nd St </w:t>
      </w:r>
      <w:r w:rsidR="0075029C" w:rsidRPr="00862889">
        <w:rPr>
          <w:rFonts w:ascii="Times New Roman" w:hAnsi="Times New Roman" w:cs="Times New Roman"/>
        </w:rPr>
        <w:t>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11C85623" w14:textId="4EFB32A5" w:rsidR="00E62E16"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2608EE8A" w14:textId="77777777" w:rsidR="00E62E16" w:rsidRDefault="00E62E16" w:rsidP="0075029C">
      <w:pPr>
        <w:rPr>
          <w:rFonts w:ascii="Times New Roman" w:hAnsi="Times New Roman" w:cs="Times New Roman"/>
        </w:rPr>
      </w:pPr>
    </w:p>
    <w:p w14:paraId="10E350E6" w14:textId="77777777" w:rsidR="00FF519C" w:rsidRPr="00862889" w:rsidRDefault="00FF519C" w:rsidP="0075029C">
      <w:pPr>
        <w:rPr>
          <w:rFonts w:ascii="Times New Roman" w:hAnsi="Times New Roman" w:cs="Times New Roman"/>
        </w:rPr>
      </w:pPr>
    </w:p>
    <w:p w14:paraId="0B43AC36" w14:textId="116F5CB2" w:rsidR="00E62E16" w:rsidRPr="00862889" w:rsidRDefault="00CF2307" w:rsidP="0075029C">
      <w:pPr>
        <w:rPr>
          <w:rFonts w:ascii="Times New Roman" w:hAnsi="Times New Roman" w:cs="Times New Roman"/>
        </w:rPr>
      </w:pPr>
      <w:r>
        <w:rPr>
          <w:rFonts w:ascii="Times New Roman" w:hAnsi="Times New Roman" w:cs="Times New Roman"/>
          <w:i/>
        </w:rPr>
        <w:t>Key W</w:t>
      </w:r>
      <w:r w:rsidR="00E62E16" w:rsidRPr="00862889">
        <w:rPr>
          <w:rFonts w:ascii="Times New Roman" w:hAnsi="Times New Roman" w:cs="Times New Roman"/>
          <w:i/>
        </w:rPr>
        <w:t>ords</w:t>
      </w:r>
      <w:r w:rsidR="00E62E16" w:rsidRPr="00862889">
        <w:rPr>
          <w:rFonts w:ascii="Times New Roman" w:hAnsi="Times New Roman" w:cs="Times New Roman"/>
        </w:rPr>
        <w:t>:</w:t>
      </w:r>
      <w:r w:rsidR="00357F9B" w:rsidRPr="00862889">
        <w:rPr>
          <w:rFonts w:ascii="Times New Roman" w:hAnsi="Times New Roman" w:cs="Times New Roman"/>
        </w:rPr>
        <w:t xml:space="preserve">  </w:t>
      </w:r>
      <w:r w:rsidR="00E62E16" w:rsidRPr="00862889">
        <w:rPr>
          <w:rFonts w:ascii="Times New Roman" w:hAnsi="Times New Roman" w:cs="Times New Roman"/>
        </w:rPr>
        <w:t>Variability selection, brain evolut</w:t>
      </w:r>
      <w:r w:rsidR="007B3DFF">
        <w:rPr>
          <w:rFonts w:ascii="Times New Roman" w:hAnsi="Times New Roman" w:cs="Times New Roman"/>
        </w:rPr>
        <w:t>ion</w:t>
      </w:r>
      <w:r w:rsidR="00E62E16" w:rsidRPr="00862889">
        <w:rPr>
          <w:rFonts w:ascii="Times New Roman" w:hAnsi="Times New Roman" w:cs="Times New Roman"/>
        </w:rPr>
        <w:t>,</w:t>
      </w:r>
      <w:r w:rsidR="00C5200D">
        <w:rPr>
          <w:rFonts w:ascii="Times New Roman" w:hAnsi="Times New Roman" w:cs="Times New Roman"/>
        </w:rPr>
        <w:t xml:space="preserve"> paleoclimate</w:t>
      </w:r>
      <w:r w:rsidR="00F31D76" w:rsidRPr="00862889">
        <w:rPr>
          <w:rFonts w:ascii="Times New Roman" w:hAnsi="Times New Roman" w:cs="Times New Roman"/>
        </w:rPr>
        <w:t>, isotopes</w:t>
      </w:r>
      <w:r w:rsidR="007B3DFF">
        <w:rPr>
          <w:rFonts w:ascii="Times New Roman" w:hAnsi="Times New Roman" w:cs="Times New Roman"/>
        </w:rPr>
        <w:t>, temporal autocorrelation</w:t>
      </w:r>
    </w:p>
    <w:p w14:paraId="74E5044F" w14:textId="2048CB1A" w:rsidR="00EF4A96" w:rsidRDefault="00EF4A96" w:rsidP="00CA7C32">
      <w:pPr>
        <w:rPr>
          <w:rFonts w:ascii="Times New Roman" w:hAnsi="Times New Roman" w:cs="Times New Roman"/>
        </w:rPr>
      </w:pPr>
    </w:p>
    <w:p w14:paraId="3019CB55" w14:textId="1C2C3630" w:rsidR="00500E53" w:rsidRPr="00862889" w:rsidRDefault="005C6731" w:rsidP="00BA125A">
      <w:pPr>
        <w:rPr>
          <w:rFonts w:ascii="Times New Roman" w:hAnsi="Times New Roman" w:cs="Times New Roman"/>
          <w:b/>
        </w:rPr>
      </w:pPr>
      <w:r>
        <w:rPr>
          <w:rFonts w:ascii="Times New Roman" w:hAnsi="Times New Roman" w:cs="Times New Roman"/>
          <w:b/>
        </w:rPr>
        <w:br w:type="page"/>
      </w:r>
      <w:r w:rsidR="00697BB7">
        <w:rPr>
          <w:rFonts w:ascii="Times New Roman" w:hAnsi="Times New Roman" w:cs="Times New Roman"/>
          <w:b/>
        </w:rPr>
        <w:lastRenderedPageBreak/>
        <w:t>ABSTRACT</w:t>
      </w:r>
    </w:p>
    <w:p w14:paraId="15920795" w14:textId="77777777" w:rsidR="00E43AEF" w:rsidRDefault="00E43AEF" w:rsidP="00BA125A">
      <w:pPr>
        <w:rPr>
          <w:rFonts w:ascii="Times New Roman" w:hAnsi="Times New Roman" w:cs="Times New Roman"/>
        </w:rPr>
      </w:pPr>
    </w:p>
    <w:p w14:paraId="695608EE" w14:textId="35E1893F" w:rsidR="00500E53" w:rsidRDefault="00E43AEF" w:rsidP="008D0DB5">
      <w:pPr>
        <w:rPr>
          <w:rFonts w:ascii="Times New Roman" w:hAnsi="Times New Roman" w:cs="Times New Roman"/>
        </w:rPr>
      </w:pPr>
      <w:r>
        <w:rPr>
          <w:rFonts w:ascii="Times New Roman" w:hAnsi="Times New Roman" w:cs="Times New Roman"/>
        </w:rPr>
        <w:t xml:space="preserve">Increases in brain size over the course of evolutionary time have been observed in multiple mammalian </w:t>
      </w:r>
      <w:r w:rsidR="001C6EDA">
        <w:rPr>
          <w:rFonts w:ascii="Times New Roman" w:hAnsi="Times New Roman" w:cs="Times New Roman"/>
        </w:rPr>
        <w:t>lineages</w:t>
      </w:r>
      <w:r>
        <w:rPr>
          <w:rFonts w:ascii="Times New Roman" w:hAnsi="Times New Roman" w:cs="Times New Roman"/>
        </w:rPr>
        <w:t>,</w:t>
      </w:r>
      <w:r w:rsidR="0044488D">
        <w:rPr>
          <w:rFonts w:ascii="Times New Roman" w:hAnsi="Times New Roman" w:cs="Times New Roman"/>
        </w:rPr>
        <w:t xml:space="preserve"> including </w:t>
      </w:r>
      <w:r w:rsidR="0039683A">
        <w:rPr>
          <w:rFonts w:ascii="Times New Roman" w:hAnsi="Times New Roman" w:cs="Times New Roman"/>
        </w:rPr>
        <w:t>h</w:t>
      </w:r>
      <w:r w:rsidR="00C3757C">
        <w:rPr>
          <w:rFonts w:ascii="Times New Roman" w:hAnsi="Times New Roman" w:cs="Times New Roman"/>
        </w:rPr>
        <w:t>ominins. This has inspired</w:t>
      </w:r>
      <w:r>
        <w:rPr>
          <w:rFonts w:ascii="Times New Roman" w:hAnsi="Times New Roman" w:cs="Times New Roman"/>
        </w:rPr>
        <w:t xml:space="preserve"> a variety of competing </w:t>
      </w:r>
      <w:r w:rsidR="00575AF1">
        <w:rPr>
          <w:rFonts w:ascii="Times New Roman" w:hAnsi="Times New Roman" w:cs="Times New Roman"/>
        </w:rPr>
        <w:t xml:space="preserve">proposals </w:t>
      </w:r>
      <w:r w:rsidR="00620B1A">
        <w:rPr>
          <w:rFonts w:ascii="Times New Roman" w:hAnsi="Times New Roman" w:cs="Times New Roman"/>
        </w:rPr>
        <w:t xml:space="preserve">to explain the </w:t>
      </w:r>
      <w:r w:rsidR="00C3757C">
        <w:rPr>
          <w:rFonts w:ascii="Times New Roman" w:hAnsi="Times New Roman" w:cs="Times New Roman"/>
        </w:rPr>
        <w:t>underlying forces driving brain size increase</w:t>
      </w:r>
      <w:r w:rsidR="00F07232">
        <w:rPr>
          <w:rFonts w:ascii="Times New Roman" w:hAnsi="Times New Roman" w:cs="Times New Roman"/>
        </w:rPr>
        <w:t>, among them l</w:t>
      </w:r>
      <w:r w:rsidR="00C3757C">
        <w:rPr>
          <w:rFonts w:ascii="Times New Roman" w:hAnsi="Times New Roman" w:cs="Times New Roman"/>
        </w:rPr>
        <w:t>arge-scale changes in</w:t>
      </w:r>
      <w:r w:rsidR="003A2FE5">
        <w:rPr>
          <w:rFonts w:ascii="Times New Roman" w:hAnsi="Times New Roman" w:cs="Times New Roman"/>
        </w:rPr>
        <w:t xml:space="preserve"> climate.</w:t>
      </w:r>
      <w:r w:rsidR="00F714F9">
        <w:rPr>
          <w:rFonts w:ascii="Times New Roman" w:hAnsi="Times New Roman" w:cs="Times New Roman"/>
        </w:rPr>
        <w:t xml:space="preserve"> However </w:t>
      </w:r>
      <w:r w:rsidR="008331FE">
        <w:rPr>
          <w:rFonts w:ascii="Times New Roman" w:hAnsi="Times New Roman" w:cs="Times New Roman"/>
        </w:rPr>
        <w:t xml:space="preserve">different </w:t>
      </w:r>
      <w:r w:rsidR="00F714F9">
        <w:rPr>
          <w:rFonts w:ascii="Times New Roman" w:hAnsi="Times New Roman" w:cs="Times New Roman"/>
        </w:rPr>
        <w:t>aspect</w:t>
      </w:r>
      <w:r w:rsidR="008331FE">
        <w:rPr>
          <w:rFonts w:ascii="Times New Roman" w:hAnsi="Times New Roman" w:cs="Times New Roman"/>
        </w:rPr>
        <w:t>s</w:t>
      </w:r>
      <w:r w:rsidR="00F714F9">
        <w:rPr>
          <w:rFonts w:ascii="Times New Roman" w:hAnsi="Times New Roman" w:cs="Times New Roman"/>
        </w:rPr>
        <w:t xml:space="preserve"> of the climate</w:t>
      </w:r>
      <w:r w:rsidR="009412F2">
        <w:rPr>
          <w:rFonts w:ascii="Times New Roman" w:hAnsi="Times New Roman" w:cs="Times New Roman"/>
        </w:rPr>
        <w:t xml:space="preserve"> (e.g. </w:t>
      </w:r>
      <w:r w:rsidR="00F07232">
        <w:rPr>
          <w:rFonts w:ascii="Times New Roman" w:hAnsi="Times New Roman" w:cs="Times New Roman"/>
        </w:rPr>
        <w:t>t</w:t>
      </w:r>
      <w:r w:rsidR="00A6219F">
        <w:rPr>
          <w:rFonts w:ascii="Times New Roman" w:hAnsi="Times New Roman" w:cs="Times New Roman"/>
        </w:rPr>
        <w:t xml:space="preserve">rend, </w:t>
      </w:r>
      <w:r w:rsidR="00F07232">
        <w:rPr>
          <w:rFonts w:ascii="Times New Roman" w:hAnsi="Times New Roman" w:cs="Times New Roman"/>
        </w:rPr>
        <w:t>v</w:t>
      </w:r>
      <w:r w:rsidR="00A6219F">
        <w:rPr>
          <w:rFonts w:ascii="Times New Roman" w:hAnsi="Times New Roman" w:cs="Times New Roman"/>
        </w:rPr>
        <w:t xml:space="preserve">ariability, </w:t>
      </w:r>
      <w:r w:rsidR="00F07232">
        <w:rPr>
          <w:rFonts w:ascii="Times New Roman" w:hAnsi="Times New Roman" w:cs="Times New Roman"/>
        </w:rPr>
        <w:t>and r</w:t>
      </w:r>
      <w:r w:rsidR="00A6219F">
        <w:rPr>
          <w:rFonts w:ascii="Times New Roman" w:hAnsi="Times New Roman" w:cs="Times New Roman"/>
        </w:rPr>
        <w:t>ate</w:t>
      </w:r>
      <w:r w:rsidR="00EC3ACD">
        <w:rPr>
          <w:rFonts w:ascii="Times New Roman" w:hAnsi="Times New Roman" w:cs="Times New Roman"/>
        </w:rPr>
        <w:t xml:space="preserve"> of change in temperature and/or aridity</w:t>
      </w:r>
      <w:r w:rsidR="009412F2">
        <w:rPr>
          <w:rFonts w:ascii="Times New Roman" w:hAnsi="Times New Roman" w:cs="Times New Roman"/>
        </w:rPr>
        <w:t xml:space="preserve">) </w:t>
      </w:r>
      <w:r w:rsidR="008331FE">
        <w:rPr>
          <w:rFonts w:ascii="Times New Roman" w:hAnsi="Times New Roman" w:cs="Times New Roman"/>
        </w:rPr>
        <w:t xml:space="preserve">have </w:t>
      </w:r>
      <w:r w:rsidR="00F714F9">
        <w:rPr>
          <w:rFonts w:ascii="Times New Roman" w:hAnsi="Times New Roman" w:cs="Times New Roman"/>
        </w:rPr>
        <w:t xml:space="preserve">been </w:t>
      </w:r>
      <w:r w:rsidR="0044488D">
        <w:rPr>
          <w:rFonts w:ascii="Times New Roman" w:hAnsi="Times New Roman" w:cs="Times New Roman"/>
        </w:rPr>
        <w:t xml:space="preserve">promoted as </w:t>
      </w:r>
      <w:r w:rsidR="00B81E94">
        <w:rPr>
          <w:rFonts w:ascii="Times New Roman" w:hAnsi="Times New Roman" w:cs="Times New Roman"/>
        </w:rPr>
        <w:t>alternate</w:t>
      </w:r>
      <w:r w:rsidR="0044488D">
        <w:rPr>
          <w:rFonts w:ascii="Times New Roman" w:hAnsi="Times New Roman" w:cs="Times New Roman"/>
        </w:rPr>
        <w:t xml:space="preserve"> scenarios </w:t>
      </w:r>
      <w:r w:rsidR="00F07232">
        <w:rPr>
          <w:rFonts w:ascii="Times New Roman" w:hAnsi="Times New Roman" w:cs="Times New Roman"/>
        </w:rPr>
        <w:t>of</w:t>
      </w:r>
      <w:r w:rsidR="0044488D">
        <w:rPr>
          <w:rFonts w:ascii="Times New Roman" w:hAnsi="Times New Roman" w:cs="Times New Roman"/>
        </w:rPr>
        <w:t xml:space="preserve"> global cli</w:t>
      </w:r>
      <w:r w:rsidR="008D3FA0">
        <w:rPr>
          <w:rFonts w:ascii="Times New Roman" w:hAnsi="Times New Roman" w:cs="Times New Roman"/>
        </w:rPr>
        <w:t xml:space="preserve">matic </w:t>
      </w:r>
      <w:r w:rsidR="00F07232">
        <w:rPr>
          <w:rFonts w:ascii="Times New Roman" w:hAnsi="Times New Roman" w:cs="Times New Roman"/>
        </w:rPr>
        <w:t xml:space="preserve">influences </w:t>
      </w:r>
      <w:r w:rsidR="008D3FA0">
        <w:rPr>
          <w:rFonts w:ascii="Times New Roman" w:hAnsi="Times New Roman" w:cs="Times New Roman"/>
        </w:rPr>
        <w:t>o</w:t>
      </w:r>
      <w:r w:rsidR="00F07232">
        <w:rPr>
          <w:rFonts w:ascii="Times New Roman" w:hAnsi="Times New Roman" w:cs="Times New Roman"/>
        </w:rPr>
        <w:t>n</w:t>
      </w:r>
      <w:r w:rsidR="008D3FA0">
        <w:rPr>
          <w:rFonts w:ascii="Times New Roman" w:hAnsi="Times New Roman" w:cs="Times New Roman"/>
        </w:rPr>
        <w:t xml:space="preserve"> </w:t>
      </w:r>
      <w:r w:rsidR="00F07232">
        <w:rPr>
          <w:rFonts w:ascii="Times New Roman" w:hAnsi="Times New Roman" w:cs="Times New Roman"/>
        </w:rPr>
        <w:t>h</w:t>
      </w:r>
      <w:r w:rsidR="00B81E94">
        <w:rPr>
          <w:rFonts w:ascii="Times New Roman" w:hAnsi="Times New Roman" w:cs="Times New Roman"/>
        </w:rPr>
        <w:t>ominin</w:t>
      </w:r>
      <w:r w:rsidR="008D3FA0">
        <w:rPr>
          <w:rFonts w:ascii="Times New Roman" w:hAnsi="Times New Roman" w:cs="Times New Roman"/>
        </w:rPr>
        <w:t xml:space="preserve"> evolution, without addressing the possibility that </w:t>
      </w:r>
      <w:r w:rsidR="00723584">
        <w:rPr>
          <w:rFonts w:ascii="Times New Roman" w:hAnsi="Times New Roman" w:cs="Times New Roman"/>
        </w:rPr>
        <w:t xml:space="preserve">these </w:t>
      </w:r>
      <w:r w:rsidR="00C3757C">
        <w:rPr>
          <w:rFonts w:ascii="Times New Roman" w:hAnsi="Times New Roman" w:cs="Times New Roman"/>
        </w:rPr>
        <w:t xml:space="preserve">highly interrelated </w:t>
      </w:r>
      <w:r w:rsidR="001C6EDA">
        <w:rPr>
          <w:rFonts w:ascii="Times New Roman" w:hAnsi="Times New Roman" w:cs="Times New Roman"/>
        </w:rPr>
        <w:t>climatic variables</w:t>
      </w:r>
      <w:r w:rsidR="008D3FA0">
        <w:rPr>
          <w:rFonts w:ascii="Times New Roman" w:hAnsi="Times New Roman" w:cs="Times New Roman"/>
        </w:rPr>
        <w:t xml:space="preserve"> could </w:t>
      </w:r>
      <w:r w:rsidR="00E5564A">
        <w:rPr>
          <w:rFonts w:ascii="Times New Roman" w:hAnsi="Times New Roman" w:cs="Times New Roman"/>
        </w:rPr>
        <w:t>simultaneously</w:t>
      </w:r>
      <w:r w:rsidR="008D3FA0">
        <w:rPr>
          <w:rFonts w:ascii="Times New Roman" w:hAnsi="Times New Roman" w:cs="Times New Roman"/>
        </w:rPr>
        <w:t xml:space="preserve"> be contributing factors</w:t>
      </w:r>
      <w:r w:rsidR="001C6EDA">
        <w:rPr>
          <w:rFonts w:ascii="Times New Roman" w:hAnsi="Times New Roman" w:cs="Times New Roman"/>
        </w:rPr>
        <w:t xml:space="preserve">. </w:t>
      </w:r>
      <w:r w:rsidR="00C3757C">
        <w:rPr>
          <w:rFonts w:ascii="Times New Roman" w:hAnsi="Times New Roman" w:cs="Times New Roman"/>
        </w:rPr>
        <w:t>Furthermore, previous investigations of</w:t>
      </w:r>
      <w:r w:rsidR="001C6EDA">
        <w:rPr>
          <w:rFonts w:ascii="Times New Roman" w:hAnsi="Times New Roman" w:cs="Times New Roman"/>
        </w:rPr>
        <w:t xml:space="preserve"> this topic have not </w:t>
      </w:r>
      <w:r w:rsidR="00842FE6">
        <w:rPr>
          <w:rFonts w:ascii="Times New Roman" w:hAnsi="Times New Roman" w:cs="Times New Roman"/>
        </w:rPr>
        <w:t xml:space="preserve">appropriately </w:t>
      </w:r>
      <w:r w:rsidR="001C6EDA">
        <w:rPr>
          <w:rFonts w:ascii="Times New Roman" w:hAnsi="Times New Roman" w:cs="Times New Roman"/>
        </w:rPr>
        <w:t xml:space="preserve">accounted for temporal autocorrelation by detrending </w:t>
      </w:r>
      <w:r w:rsidR="001B407B">
        <w:rPr>
          <w:rFonts w:ascii="Times New Roman" w:hAnsi="Times New Roman" w:cs="Times New Roman"/>
        </w:rPr>
        <w:t>time series</w:t>
      </w:r>
      <w:r w:rsidR="001C6EDA">
        <w:rPr>
          <w:rFonts w:ascii="Times New Roman" w:hAnsi="Times New Roman" w:cs="Times New Roman"/>
        </w:rPr>
        <w:t xml:space="preserve"> data</w:t>
      </w:r>
      <w:r w:rsidR="00160234">
        <w:rPr>
          <w:rFonts w:ascii="Times New Roman" w:hAnsi="Times New Roman" w:cs="Times New Roman"/>
        </w:rPr>
        <w:t xml:space="preserve">, </w:t>
      </w:r>
      <w:r w:rsidR="00EC3ACD">
        <w:rPr>
          <w:rFonts w:ascii="Times New Roman" w:hAnsi="Times New Roman" w:cs="Times New Roman"/>
        </w:rPr>
        <w:t>risking the possibility of</w:t>
      </w:r>
      <w:r w:rsidR="00160234">
        <w:rPr>
          <w:rFonts w:ascii="Times New Roman" w:hAnsi="Times New Roman" w:cs="Times New Roman"/>
        </w:rPr>
        <w:t xml:space="preserve"> </w:t>
      </w:r>
      <w:r w:rsidR="00F07232">
        <w:rPr>
          <w:rFonts w:ascii="Times New Roman" w:hAnsi="Times New Roman" w:cs="Times New Roman"/>
        </w:rPr>
        <w:t xml:space="preserve">finding </w:t>
      </w:r>
      <w:r w:rsidR="00160234">
        <w:rPr>
          <w:rFonts w:ascii="Times New Roman" w:hAnsi="Times New Roman" w:cs="Times New Roman"/>
        </w:rPr>
        <w:t xml:space="preserve">false positive relationships between </w:t>
      </w:r>
      <w:r w:rsidR="00204821">
        <w:rPr>
          <w:rFonts w:ascii="Times New Roman" w:hAnsi="Times New Roman" w:cs="Times New Roman"/>
        </w:rPr>
        <w:t>brain size and climate</w:t>
      </w:r>
      <w:r w:rsidR="001C6EDA">
        <w:rPr>
          <w:rFonts w:ascii="Times New Roman" w:hAnsi="Times New Roman" w:cs="Times New Roman"/>
        </w:rPr>
        <w:t xml:space="preserve">. Here we </w:t>
      </w:r>
      <w:r w:rsidR="00D1319B">
        <w:rPr>
          <w:rFonts w:ascii="Times New Roman" w:hAnsi="Times New Roman" w:cs="Times New Roman"/>
        </w:rPr>
        <w:t>investigated</w:t>
      </w:r>
      <w:r w:rsidR="001C6EDA">
        <w:rPr>
          <w:rFonts w:ascii="Times New Roman" w:hAnsi="Times New Roman" w:cs="Times New Roman"/>
        </w:rPr>
        <w:t xml:space="preserve"> </w:t>
      </w:r>
      <w:r w:rsidR="003828E7">
        <w:rPr>
          <w:rFonts w:ascii="Times New Roman" w:hAnsi="Times New Roman" w:cs="Times New Roman"/>
        </w:rPr>
        <w:t xml:space="preserve">the relationship between </w:t>
      </w:r>
      <w:r w:rsidR="00A374BB">
        <w:rPr>
          <w:rFonts w:ascii="Times New Roman" w:hAnsi="Times New Roman" w:cs="Times New Roman"/>
        </w:rPr>
        <w:t xml:space="preserve">different measures of </w:t>
      </w:r>
      <w:r w:rsidR="003828E7">
        <w:rPr>
          <w:rFonts w:ascii="Times New Roman" w:hAnsi="Times New Roman" w:cs="Times New Roman"/>
        </w:rPr>
        <w:t xml:space="preserve">the global oxygen isotope record </w:t>
      </w:r>
      <w:r w:rsidR="00A374BB">
        <w:rPr>
          <w:rFonts w:ascii="Times New Roman" w:hAnsi="Times New Roman" w:cs="Times New Roman"/>
        </w:rPr>
        <w:t>(</w:t>
      </w:r>
      <w:r w:rsidR="00F07232">
        <w:rPr>
          <w:rFonts w:ascii="Times New Roman" w:hAnsi="Times New Roman" w:cs="Times New Roman"/>
        </w:rPr>
        <w:t>trend</w:t>
      </w:r>
      <w:r w:rsidR="00A374BB">
        <w:rPr>
          <w:rFonts w:ascii="Times New Roman" w:hAnsi="Times New Roman" w:cs="Times New Roman"/>
        </w:rPr>
        <w:t xml:space="preserve">, </w:t>
      </w:r>
      <w:r w:rsidR="00F07232">
        <w:rPr>
          <w:rFonts w:ascii="Times New Roman" w:hAnsi="Times New Roman" w:cs="Times New Roman"/>
        </w:rPr>
        <w:t>v</w:t>
      </w:r>
      <w:r w:rsidR="00A374BB">
        <w:rPr>
          <w:rFonts w:ascii="Times New Roman" w:hAnsi="Times New Roman" w:cs="Times New Roman"/>
        </w:rPr>
        <w:t xml:space="preserve">ariability, and </w:t>
      </w:r>
      <w:r w:rsidR="00F07232">
        <w:rPr>
          <w:rFonts w:ascii="Times New Roman" w:hAnsi="Times New Roman" w:cs="Times New Roman"/>
        </w:rPr>
        <w:t>r</w:t>
      </w:r>
      <w:r w:rsidR="00A374BB">
        <w:rPr>
          <w:rFonts w:ascii="Times New Roman" w:hAnsi="Times New Roman" w:cs="Times New Roman"/>
        </w:rPr>
        <w:t xml:space="preserve">ate of change) </w:t>
      </w:r>
      <w:r w:rsidR="003828E7">
        <w:rPr>
          <w:rFonts w:ascii="Times New Roman" w:hAnsi="Times New Roman" w:cs="Times New Roman"/>
        </w:rPr>
        <w:t>and cranial capacity</w:t>
      </w:r>
      <w:r w:rsidR="005D76BA">
        <w:rPr>
          <w:rFonts w:ascii="Times New Roman" w:hAnsi="Times New Roman" w:cs="Times New Roman"/>
        </w:rPr>
        <w:t xml:space="preserve"> (CC)</w:t>
      </w:r>
      <w:r w:rsidR="00B75EC8">
        <w:rPr>
          <w:rFonts w:ascii="Times New Roman" w:hAnsi="Times New Roman" w:cs="Times New Roman"/>
        </w:rPr>
        <w:t xml:space="preserve"> </w:t>
      </w:r>
      <w:r w:rsidR="003828E7">
        <w:rPr>
          <w:rFonts w:ascii="Times New Roman" w:hAnsi="Times New Roman" w:cs="Times New Roman"/>
        </w:rPr>
        <w:t xml:space="preserve">using a dataset </w:t>
      </w:r>
      <w:r w:rsidR="00D1319B">
        <w:rPr>
          <w:rFonts w:ascii="Times New Roman" w:hAnsi="Times New Roman" w:cs="Times New Roman"/>
        </w:rPr>
        <w:t xml:space="preserve">of </w:t>
      </w:r>
      <w:r w:rsidR="000E6F60">
        <w:rPr>
          <w:rFonts w:ascii="Times New Roman" w:hAnsi="Times New Roman" w:cs="Times New Roman"/>
        </w:rPr>
        <w:t>227</w:t>
      </w:r>
      <w:r w:rsidR="001C6EDA">
        <w:rPr>
          <w:rFonts w:ascii="Times New Roman" w:hAnsi="Times New Roman" w:cs="Times New Roman"/>
        </w:rPr>
        <w:t xml:space="preserve"> </w:t>
      </w:r>
      <w:r w:rsidR="003828E7">
        <w:rPr>
          <w:rFonts w:ascii="Times New Roman" w:hAnsi="Times New Roman" w:cs="Times New Roman"/>
        </w:rPr>
        <w:t>fossil s</w:t>
      </w:r>
      <w:r w:rsidR="00D1319B">
        <w:rPr>
          <w:rFonts w:ascii="Times New Roman" w:hAnsi="Times New Roman" w:cs="Times New Roman"/>
        </w:rPr>
        <w:t>pecies</w:t>
      </w:r>
      <w:r w:rsidR="00C53A10">
        <w:rPr>
          <w:rFonts w:ascii="Times New Roman" w:hAnsi="Times New Roman" w:cs="Times New Roman"/>
        </w:rPr>
        <w:t xml:space="preserve"> representing five different mammalian </w:t>
      </w:r>
      <w:r w:rsidR="00555237">
        <w:rPr>
          <w:rFonts w:ascii="Times New Roman" w:hAnsi="Times New Roman" w:cs="Times New Roman"/>
        </w:rPr>
        <w:t>taxon</w:t>
      </w:r>
      <w:r w:rsidR="00F07232">
        <w:rPr>
          <w:rFonts w:ascii="Times New Roman" w:hAnsi="Times New Roman" w:cs="Times New Roman"/>
        </w:rPr>
        <w:t xml:space="preserve"> and</w:t>
      </w:r>
      <w:r w:rsidR="00D1319B">
        <w:rPr>
          <w:rFonts w:ascii="Times New Roman" w:hAnsi="Times New Roman" w:cs="Times New Roman"/>
        </w:rPr>
        <w:t xml:space="preserve"> 298 ancestral </w:t>
      </w:r>
      <w:r w:rsidR="005D76BA">
        <w:rPr>
          <w:rFonts w:ascii="Times New Roman" w:hAnsi="Times New Roman" w:cs="Times New Roman"/>
        </w:rPr>
        <w:t>CCs</w:t>
      </w:r>
      <w:r w:rsidR="00D1319B">
        <w:rPr>
          <w:rFonts w:ascii="Times New Roman" w:hAnsi="Times New Roman" w:cs="Times New Roman"/>
        </w:rPr>
        <w:t xml:space="preserve"> reconstructed </w:t>
      </w:r>
      <w:r w:rsidR="00F07232">
        <w:rPr>
          <w:rFonts w:ascii="Times New Roman" w:hAnsi="Times New Roman" w:cs="Times New Roman"/>
        </w:rPr>
        <w:t xml:space="preserve">based on data </w:t>
      </w:r>
      <w:r w:rsidR="00D1319B">
        <w:rPr>
          <w:rFonts w:ascii="Times New Roman" w:hAnsi="Times New Roman" w:cs="Times New Roman"/>
        </w:rPr>
        <w:t xml:space="preserve">from extant </w:t>
      </w:r>
      <w:r w:rsidR="00F07232">
        <w:rPr>
          <w:rFonts w:ascii="Times New Roman" w:hAnsi="Times New Roman" w:cs="Times New Roman"/>
        </w:rPr>
        <w:t>taxa</w:t>
      </w:r>
      <w:r w:rsidR="00D1319B">
        <w:rPr>
          <w:rFonts w:ascii="Times New Roman" w:hAnsi="Times New Roman" w:cs="Times New Roman"/>
        </w:rPr>
        <w:t>.</w:t>
      </w:r>
      <w:r w:rsidR="007673B6">
        <w:rPr>
          <w:rFonts w:ascii="Times New Roman" w:hAnsi="Times New Roman" w:cs="Times New Roman"/>
        </w:rPr>
        <w:t xml:space="preserve"> </w:t>
      </w:r>
      <w:r w:rsidR="00DB678A">
        <w:rPr>
          <w:rFonts w:ascii="Times New Roman" w:hAnsi="Times New Roman" w:cs="Times New Roman"/>
        </w:rPr>
        <w:t xml:space="preserve">While </w:t>
      </w:r>
      <w:r w:rsidR="00106CD7">
        <w:rPr>
          <w:rFonts w:ascii="Times New Roman" w:hAnsi="Times New Roman" w:cs="Times New Roman"/>
        </w:rPr>
        <w:t xml:space="preserve">CC </w:t>
      </w:r>
      <w:r w:rsidR="0035464B">
        <w:rPr>
          <w:rFonts w:ascii="Times New Roman" w:hAnsi="Times New Roman" w:cs="Times New Roman"/>
        </w:rPr>
        <w:t xml:space="preserve">was </w:t>
      </w:r>
      <w:r w:rsidR="00047A5A">
        <w:rPr>
          <w:rFonts w:ascii="Times New Roman" w:hAnsi="Times New Roman" w:cs="Times New Roman"/>
        </w:rPr>
        <w:t xml:space="preserve">correlated with </w:t>
      </w:r>
      <w:r w:rsidR="001F73D7">
        <w:rPr>
          <w:rFonts w:ascii="Times New Roman" w:hAnsi="Times New Roman" w:cs="Times New Roman"/>
        </w:rPr>
        <w:t xml:space="preserve">some aspects of </w:t>
      </w:r>
      <w:r w:rsidR="00AA49E8">
        <w:rPr>
          <w:rFonts w:ascii="Times New Roman" w:hAnsi="Times New Roman" w:cs="Times New Roman"/>
        </w:rPr>
        <w:t xml:space="preserve">global climate in </w:t>
      </w:r>
      <w:r w:rsidR="00F07232">
        <w:rPr>
          <w:rFonts w:ascii="Times New Roman" w:hAnsi="Times New Roman" w:cs="Times New Roman"/>
        </w:rPr>
        <w:t>particular lineages</w:t>
      </w:r>
      <w:r w:rsidR="0035464B">
        <w:rPr>
          <w:rFonts w:ascii="Times New Roman" w:hAnsi="Times New Roman" w:cs="Times New Roman"/>
        </w:rPr>
        <w:t xml:space="preserve">, </w:t>
      </w:r>
      <w:r w:rsidR="00A2137B">
        <w:rPr>
          <w:rFonts w:ascii="Times New Roman" w:hAnsi="Times New Roman" w:cs="Times New Roman"/>
        </w:rPr>
        <w:t>notably</w:t>
      </w:r>
      <w:r w:rsidR="00DB7306">
        <w:rPr>
          <w:rFonts w:ascii="Times New Roman" w:hAnsi="Times New Roman" w:cs="Times New Roman"/>
        </w:rPr>
        <w:t xml:space="preserve"> non-</w:t>
      </w:r>
      <w:r w:rsidR="00F07232">
        <w:rPr>
          <w:rFonts w:ascii="Times New Roman" w:hAnsi="Times New Roman" w:cs="Times New Roman"/>
        </w:rPr>
        <w:t>h</w:t>
      </w:r>
      <w:r w:rsidR="00DB7306">
        <w:rPr>
          <w:rFonts w:ascii="Times New Roman" w:hAnsi="Times New Roman" w:cs="Times New Roman"/>
        </w:rPr>
        <w:t>ominin</w:t>
      </w:r>
      <w:r w:rsidR="0035464B">
        <w:rPr>
          <w:rFonts w:ascii="Times New Roman" w:hAnsi="Times New Roman" w:cs="Times New Roman"/>
        </w:rPr>
        <w:t xml:space="preserve"> </w:t>
      </w:r>
      <w:r w:rsidR="00F07232">
        <w:rPr>
          <w:rFonts w:ascii="Times New Roman" w:hAnsi="Times New Roman" w:cs="Times New Roman"/>
        </w:rPr>
        <w:t>p</w:t>
      </w:r>
      <w:r w:rsidR="00EE3313">
        <w:rPr>
          <w:rFonts w:ascii="Times New Roman" w:hAnsi="Times New Roman" w:cs="Times New Roman"/>
        </w:rPr>
        <w:t>rimate</w:t>
      </w:r>
      <w:r w:rsidR="0035464B">
        <w:rPr>
          <w:rFonts w:ascii="Times New Roman" w:hAnsi="Times New Roman" w:cs="Times New Roman"/>
        </w:rPr>
        <w:t xml:space="preserve">s, </w:t>
      </w:r>
      <w:r w:rsidR="00F07232">
        <w:rPr>
          <w:rFonts w:ascii="Times New Roman" w:hAnsi="Times New Roman" w:cs="Times New Roman"/>
        </w:rPr>
        <w:t>h</w:t>
      </w:r>
      <w:r w:rsidR="001F73D7">
        <w:rPr>
          <w:rFonts w:ascii="Times New Roman" w:hAnsi="Times New Roman" w:cs="Times New Roman"/>
        </w:rPr>
        <w:t xml:space="preserve">ominin brain size </w:t>
      </w:r>
      <w:r w:rsidR="0071158B">
        <w:rPr>
          <w:rFonts w:ascii="Times New Roman" w:hAnsi="Times New Roman" w:cs="Times New Roman"/>
        </w:rPr>
        <w:t>was shown</w:t>
      </w:r>
      <w:r w:rsidR="001F73D7">
        <w:rPr>
          <w:rFonts w:ascii="Times New Roman" w:hAnsi="Times New Roman" w:cs="Times New Roman"/>
        </w:rPr>
        <w:t xml:space="preserve"> to be unrelated to climatic forces</w:t>
      </w:r>
      <w:r w:rsidR="0035464B">
        <w:rPr>
          <w:rFonts w:ascii="Times New Roman" w:hAnsi="Times New Roman" w:cs="Times New Roman"/>
        </w:rPr>
        <w:t xml:space="preserve">. This study </w:t>
      </w:r>
      <w:r w:rsidR="00BC37DF">
        <w:rPr>
          <w:rFonts w:ascii="Times New Roman" w:hAnsi="Times New Roman" w:cs="Times New Roman"/>
        </w:rPr>
        <w:t xml:space="preserve">does not support </w:t>
      </w:r>
      <w:r w:rsidR="008331FE">
        <w:rPr>
          <w:rFonts w:ascii="Times New Roman" w:hAnsi="Times New Roman" w:cs="Times New Roman"/>
        </w:rPr>
        <w:t xml:space="preserve">previous </w:t>
      </w:r>
      <w:r w:rsidR="00722117">
        <w:rPr>
          <w:rFonts w:ascii="Times New Roman" w:hAnsi="Times New Roman" w:cs="Times New Roman"/>
        </w:rPr>
        <w:t xml:space="preserve">assertions that climatic </w:t>
      </w:r>
      <w:r w:rsidR="00447413">
        <w:rPr>
          <w:rFonts w:ascii="Times New Roman" w:hAnsi="Times New Roman" w:cs="Times New Roman"/>
        </w:rPr>
        <w:t>shifts</w:t>
      </w:r>
      <w:r w:rsidR="00722117">
        <w:rPr>
          <w:rFonts w:ascii="Times New Roman" w:hAnsi="Times New Roman" w:cs="Times New Roman"/>
        </w:rPr>
        <w:t xml:space="preserve"> drove </w:t>
      </w:r>
      <w:r w:rsidR="00F07232">
        <w:rPr>
          <w:rFonts w:ascii="Times New Roman" w:hAnsi="Times New Roman" w:cs="Times New Roman"/>
        </w:rPr>
        <w:t>h</w:t>
      </w:r>
      <w:r w:rsidR="00722117">
        <w:rPr>
          <w:rFonts w:ascii="Times New Roman" w:hAnsi="Times New Roman" w:cs="Times New Roman"/>
        </w:rPr>
        <w:t>ominin brain evolution</w:t>
      </w:r>
      <w:r w:rsidR="0035464B">
        <w:rPr>
          <w:rFonts w:ascii="Times New Roman" w:hAnsi="Times New Roman" w:cs="Times New Roman"/>
        </w:rPr>
        <w:t xml:space="preserve"> and describes statistical methods that </w:t>
      </w:r>
      <w:r w:rsidR="007E6052">
        <w:rPr>
          <w:rFonts w:ascii="Times New Roman" w:hAnsi="Times New Roman" w:cs="Times New Roman"/>
        </w:rPr>
        <w:t>can guard against false positive relationships</w:t>
      </w:r>
      <w:r w:rsidR="007C417A">
        <w:rPr>
          <w:rFonts w:ascii="Times New Roman" w:hAnsi="Times New Roman" w:cs="Times New Roman"/>
        </w:rPr>
        <w:t xml:space="preserve"> </w:t>
      </w:r>
      <w:r w:rsidR="00F07232">
        <w:rPr>
          <w:rFonts w:ascii="Times New Roman" w:hAnsi="Times New Roman" w:cs="Times New Roman"/>
        </w:rPr>
        <w:t xml:space="preserve">to which </w:t>
      </w:r>
      <w:r w:rsidR="00AC3739">
        <w:rPr>
          <w:rFonts w:ascii="Times New Roman" w:hAnsi="Times New Roman" w:cs="Times New Roman"/>
        </w:rPr>
        <w:t>time ser</w:t>
      </w:r>
      <w:r w:rsidR="001F0FA8">
        <w:rPr>
          <w:rFonts w:ascii="Times New Roman" w:hAnsi="Times New Roman" w:cs="Times New Roman"/>
        </w:rPr>
        <w:t xml:space="preserve">ies data </w:t>
      </w:r>
      <w:r w:rsidR="00F07232">
        <w:rPr>
          <w:rFonts w:ascii="Times New Roman" w:hAnsi="Times New Roman" w:cs="Times New Roman"/>
        </w:rPr>
        <w:t>are</w:t>
      </w:r>
      <w:r w:rsidR="001F0FA8">
        <w:rPr>
          <w:rFonts w:ascii="Times New Roman" w:hAnsi="Times New Roman" w:cs="Times New Roman"/>
        </w:rPr>
        <w:t xml:space="preserve"> highly susceptible</w:t>
      </w:r>
      <w:r w:rsidR="0035464B">
        <w:rPr>
          <w:rFonts w:ascii="Times New Roman" w:hAnsi="Times New Roman" w:cs="Times New Roman"/>
        </w:rPr>
        <w:t>.</w:t>
      </w:r>
    </w:p>
    <w:p w14:paraId="0E83B0DE" w14:textId="6D24F203" w:rsidR="00CD7DF2" w:rsidRDefault="00CD7DF2" w:rsidP="008D0DB5">
      <w:pPr>
        <w:rPr>
          <w:rFonts w:ascii="Times New Roman" w:hAnsi="Times New Roman" w:cs="Times New Roman"/>
        </w:rPr>
      </w:pPr>
      <w:proofErr w:type="gramStart"/>
      <w:r w:rsidRPr="00CD7DF2">
        <w:rPr>
          <w:rFonts w:ascii="Times New Roman" w:hAnsi="Times New Roman" w:cs="Times New Roman"/>
          <w:highlight w:val="cyan"/>
        </w:rPr>
        <w:t>200 word</w:t>
      </w:r>
      <w:proofErr w:type="gramEnd"/>
      <w:r w:rsidRPr="00CD7DF2">
        <w:rPr>
          <w:rFonts w:ascii="Times New Roman" w:hAnsi="Times New Roman" w:cs="Times New Roman"/>
          <w:highlight w:val="cyan"/>
        </w:rPr>
        <w:t xml:space="preserve"> limit!</w:t>
      </w:r>
    </w:p>
    <w:p w14:paraId="4FAB4C85" w14:textId="77777777" w:rsidR="0035464B" w:rsidRPr="0035464B" w:rsidRDefault="0035464B" w:rsidP="0035464B">
      <w:pPr>
        <w:ind w:firstLine="720"/>
        <w:rPr>
          <w:rFonts w:ascii="Times New Roman" w:hAnsi="Times New Roman" w:cs="Times New Roman"/>
        </w:rPr>
      </w:pPr>
    </w:p>
    <w:p w14:paraId="790A1548" w14:textId="6BB05A86" w:rsidR="00500E53" w:rsidRPr="00862889" w:rsidRDefault="00697BB7" w:rsidP="00BA125A">
      <w:pPr>
        <w:rPr>
          <w:rFonts w:ascii="Times New Roman" w:hAnsi="Times New Roman" w:cs="Times New Roman"/>
          <w:b/>
        </w:rPr>
      </w:pPr>
      <w:r>
        <w:rPr>
          <w:rFonts w:ascii="Times New Roman" w:hAnsi="Times New Roman" w:cs="Times New Roman"/>
          <w:b/>
        </w:rPr>
        <w:t>INTRODUCTION</w:t>
      </w:r>
    </w:p>
    <w:p w14:paraId="1099CF08" w14:textId="77777777" w:rsidR="005C6731" w:rsidRDefault="005C6731" w:rsidP="005C6731">
      <w:pPr>
        <w:rPr>
          <w:rFonts w:ascii="Times New Roman" w:hAnsi="Times New Roman" w:cs="Times New Roman"/>
          <w:b/>
        </w:rPr>
      </w:pPr>
    </w:p>
    <w:p w14:paraId="09E3C0B3" w14:textId="75521050" w:rsidR="0002233C" w:rsidRDefault="00064EA1" w:rsidP="0002233C">
      <w:pPr>
        <w:rPr>
          <w:rFonts w:ascii="Times New Roman" w:hAnsi="Times New Roman" w:cs="Times New Roman"/>
        </w:rPr>
      </w:pPr>
      <w:r>
        <w:rPr>
          <w:rFonts w:ascii="Times New Roman" w:hAnsi="Times New Roman" w:cs="Times New Roman"/>
        </w:rPr>
        <w:tab/>
      </w:r>
      <w:r w:rsidR="004437A6">
        <w:rPr>
          <w:rFonts w:ascii="Times New Roman" w:hAnsi="Times New Roman" w:cs="Times New Roman"/>
        </w:rPr>
        <w:t xml:space="preserve">Since the divergence of </w:t>
      </w:r>
      <w:r w:rsidR="00655A7B">
        <w:rPr>
          <w:rFonts w:ascii="Times New Roman" w:hAnsi="Times New Roman" w:cs="Times New Roman"/>
        </w:rPr>
        <w:t>h</w:t>
      </w:r>
      <w:r w:rsidR="00A41265">
        <w:rPr>
          <w:rFonts w:ascii="Times New Roman" w:hAnsi="Times New Roman" w:cs="Times New Roman"/>
        </w:rPr>
        <w:t>ominin</w:t>
      </w:r>
      <w:r w:rsidR="004437A6">
        <w:rPr>
          <w:rFonts w:ascii="Times New Roman" w:hAnsi="Times New Roman" w:cs="Times New Roman"/>
        </w:rPr>
        <w:t xml:space="preserve">s from </w:t>
      </w:r>
      <w:r w:rsidR="00493F72">
        <w:rPr>
          <w:rFonts w:ascii="Times New Roman" w:hAnsi="Times New Roman" w:cs="Times New Roman"/>
        </w:rPr>
        <w:t xml:space="preserve">the genus </w:t>
      </w:r>
      <w:r w:rsidR="00493F72" w:rsidRPr="00493F72">
        <w:rPr>
          <w:rFonts w:ascii="Times New Roman" w:hAnsi="Times New Roman" w:cs="Times New Roman"/>
          <w:i/>
        </w:rPr>
        <w:t>Pan</w:t>
      </w:r>
      <w:r w:rsidR="006C1A8C">
        <w:rPr>
          <w:rFonts w:ascii="Times New Roman" w:hAnsi="Times New Roman" w:cs="Times New Roman"/>
        </w:rPr>
        <w:t xml:space="preserve"> </w:t>
      </w:r>
      <w:r w:rsidR="00EB60F4">
        <w:rPr>
          <w:rFonts w:ascii="Times New Roman" w:hAnsi="Times New Roman" w:cs="Times New Roman"/>
        </w:rPr>
        <w:t>~</w:t>
      </w:r>
      <w:r w:rsidR="006C1A8C">
        <w:rPr>
          <w:rFonts w:ascii="Times New Roman" w:hAnsi="Times New Roman" w:cs="Times New Roman"/>
        </w:rPr>
        <w:t>5</w:t>
      </w:r>
      <w:r w:rsidR="00973554">
        <w:rPr>
          <w:rFonts w:ascii="Times New Roman" w:hAnsi="Times New Roman" w:cs="Times New Roman"/>
        </w:rPr>
        <w:t xml:space="preserve">-7 </w:t>
      </w:r>
      <w:r w:rsidR="00D07500">
        <w:rPr>
          <w:rFonts w:ascii="Times New Roman" w:hAnsi="Times New Roman" w:cs="Times New Roman"/>
        </w:rPr>
        <w:t>Ma</w:t>
      </w:r>
      <w:r w:rsidR="004437A6">
        <w:rPr>
          <w:rFonts w:ascii="Times New Roman" w:hAnsi="Times New Roman" w:cs="Times New Roman"/>
        </w:rPr>
        <w:t xml:space="preserve">, our lineage has undergone a massive expansion in brain size, such that </w:t>
      </w:r>
      <w:r w:rsidR="00655A7B">
        <w:rPr>
          <w:rFonts w:ascii="Times New Roman" w:hAnsi="Times New Roman" w:cs="Times New Roman"/>
        </w:rPr>
        <w:t xml:space="preserve">modern </w:t>
      </w:r>
      <w:r w:rsidR="004437A6">
        <w:rPr>
          <w:rFonts w:ascii="Times New Roman" w:hAnsi="Times New Roman" w:cs="Times New Roman"/>
        </w:rPr>
        <w:t>humans have brains that are over three times</w:t>
      </w:r>
      <w:r w:rsidR="00CE1B6A">
        <w:rPr>
          <w:rFonts w:ascii="Times New Roman" w:hAnsi="Times New Roman" w:cs="Times New Roman"/>
        </w:rPr>
        <w:t xml:space="preserve"> larger than </w:t>
      </w:r>
      <w:r w:rsidR="004437A6">
        <w:rPr>
          <w:rFonts w:ascii="Times New Roman" w:hAnsi="Times New Roman" w:cs="Times New Roman"/>
        </w:rPr>
        <w:t xml:space="preserve">those of </w:t>
      </w:r>
      <w:r w:rsidR="00C02CF7">
        <w:rPr>
          <w:rFonts w:ascii="Times New Roman" w:hAnsi="Times New Roman" w:cs="Times New Roman"/>
        </w:rPr>
        <w:t>the other great apes</w:t>
      </w:r>
      <w:r w:rsidR="00C02CF7">
        <w:rPr>
          <w:rFonts w:ascii="Times New Roman" w:hAnsi="Times New Roman" w:cs="Times New Roman"/>
          <w:i/>
        </w:rPr>
        <w:t xml:space="preserve">, </w:t>
      </w:r>
      <w:r w:rsidR="00C02CF7">
        <w:rPr>
          <w:rFonts w:ascii="Times New Roman" w:hAnsi="Times New Roman" w:cs="Times New Roman"/>
        </w:rPr>
        <w:t>our closest extant relatives</w:t>
      </w:r>
      <w:r w:rsidR="00BC37DF">
        <w:rPr>
          <w:rFonts w:ascii="Times New Roman" w:hAnsi="Times New Roman" w:cs="Times New Roman"/>
        </w:rPr>
        <w:t xml:space="preserve"> </w:t>
      </w:r>
      <w:r w:rsidR="009D6D1A">
        <w:rPr>
          <w:rFonts w:ascii="Times New Roman" w:hAnsi="Times New Roman" w:cs="Times New Roman"/>
          <w:i/>
        </w:rPr>
        <w:fldChar w:fldCharType="begin"/>
      </w:r>
      <w:r w:rsidR="008C793A">
        <w:rPr>
          <w:rFonts w:ascii="Times New Roman" w:hAnsi="Times New Roman" w:cs="Times New Roman"/>
          <w:i/>
        </w:rPr>
        <w:instrText xml:space="preserve"> ADDIN PAPERS2_CITATIONS &lt;citation&gt;&lt;uuid&gt;C1E54D60-E256-4BFB-9702-830E7193D8BB&lt;/uuid&gt;&lt;priority&gt;0&lt;/priority&gt;&lt;publications&gt;&lt;publication&gt;&lt;uuid&gt;2C6ADCE4-19FB-4461-8174-5B5223C20429&lt;/uuid&gt;&lt;volume&gt;37&lt;/volume&gt;&lt;doi&gt;10.1146/annurev.anthro.37.081407.085211&lt;/doi&gt;&lt;startpage&gt;1&lt;/startpage&gt;&lt;publication_date&gt;99200810001200000000220000&lt;/publication_date&gt;&lt;url&gt;http://www.annualreviews.org/doi/abs/10.1146/annurev.anthro.37.081407.085211&lt;/url&gt;&lt;citekey&gt;Holloway:2008iy&lt;/citekey&gt;&lt;type&gt;400&lt;/type&gt;&lt;title&gt;The Human Brain Evolving: A Personal Retrospective&lt;/title&gt;&lt;number&gt;1&lt;/number&gt;&lt;subtype&gt;400&lt;/subtype&gt;&lt;endpage&gt;19&lt;/endpage&gt;&lt;bundle&gt;&lt;publication&gt;&lt;title&gt;Annual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citekey&gt;Klein:2009wo&lt;/citekey&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citekey&gt;Schwartz:2004uv&lt;/citekey&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citekey&gt;Shultz:2012gt&lt;/citekey&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uuid&gt;D922CB39-EC9B-4BD4-9B2B-1786FD4A8350&lt;/uuid&gt;&lt;volume&gt;212&lt;/volume&gt;&lt;doi&gt;10.1111/j.1469-7580.2008.00868.x&lt;/doi&gt;&lt;startpage&gt;426&lt;/startpage&gt;&lt;publication_date&gt;99200804001200000000220000&lt;/publication_date&gt;&lt;url&gt;http://doi.wiley.com/10.1111/j.1469-7580.2008.00868.x&lt;/url&gt;&lt;citekey&gt;Sherwood:2008bu&lt;/citekey&gt;&lt;type&gt;400&lt;/type&gt;&lt;title&gt;A natural history of the human mind: tracing evolutionary changes in brain and cognition&lt;/title&gt;&lt;number&gt;4&lt;/number&gt;&lt;subtype&gt;400&lt;/subtype&gt;&lt;endpage&gt;454&lt;/endpage&gt;&lt;bundle&gt;&lt;publication&gt;&lt;title&gt;Journal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Pr>
          <w:rFonts w:ascii="Times New Roman" w:hAnsi="Times New Roman" w:cs="Times New Roman"/>
          <w:i/>
        </w:rPr>
        <w:fldChar w:fldCharType="separate"/>
      </w:r>
      <w:r w:rsidR="00D45F4E">
        <w:rPr>
          <w:rFonts w:ascii="Times New Roman" w:hAnsi="Times New Roman" w:cs="Times New Roman"/>
        </w:rPr>
        <w:t>(Schwartz and Tattersall, 2004; Holloway, 2008; Sherwood et al., 2008; Klein, 2009; Shultz et al., 2012a)</w:t>
      </w:r>
      <w:r w:rsidR="009D6D1A">
        <w:rPr>
          <w:rFonts w:ascii="Times New Roman" w:hAnsi="Times New Roman" w:cs="Times New Roman"/>
          <w:i/>
        </w:rPr>
        <w:fldChar w:fldCharType="end"/>
      </w:r>
      <w:r w:rsidR="003A0C31" w:rsidRPr="00862889">
        <w:rPr>
          <w:rFonts w:ascii="Times New Roman" w:hAnsi="Times New Roman" w:cs="Times New Roman"/>
        </w:rPr>
        <w:t>.</w:t>
      </w:r>
      <w:r w:rsidR="002753DA" w:rsidRPr="00862889">
        <w:rPr>
          <w:rFonts w:ascii="Times New Roman" w:hAnsi="Times New Roman" w:cs="Times New Roman"/>
        </w:rPr>
        <w:t xml:space="preserve"> </w:t>
      </w:r>
      <w:r w:rsidR="00A7063B">
        <w:rPr>
          <w:rFonts w:ascii="Times New Roman" w:hAnsi="Times New Roman" w:cs="Times New Roman"/>
        </w:rPr>
        <w:t xml:space="preserve">However </w:t>
      </w:r>
      <w:r w:rsidR="00863B74">
        <w:rPr>
          <w:rFonts w:ascii="Times New Roman" w:hAnsi="Times New Roman" w:cs="Times New Roman"/>
        </w:rPr>
        <w:t xml:space="preserve">this phenomenon is not unique to our lineage, </w:t>
      </w:r>
      <w:r w:rsidR="00A7063B">
        <w:rPr>
          <w:rFonts w:ascii="Times New Roman" w:hAnsi="Times New Roman" w:cs="Times New Roman"/>
        </w:rPr>
        <w:t xml:space="preserve">as </w:t>
      </w:r>
      <w:r w:rsidR="00CE1B6A">
        <w:rPr>
          <w:rFonts w:ascii="Times New Roman" w:hAnsi="Times New Roman" w:cs="Times New Roman"/>
        </w:rPr>
        <w:t xml:space="preserve">evolutionary </w:t>
      </w:r>
      <w:r w:rsidR="00D86245">
        <w:rPr>
          <w:rFonts w:ascii="Times New Roman" w:hAnsi="Times New Roman" w:cs="Times New Roman"/>
        </w:rPr>
        <w:t>increases in brain size have</w:t>
      </w:r>
      <w:r w:rsidR="00A7063B">
        <w:rPr>
          <w:rFonts w:ascii="Times New Roman" w:hAnsi="Times New Roman" w:cs="Times New Roman"/>
        </w:rPr>
        <w:t xml:space="preserve"> also been demonstrated in </w:t>
      </w:r>
      <w:r w:rsidR="00AE11FB">
        <w:rPr>
          <w:rFonts w:ascii="Times New Roman" w:hAnsi="Times New Roman" w:cs="Times New Roman"/>
        </w:rPr>
        <w:t>P</w:t>
      </w:r>
      <w:r w:rsidR="00B23F0E">
        <w:rPr>
          <w:rFonts w:ascii="Times New Roman" w:hAnsi="Times New Roman" w:cs="Times New Roman"/>
        </w:rPr>
        <w:t xml:space="preserve">rimates, </w:t>
      </w:r>
      <w:r w:rsidR="00AE11FB">
        <w:rPr>
          <w:rFonts w:ascii="Times New Roman" w:hAnsi="Times New Roman" w:cs="Times New Roman"/>
        </w:rPr>
        <w:t>Carnivora</w:t>
      </w:r>
      <w:r w:rsidR="00CB5525">
        <w:rPr>
          <w:rFonts w:ascii="Times New Roman" w:hAnsi="Times New Roman" w:cs="Times New Roman"/>
        </w:rPr>
        <w:t xml:space="preserve">, </w:t>
      </w:r>
      <w:r w:rsidR="00AE11FB">
        <w:rPr>
          <w:rFonts w:ascii="Times New Roman" w:hAnsi="Times New Roman" w:cs="Times New Roman"/>
        </w:rPr>
        <w:t>A</w:t>
      </w:r>
      <w:r w:rsidR="00CB5525">
        <w:rPr>
          <w:rFonts w:ascii="Times New Roman" w:hAnsi="Times New Roman" w:cs="Times New Roman"/>
        </w:rPr>
        <w:t>rtiodactyl</w:t>
      </w:r>
      <w:r w:rsidR="00AE11FB">
        <w:rPr>
          <w:rFonts w:ascii="Times New Roman" w:hAnsi="Times New Roman" w:cs="Times New Roman"/>
        </w:rPr>
        <w:t>a</w:t>
      </w:r>
      <w:r w:rsidR="00A7063B">
        <w:rPr>
          <w:rFonts w:ascii="Times New Roman" w:hAnsi="Times New Roman" w:cs="Times New Roman"/>
        </w:rPr>
        <w:t xml:space="preserve"> and </w:t>
      </w:r>
      <w:r w:rsidR="00C42AFD">
        <w:rPr>
          <w:rFonts w:ascii="Times New Roman" w:hAnsi="Times New Roman" w:cs="Times New Roman"/>
        </w:rPr>
        <w:t>birds</w:t>
      </w:r>
      <w:r w:rsidR="00A7063B">
        <w:rPr>
          <w:rFonts w:ascii="Times New Roman" w:hAnsi="Times New Roman" w:cs="Times New Roman"/>
        </w:rPr>
        <w:t xml:space="preserve"> </w:t>
      </w:r>
      <w:r w:rsidR="009D6D1A">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589FA308-2DB2-4CAB-817D-3D71EF5A18A6&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citekey&gt;Lefebvre:2004jr&lt;/citekey&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Pr>
          <w:rFonts w:ascii="Times New Roman" w:hAnsi="Times New Roman" w:cs="Times New Roman"/>
        </w:rPr>
        <w:fldChar w:fldCharType="separate"/>
      </w:r>
      <w:r w:rsidR="00766BBB">
        <w:rPr>
          <w:rFonts w:ascii="Times New Roman" w:hAnsi="Times New Roman" w:cs="Times New Roman"/>
        </w:rPr>
        <w:t>(Lefebvre et al., 2004; Shultz and Dunbar, 2010)</w:t>
      </w:r>
      <w:r w:rsidR="009D6D1A">
        <w:rPr>
          <w:rFonts w:ascii="Times New Roman" w:hAnsi="Times New Roman" w:cs="Times New Roman"/>
        </w:rPr>
        <w:fldChar w:fldCharType="end"/>
      </w:r>
      <w:r w:rsidR="00A7063B">
        <w:rPr>
          <w:rFonts w:ascii="Times New Roman" w:hAnsi="Times New Roman" w:cs="Times New Roman"/>
        </w:rPr>
        <w:t xml:space="preserve">. </w:t>
      </w:r>
    </w:p>
    <w:p w14:paraId="22DEBF78" w14:textId="458264EA" w:rsidR="00582C3B" w:rsidRDefault="00A7063B" w:rsidP="009C1A90">
      <w:pPr>
        <w:ind w:firstLine="720"/>
        <w:rPr>
          <w:rFonts w:ascii="Times New Roman" w:hAnsi="Times New Roman" w:cs="Times New Roman"/>
        </w:rPr>
      </w:pPr>
      <w:r>
        <w:rPr>
          <w:rFonts w:ascii="Times New Roman" w:hAnsi="Times New Roman" w:cs="Times New Roman"/>
        </w:rPr>
        <w:t xml:space="preserve">While the precise </w:t>
      </w:r>
      <w:r w:rsidR="00655A7B">
        <w:rPr>
          <w:rFonts w:ascii="Times New Roman" w:hAnsi="Times New Roman" w:cs="Times New Roman"/>
        </w:rPr>
        <w:t xml:space="preserve">causes of evolutionary </w:t>
      </w:r>
      <w:r>
        <w:rPr>
          <w:rFonts w:ascii="Times New Roman" w:hAnsi="Times New Roman" w:cs="Times New Roman"/>
        </w:rPr>
        <w:t>brain</w:t>
      </w:r>
      <w:r w:rsidR="00655A7B">
        <w:rPr>
          <w:rFonts w:ascii="Times New Roman" w:hAnsi="Times New Roman" w:cs="Times New Roman"/>
        </w:rPr>
        <w:t xml:space="preserve"> enlargement</w:t>
      </w:r>
      <w:r w:rsidR="00697889">
        <w:rPr>
          <w:rFonts w:ascii="Times New Roman" w:hAnsi="Times New Roman" w:cs="Times New Roman"/>
        </w:rPr>
        <w:t xml:space="preserve"> remain unclear, many hypothese</w:t>
      </w:r>
      <w:r>
        <w:rPr>
          <w:rFonts w:ascii="Times New Roman" w:hAnsi="Times New Roman" w:cs="Times New Roman"/>
        </w:rPr>
        <w:t xml:space="preserve">s revolve around </w:t>
      </w:r>
      <w:r w:rsidR="000E69C4">
        <w:rPr>
          <w:rFonts w:ascii="Times New Roman" w:hAnsi="Times New Roman" w:cs="Times New Roman"/>
        </w:rPr>
        <w:t>enhanced cognitive</w:t>
      </w:r>
      <w:r w:rsidR="00B6694B">
        <w:rPr>
          <w:rFonts w:ascii="Times New Roman" w:hAnsi="Times New Roman" w:cs="Times New Roman"/>
        </w:rPr>
        <w:t xml:space="preserve"> </w:t>
      </w:r>
      <w:r w:rsidR="00655A7B">
        <w:rPr>
          <w:rFonts w:ascii="Times New Roman" w:hAnsi="Times New Roman" w:cs="Times New Roman"/>
        </w:rPr>
        <w:t xml:space="preserve">flexibility </w:t>
      </w:r>
      <w:r w:rsidR="007F223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31301F3E-7458-437C-B2E6-1555AB005201&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citekey&gt;Sol:2005ko&lt;/citekey&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uuid&gt;3495A43A-CB05-4D31-A1B3-83776C009AF7&lt;/uuid&gt;&lt;volume&gt;5&lt;/volume&gt;&lt;doi&gt;10.1098/rspb.2006.3765&lt;/doi&gt;&lt;startpage&gt;130&lt;/startpage&gt;&lt;publication_date&gt;99200902231200000000222000&lt;/publication_date&gt;&lt;url&gt;http://rsbl.royalsocietypublishing.org/cgi/doi/10.1098/rsbl.2008.0621&lt;/url&gt;&lt;citekey&gt;Sol:2009gb&lt;/citekey&gt;&lt;type&gt;400&lt;/type&gt;&lt;title&gt;Revisiting the cognitive buffer hypothesis for the evolution of large brains&lt;/title&gt;&lt;number&gt;1&lt;/number&gt;&lt;subtype&gt;400&lt;/subtype&gt;&lt;endpage&gt;133&lt;/endpage&gt;&lt;bundle&gt;&lt;publication&gt;&lt;title&gt;Biology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citekey&gt;Lefebvre:2004jr&lt;/citekey&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uuid&gt;53B0B958-38AC-4D31-A5A7-EC49C16BD3F4&lt;/uuid&gt;&lt;volume&gt;1156&lt;/volume&gt;&lt;doi&gt;10.1111/j.1749-6632.2009.04421.x&lt;/doi&gt;&lt;startpage&gt;44&lt;/startpage&gt;&lt;publication_date&gt;99200903001200000000220000&lt;/publication_date&gt;&lt;url&gt;http://eutils.ncbi.nlm.nih.gov/entrez/eutils/elink.fcgi?dbfrom=pubmed&amp;amp;id=19338502&amp;amp;retmode=ref&amp;amp;cmd=prlinks&lt;/url&gt;&lt;citekey&gt;Krubitzer:2009fb&lt;/citekey&gt;&lt;type&gt;400&lt;/type&gt;&lt;title&gt;In search of a unifying theory of complex brain evolution.&lt;/title&gt;&lt;institution&gt;Center for Neuroscience and Department of Psychology, University of California-Davis, Davis, California 95618, USA. lakrubitzer@ucdavis.edu&lt;/institution&gt;&lt;subtype&gt;400&lt;/subtype&gt;&lt;endpage&gt;67&lt;/endpage&gt;&lt;bundle&gt;&lt;publication&gt;&lt;title&gt;Annals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(Lefebvre et al., 2004; Sol et al., 2005; Krubitzer, 2009; Sol, 2009)</w:t>
      </w:r>
      <w:r w:rsidR="007F2239">
        <w:rPr>
          <w:rFonts w:ascii="Times New Roman" w:hAnsi="Times New Roman" w:cs="Times New Roman"/>
        </w:rPr>
        <w:fldChar w:fldCharType="end"/>
      </w:r>
      <w:r w:rsidR="00B6694B">
        <w:rPr>
          <w:rFonts w:ascii="Times New Roman" w:hAnsi="Times New Roman" w:cs="Times New Roman"/>
        </w:rPr>
        <w:t xml:space="preserve">. </w:t>
      </w:r>
      <w:r w:rsidR="00BC37DF">
        <w:rPr>
          <w:rFonts w:ascii="Times New Roman" w:hAnsi="Times New Roman" w:cs="Times New Roman"/>
        </w:rPr>
        <w:t>Organisms may evolve larger brain size as an</w:t>
      </w:r>
      <w:r w:rsidR="000E69C4">
        <w:rPr>
          <w:rFonts w:ascii="Times New Roman" w:hAnsi="Times New Roman" w:cs="Times New Roman"/>
        </w:rPr>
        <w:t xml:space="preserve"> adaptation t</w:t>
      </w:r>
      <w:r>
        <w:rPr>
          <w:rFonts w:ascii="Times New Roman" w:hAnsi="Times New Roman" w:cs="Times New Roman"/>
        </w:rPr>
        <w:t>o</w:t>
      </w:r>
      <w:r w:rsidR="00B23F0E">
        <w:rPr>
          <w:rFonts w:ascii="Times New Roman" w:hAnsi="Times New Roman" w:cs="Times New Roman"/>
        </w:rPr>
        <w:t xml:space="preserve"> </w:t>
      </w:r>
      <w:r w:rsidR="000E69C4">
        <w:rPr>
          <w:rFonts w:ascii="Times New Roman" w:hAnsi="Times New Roman" w:cs="Times New Roman"/>
        </w:rPr>
        <w:t xml:space="preserve">more </w:t>
      </w:r>
      <w:r w:rsidR="00393F90">
        <w:rPr>
          <w:rFonts w:ascii="Times New Roman" w:hAnsi="Times New Roman" w:cs="Times New Roman"/>
        </w:rPr>
        <w:t xml:space="preserve">efficiently </w:t>
      </w:r>
      <w:r w:rsidR="00B23F0E">
        <w:rPr>
          <w:rFonts w:ascii="Times New Roman" w:hAnsi="Times New Roman" w:cs="Times New Roman"/>
        </w:rPr>
        <w:t>solve novel problems and</w:t>
      </w:r>
      <w:r>
        <w:rPr>
          <w:rFonts w:ascii="Times New Roman" w:hAnsi="Times New Roman" w:cs="Times New Roman"/>
        </w:rPr>
        <w:t xml:space="preserve"> </w:t>
      </w:r>
      <w:r w:rsidR="00393F90">
        <w:rPr>
          <w:rFonts w:ascii="Times New Roman" w:hAnsi="Times New Roman" w:cs="Times New Roman"/>
        </w:rPr>
        <w:t xml:space="preserve">thus </w:t>
      </w:r>
      <w:r w:rsidR="00B23F0E">
        <w:rPr>
          <w:rFonts w:ascii="Times New Roman" w:hAnsi="Times New Roman" w:cs="Times New Roman"/>
        </w:rPr>
        <w:t>flexibly</w:t>
      </w:r>
      <w:r>
        <w:rPr>
          <w:rFonts w:ascii="Times New Roman" w:hAnsi="Times New Roman" w:cs="Times New Roman"/>
        </w:rPr>
        <w:t xml:space="preserve"> respond to changes in their </w:t>
      </w:r>
      <w:r w:rsidR="00B6694B">
        <w:rPr>
          <w:rFonts w:ascii="Times New Roman" w:hAnsi="Times New Roman" w:cs="Times New Roman"/>
        </w:rPr>
        <w:t xml:space="preserve">dietary niche </w:t>
      </w:r>
      <w:r w:rsidR="007F223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B922EAB6-D37B-4D07-9D31-5E324BB81E3B&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citekey&gt;Broadhurst:1998wc&lt;/citekey&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uuid&gt;9FF0C61C-0D61-4296-8F79-BFD7EEE39A82&lt;/uuid&gt;&lt;volume&gt;74&lt;/volume&gt;&lt;doi&gt;10.1101/sqb.2009.74.019&lt;/doi&gt;&lt;startpage&gt;427&lt;/startpage&gt;&lt;publication_date&gt;99201006211200000000222000&lt;/publication_date&gt;&lt;url&gt;http://pubget.com/site/paper/19843593?institution=&lt;/url&gt;&lt;citekey&gt;Carmody:2010ki&lt;/citekey&gt;&lt;type&gt;400&lt;/type&gt;&lt;title&gt;Cooking and the Human Commitment to a High-quality Diet&lt;/title&gt;&lt;number&gt;0&lt;/number&gt;&lt;subtype&gt;400&lt;/subtype&gt;&lt;endpage&gt;434&lt;/endpage&gt;&lt;bundle&gt;&lt;publication&gt;&lt;title&gt;Cold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(Broadhurst et al., 1998; Carmody and Wrangham, 2010)</w:t>
      </w:r>
      <w:r w:rsidR="007F2239">
        <w:rPr>
          <w:rFonts w:ascii="Times New Roman" w:hAnsi="Times New Roman" w:cs="Times New Roman"/>
        </w:rPr>
        <w:fldChar w:fldCharType="end"/>
      </w:r>
      <w:r w:rsidR="00B6694B">
        <w:rPr>
          <w:rFonts w:ascii="Times New Roman" w:hAnsi="Times New Roman" w:cs="Times New Roman"/>
        </w:rPr>
        <w:t xml:space="preserve"> or the </w:t>
      </w:r>
      <w:r w:rsidR="00655A7B">
        <w:rPr>
          <w:rFonts w:ascii="Times New Roman" w:hAnsi="Times New Roman" w:cs="Times New Roman"/>
        </w:rPr>
        <w:t>navigation of</w:t>
      </w:r>
      <w:r w:rsidR="00B6694B">
        <w:rPr>
          <w:rFonts w:ascii="Times New Roman" w:hAnsi="Times New Roman" w:cs="Times New Roman"/>
        </w:rPr>
        <w:t xml:space="preserve"> complex social </w:t>
      </w:r>
      <w:r w:rsidR="0002233C">
        <w:rPr>
          <w:rFonts w:ascii="Times New Roman" w:hAnsi="Times New Roman" w:cs="Times New Roman"/>
        </w:rPr>
        <w:t>networks</w:t>
      </w:r>
      <w:r w:rsidR="00B6694B">
        <w:rPr>
          <w:rFonts w:ascii="Times New Roman" w:hAnsi="Times New Roman" w:cs="Times New Roman"/>
        </w:rPr>
        <w:t xml:space="preserve"> </w:t>
      </w:r>
      <w:r w:rsidR="00B6694B"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3F65BF77-D59D-45F4-96CA-5EE9B47F5670&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citekey&gt;Shultz:2007bj&lt;/citekey&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DC59C1D8-2117-4302-A211-D81F28A3B1F8&lt;/uuid&gt;&lt;volume&gt;6&lt;/volume&gt;&lt;doi&gt;10.1080/03014460902960289&lt;/doi&gt;&lt;startpage&gt;178&lt;/startpage&gt;&lt;publication_date&gt;99199800001200000000200000&lt;/publication_date&gt;&lt;url&gt;http://eutils.ncbi.nlm.nih.gov/entrez/eutils/elink.fcgi?dbfrom=pubmed&amp;amp;id=19575315&amp;amp;retmode=ref&amp;amp;cmd=prlinks&lt;/url&gt;&lt;citekey&gt;Dunbar:1998bi&lt;/citekey&gt;&lt;type&gt;400&lt;/type&gt;&lt;title&gt;The Social Brain Hypothesis&lt;/title&gt;&lt;number&gt;5&lt;/number&gt;&lt;subtype&gt;400&lt;/subtype&gt;&lt;endpage&gt;190&lt;/endpage&gt;&lt;bundle&gt;&lt;publication&gt;&lt;title&gt;Evolutionary Anthropology&lt;/title&gt;&lt;type&gt;-100&lt;/type&gt;&lt;subtype&gt;-100&lt;/subtype&gt;&lt;uuid&gt;6737A10F-65BA-4D96-B5F2-FB5DDE07D609&lt;/uuid&gt;&lt;/publication&gt;&lt;/bundle&gt;&lt;authors&gt;&lt;author&gt;&lt;firstName&gt;Robin&lt;/firstName&gt;&lt;middleNames&gt;I M&lt;/middleNames&gt;&lt;lastName&gt;Dunbar&lt;/lastName&gt;&lt;/author&gt;&lt;/authors&gt;&lt;/publication&gt;&lt;/publications&gt;&lt;cites&gt;&lt;/cites&gt;&lt;/citation&gt;</w:instrText>
      </w:r>
      <w:r w:rsidR="00B6694B" w:rsidRPr="00862889">
        <w:rPr>
          <w:rFonts w:ascii="Times New Roman" w:hAnsi="Times New Roman" w:cs="Times New Roman"/>
        </w:rPr>
        <w:fldChar w:fldCharType="separate"/>
      </w:r>
      <w:r w:rsidR="00766BBB">
        <w:rPr>
          <w:rFonts w:ascii="Times New Roman" w:hAnsi="Times New Roman" w:cs="Times New Roman"/>
        </w:rPr>
        <w:t>(Dunbar, 1998; Shultz and Dunbar, 2007; 2010)</w:t>
      </w:r>
      <w:r w:rsidR="00B6694B" w:rsidRPr="00862889">
        <w:rPr>
          <w:rFonts w:ascii="Times New Roman" w:hAnsi="Times New Roman" w:cs="Times New Roman"/>
        </w:rPr>
        <w:fldChar w:fldCharType="end"/>
      </w:r>
      <w:r w:rsidR="00B6694B">
        <w:rPr>
          <w:rFonts w:ascii="Times New Roman" w:hAnsi="Times New Roman" w:cs="Times New Roman"/>
        </w:rPr>
        <w:t>.</w:t>
      </w:r>
      <w:r w:rsidR="00FC2FA9">
        <w:rPr>
          <w:rFonts w:ascii="Times New Roman" w:hAnsi="Times New Roman" w:cs="Times New Roman"/>
        </w:rPr>
        <w:t xml:space="preserve"> L</w:t>
      </w:r>
      <w:r w:rsidR="00FA7C40" w:rsidRPr="00862889">
        <w:rPr>
          <w:rFonts w:ascii="Times New Roman" w:hAnsi="Times New Roman" w:cs="Times New Roman"/>
        </w:rPr>
        <w:t xml:space="preserve">arge-scale </w:t>
      </w:r>
      <w:r w:rsidR="0002233C">
        <w:rPr>
          <w:rFonts w:ascii="Times New Roman" w:hAnsi="Times New Roman" w:cs="Times New Roman"/>
        </w:rPr>
        <w:t xml:space="preserve">changes </w:t>
      </w:r>
      <w:r w:rsidR="003C1D57" w:rsidRPr="00862889">
        <w:rPr>
          <w:rFonts w:ascii="Times New Roman" w:hAnsi="Times New Roman" w:cs="Times New Roman"/>
        </w:rPr>
        <w:t>in</w:t>
      </w:r>
      <w:r w:rsidR="0002233C">
        <w:rPr>
          <w:rFonts w:ascii="Times New Roman" w:hAnsi="Times New Roman" w:cs="Times New Roman"/>
        </w:rPr>
        <w:t xml:space="preserve"> climate have also</w:t>
      </w:r>
      <w:r w:rsidR="003C1D57" w:rsidRPr="00862889">
        <w:rPr>
          <w:rFonts w:ascii="Times New Roman" w:hAnsi="Times New Roman" w:cs="Times New Roman"/>
        </w:rPr>
        <w:t xml:space="preserve"> </w:t>
      </w:r>
      <w:r w:rsidR="0002233C">
        <w:rPr>
          <w:rFonts w:ascii="Times New Roman" w:hAnsi="Times New Roman" w:cs="Times New Roman"/>
        </w:rPr>
        <w:t xml:space="preserve">been proposed as </w:t>
      </w:r>
      <w:r w:rsidR="00655A7B">
        <w:rPr>
          <w:rFonts w:ascii="Times New Roman" w:hAnsi="Times New Roman" w:cs="Times New Roman"/>
        </w:rPr>
        <w:t>a cause</w:t>
      </w:r>
      <w:r w:rsidR="008F682D">
        <w:rPr>
          <w:rFonts w:ascii="Times New Roman" w:hAnsi="Times New Roman" w:cs="Times New Roman"/>
        </w:rPr>
        <w:t xml:space="preserve"> </w:t>
      </w:r>
      <w:r w:rsidR="00655A7B">
        <w:rPr>
          <w:rFonts w:ascii="Times New Roman" w:hAnsi="Times New Roman" w:cs="Times New Roman"/>
        </w:rPr>
        <w:t xml:space="preserve">of </w:t>
      </w:r>
      <w:r w:rsidR="008F682D">
        <w:rPr>
          <w:rFonts w:ascii="Times New Roman" w:hAnsi="Times New Roman" w:cs="Times New Roman"/>
        </w:rPr>
        <w:t>brain evolution. However</w:t>
      </w:r>
      <w:r w:rsidR="006C6808">
        <w:rPr>
          <w:rFonts w:ascii="Times New Roman" w:hAnsi="Times New Roman" w:cs="Times New Roman"/>
        </w:rPr>
        <w:t>,</w:t>
      </w:r>
      <w:r w:rsidR="008F682D">
        <w:rPr>
          <w:rFonts w:ascii="Times New Roman" w:hAnsi="Times New Roman" w:cs="Times New Roman"/>
        </w:rPr>
        <w:t xml:space="preserve"> </w:t>
      </w:r>
      <w:r w:rsidR="009C1A90">
        <w:rPr>
          <w:rFonts w:ascii="Times New Roman" w:hAnsi="Times New Roman" w:cs="Times New Roman"/>
        </w:rPr>
        <w:t>which aspects of climatic change</w:t>
      </w:r>
      <w:r w:rsidR="008F682D">
        <w:rPr>
          <w:rFonts w:ascii="Times New Roman" w:hAnsi="Times New Roman" w:cs="Times New Roman"/>
        </w:rPr>
        <w:t xml:space="preserve"> are </w:t>
      </w:r>
      <w:r w:rsidR="000E69C4">
        <w:rPr>
          <w:rFonts w:ascii="Times New Roman" w:hAnsi="Times New Roman" w:cs="Times New Roman"/>
        </w:rPr>
        <w:t>the actual driving forces</w:t>
      </w:r>
      <w:r w:rsidR="008F682D">
        <w:rPr>
          <w:rFonts w:ascii="Times New Roman" w:hAnsi="Times New Roman" w:cs="Times New Roman"/>
        </w:rPr>
        <w:t xml:space="preserve"> </w:t>
      </w:r>
      <w:r w:rsidR="000E69C4">
        <w:rPr>
          <w:rFonts w:ascii="Times New Roman" w:hAnsi="Times New Roman" w:cs="Times New Roman"/>
        </w:rPr>
        <w:t>is</w:t>
      </w:r>
      <w:r w:rsidR="008F682D">
        <w:rPr>
          <w:rFonts w:ascii="Times New Roman" w:hAnsi="Times New Roman" w:cs="Times New Roman"/>
        </w:rPr>
        <w:t xml:space="preserve"> a matter on ongoing debate</w:t>
      </w:r>
      <w:r w:rsidR="00B35F2B">
        <w:rPr>
          <w:rFonts w:ascii="Times New Roman" w:hAnsi="Times New Roman" w:cs="Times New Roman"/>
        </w:rPr>
        <w:t>, particularly in the field of human origins</w:t>
      </w:r>
      <w:r w:rsidR="00A114DF">
        <w:rPr>
          <w:rFonts w:ascii="Times New Roman" w:hAnsi="Times New Roman" w:cs="Times New Roman"/>
        </w:rPr>
        <w:t xml:space="preserve"> </w:t>
      </w:r>
      <w:r w:rsidR="00A114DF">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03231965-0B38-4A08-939F-C7928549FA53&lt;/uuid&gt;&lt;priority&gt;0&lt;/priority&gt;&lt;publications&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citekey&gt;Potts:2013ki&lt;/citekey&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5E08C497-B8D7-4833-BFDF-D2AEE1DF79C0&lt;/uuid&gt;&lt;volume&gt;311&lt;/volume&gt;&lt;doi&gt;10.1126/science.1116051&lt;/doi&gt;&lt;startpage&gt;476&lt;/startpage&gt;&lt;publication_date&gt;99200601271200000000222000&lt;/publication_date&gt;&lt;url&gt;http://www.sciencemag.org/cgi/doi/10.1126/science.1116051&lt;/url&gt;&lt;citekey&gt;Behrensmeyer:2006cp&lt;/citekey&gt;&lt;type&gt;400&lt;/type&gt;&lt;title&gt;ATMOSPHERE: Climate Change and Human Evolution&lt;/title&gt;&lt;number&gt;5760&lt;/number&gt;&lt;subtype&gt;400&lt;/subtype&gt;&lt;endpage&gt;478&lt;/endpage&gt;&lt;bundle&gt;&lt;publication&gt;&lt;title&gt;Science&lt;/title&gt;&lt;type&gt;-100&lt;/type&gt;&lt;subtype&gt;-100&lt;/subtype&gt;&lt;uuid&gt;8E97A13A-F8DE-467E-88CF-00434DA3F570&lt;/uuid&gt;&lt;/publication&gt;&lt;/bundle&gt;&lt;authors&gt;&lt;author&gt;&lt;firstName&gt;A&lt;/firstName&gt;&lt;middleNames&gt;K&lt;/middleNames&gt;&lt;lastName&gt;Behrensmeyer&lt;/lastName&gt;&lt;/author&gt;&lt;/authors&gt;&lt;/publication&gt;&lt;/publications&gt;&lt;cites&gt;&lt;/cites&gt;&lt;/citation&gt;</w:instrText>
      </w:r>
      <w:r w:rsidR="00A114DF">
        <w:rPr>
          <w:rFonts w:ascii="Times New Roman" w:hAnsi="Times New Roman" w:cs="Times New Roman"/>
        </w:rPr>
        <w:fldChar w:fldCharType="separate"/>
      </w:r>
      <w:r w:rsidR="00D45F4E">
        <w:rPr>
          <w:rFonts w:ascii="Times New Roman" w:hAnsi="Times New Roman" w:cs="Times New Roman"/>
        </w:rPr>
        <w:t>(Behrensmeyer, 2006; Potts, 2013)</w:t>
      </w:r>
      <w:r w:rsidR="00A114DF">
        <w:rPr>
          <w:rFonts w:ascii="Times New Roman" w:hAnsi="Times New Roman" w:cs="Times New Roman"/>
        </w:rPr>
        <w:fldChar w:fldCharType="end"/>
      </w:r>
      <w:r w:rsidR="00B35F2B">
        <w:rPr>
          <w:rFonts w:ascii="Times New Roman" w:hAnsi="Times New Roman" w:cs="Times New Roman"/>
        </w:rPr>
        <w:t>. Trend-based hypothese</w:t>
      </w:r>
      <w:r w:rsidR="00582C3B">
        <w:rPr>
          <w:rFonts w:ascii="Times New Roman" w:hAnsi="Times New Roman" w:cs="Times New Roman"/>
        </w:rPr>
        <w:t xml:space="preserve">s </w:t>
      </w:r>
      <w:r w:rsidR="00E929C2">
        <w:rPr>
          <w:rFonts w:ascii="Times New Roman" w:hAnsi="Times New Roman" w:cs="Times New Roman"/>
        </w:rPr>
        <w:t>implicate</w:t>
      </w:r>
      <w:r w:rsidR="00582C3B">
        <w:rPr>
          <w:rFonts w:ascii="Times New Roman" w:hAnsi="Times New Roman" w:cs="Times New Roman"/>
        </w:rPr>
        <w:t xml:space="preserve"> long-term directional changes in aspects of the climate, </w:t>
      </w:r>
      <w:r w:rsidR="00D9222F">
        <w:rPr>
          <w:rFonts w:ascii="Times New Roman" w:hAnsi="Times New Roman" w:cs="Times New Roman"/>
        </w:rPr>
        <w:t xml:space="preserve">such as temperature </w:t>
      </w:r>
      <w:r w:rsidR="0022746F">
        <w:rPr>
          <w:rFonts w:ascii="Times New Roman" w:hAnsi="Times New Roman" w:cs="Times New Roman"/>
        </w:rPr>
        <w:t>and/</w:t>
      </w:r>
      <w:r w:rsidR="00D9222F">
        <w:rPr>
          <w:rFonts w:ascii="Times New Roman" w:hAnsi="Times New Roman" w:cs="Times New Roman"/>
        </w:rPr>
        <w:t>or</w:t>
      </w:r>
      <w:r w:rsidR="00582C3B">
        <w:rPr>
          <w:rFonts w:ascii="Times New Roman" w:hAnsi="Times New Roman" w:cs="Times New Roman"/>
        </w:rPr>
        <w:t xml:space="preserve"> aridity</w:t>
      </w:r>
      <w:r w:rsidR="00AF6DF3">
        <w:rPr>
          <w:rFonts w:ascii="Times New Roman" w:hAnsi="Times New Roman" w:cs="Times New Roman"/>
        </w:rPr>
        <w:t xml:space="preserve"> </w:t>
      </w:r>
      <w:r w:rsidR="00E929C2">
        <w:rPr>
          <w:rFonts w:ascii="Times New Roman" w:hAnsi="Times New Roman" w:cs="Times New Roman"/>
        </w:rPr>
        <w:t>as the primary drivers of evolution</w:t>
      </w:r>
      <w:r w:rsidR="00C52C28">
        <w:rPr>
          <w:rFonts w:ascii="Times New Roman" w:hAnsi="Times New Roman" w:cs="Times New Roman"/>
        </w:rPr>
        <w:t xml:space="preserve"> (e.g. savannah hypothesis, aridity hypothesis</w:t>
      </w:r>
      <w:r w:rsidR="008A7385">
        <w:rPr>
          <w:rFonts w:ascii="Times New Roman" w:hAnsi="Times New Roman" w:cs="Times New Roman"/>
        </w:rPr>
        <w:t>, and aspects of turnover pulse hypothesis</w:t>
      </w:r>
      <w:r w:rsidR="00C52C28">
        <w:rPr>
          <w:rFonts w:ascii="Times New Roman" w:hAnsi="Times New Roman" w:cs="Times New Roman"/>
        </w:rPr>
        <w:t xml:space="preserve">) </w:t>
      </w:r>
      <w:r w:rsidR="001C7761">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9DFA536C-D0D9-458C-A6EB-E5D38615BFEA&lt;/uuid&gt;&lt;priority&gt;6&lt;/priority&gt;&lt;publications&gt;&lt;publication&gt;&lt;uuid&gt;32149A72-AE6B-4937-A56B-056260115C06&lt;/uuid&gt;&lt;volume&gt;220&lt;/volume&gt;&lt;doi&gt;10.1016/S0012-821X(04)00003-2&lt;/doi&gt;&lt;startpage&gt;3&lt;/startpage&gt;&lt;publication_date&gt;99200403001200000000220000&lt;/publication_date&gt;&lt;url&gt;http://linkinghub.elsevier.com/retrieve/pii/S0012821X04000032&lt;/url&gt;&lt;citekey&gt;deMenocal:2004fn&lt;/citekey&gt;&lt;type&gt;400&lt;/type&gt;&lt;title&gt;African climate change and faunal evolution during the Pliocene–Pleistocene&lt;/title&gt;&lt;number&gt;1-2&lt;/number&gt;&lt;subtype&gt;400&lt;/subtype&gt;&lt;endpage&gt;24&lt;/endpage&gt;&lt;bundle&gt;&lt;publication&gt;&lt;publisher&gt;Elsevier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uuid&gt;FB72B12A-AE31-47C5-BB4C-5C92E5D81382&lt;/uuid&gt;&lt;volume&gt;43&lt;/volume&gt;&lt;startpage&gt;92&lt;/startpage&gt;&lt;publication_date&gt;99199400001200000000200000&lt;/publication_date&gt;&lt;url&gt;http://sysbio.oxfordjournals.org/content/43/1/92.short&lt;/url&gt;&lt;citekey&gt;Vrba:1994uq&lt;/citekey&gt;&lt;type&gt;400&lt;/type&gt;&lt;title&gt;Analysis of paedomorphosis using allometric characters: the example of Reduncini antelopes (Bovidae, Mammalia)&lt;/title&gt;&lt;publisher&gt;Oxford University Press&lt;/publisher&gt;&lt;number&gt;1&lt;/number&gt;&lt;subtype&gt;400&lt;/subtype&gt;&lt;endpage&gt;116&lt;/endpage&gt;&lt;bundle&gt;&lt;publication&gt;&lt;title&gt;Systematic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1C6EAD10-9621-4018-8F23-436FAF88B940&lt;/uuid&gt;&lt;volume&gt;55&lt;/volume&gt;&lt;doi&gt;10.1086/674530&lt;/doi&gt;&lt;startpage&gt;59&lt;/startpage&gt;&lt;publication_date&gt;99201402001200000000220000&lt;/publication_date&gt;&lt;url&gt;http://www.jstor.org/stable/info/10.1086/674530&lt;/url&gt;&lt;citekey&gt;DominguezRodrigo:2014iu&lt;/citekey&gt;&lt;type&gt;400&lt;/type&gt;&lt;title&gt;Is the “Savanna Hypothesis” a Dead Concept for Explaining the Emergence of the Earliest Hominins?&lt;/title&gt;&lt;number&gt;1&lt;/number&gt;&lt;subtype&gt;400&lt;/subtype&gt;&lt;endpage&gt;81&lt;/endpage&gt;&lt;bundle&gt;&lt;publication&gt;&lt;publisher&gt;The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M&lt;/firstName&gt;&lt;lastName&gt;Domínguez-Rodrigo&lt;/lastName&gt;&lt;/author&gt;&lt;/authors&gt;&lt;/publication&gt;&lt;/publications&gt;&lt;cites&gt;&lt;/cites&gt;&lt;/citation&gt;</w:instrText>
      </w:r>
      <w:r w:rsidR="001C7761">
        <w:rPr>
          <w:rFonts w:ascii="Times New Roman" w:hAnsi="Times New Roman" w:cs="Times New Roman"/>
        </w:rPr>
        <w:fldChar w:fldCharType="separate"/>
      </w:r>
      <w:r w:rsidR="001C7761">
        <w:rPr>
          <w:rFonts w:ascii="Times New Roman" w:hAnsi="Times New Roman" w:cs="Times New Roman"/>
        </w:rPr>
        <w:t>(Vrba et al., 1994; deMenocal, 2004; Domínguez-Rodrigo, 2014)</w:t>
      </w:r>
      <w:r w:rsidR="001C7761">
        <w:rPr>
          <w:rFonts w:ascii="Times New Roman" w:hAnsi="Times New Roman" w:cs="Times New Roman"/>
        </w:rPr>
        <w:fldChar w:fldCharType="end"/>
      </w:r>
      <w:r w:rsidR="00582C3B">
        <w:rPr>
          <w:rFonts w:ascii="Times New Roman" w:hAnsi="Times New Roman" w:cs="Times New Roman"/>
        </w:rPr>
        <w:t>.</w:t>
      </w:r>
      <w:r w:rsidR="00E929C2">
        <w:rPr>
          <w:rFonts w:ascii="Times New Roman" w:hAnsi="Times New Roman" w:cs="Times New Roman"/>
        </w:rPr>
        <w:t xml:space="preserve"> Alternatively, variability-based hypothes</w:t>
      </w:r>
      <w:r w:rsidR="008A7385">
        <w:rPr>
          <w:rFonts w:ascii="Times New Roman" w:hAnsi="Times New Roman" w:cs="Times New Roman"/>
        </w:rPr>
        <w:t>e</w:t>
      </w:r>
      <w:r w:rsidR="00E929C2">
        <w:rPr>
          <w:rFonts w:ascii="Times New Roman" w:hAnsi="Times New Roman" w:cs="Times New Roman"/>
        </w:rPr>
        <w:t xml:space="preserve">s implicate increasingly severe </w:t>
      </w:r>
      <w:r w:rsidR="00A614A6">
        <w:rPr>
          <w:rFonts w:ascii="Times New Roman" w:hAnsi="Times New Roman" w:cs="Times New Roman"/>
        </w:rPr>
        <w:t xml:space="preserve">climatic </w:t>
      </w:r>
      <w:r w:rsidR="00E929C2">
        <w:rPr>
          <w:rFonts w:ascii="Times New Roman" w:hAnsi="Times New Roman" w:cs="Times New Roman"/>
        </w:rPr>
        <w:t xml:space="preserve">fluctuations </w:t>
      </w:r>
      <w:r w:rsidR="00C52C28">
        <w:rPr>
          <w:rFonts w:ascii="Times New Roman" w:hAnsi="Times New Roman" w:cs="Times New Roman"/>
        </w:rPr>
        <w:t xml:space="preserve">(e.g. variability </w:t>
      </w:r>
      <w:r w:rsidR="00C52C28">
        <w:rPr>
          <w:rFonts w:ascii="Times New Roman" w:hAnsi="Times New Roman" w:cs="Times New Roman"/>
        </w:rPr>
        <w:lastRenderedPageBreak/>
        <w:t>selection hypothesis, variability pulse hypothesis)</w:t>
      </w:r>
      <w:r w:rsidR="00E929C2">
        <w:rPr>
          <w:rFonts w:ascii="Times New Roman" w:hAnsi="Times New Roman" w:cs="Times New Roman"/>
        </w:rPr>
        <w:t xml:space="preserve"> </w:t>
      </w:r>
      <w:r w:rsidR="00093736">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F1DD9D38-1FCD-4D07-8B6A-374CE146130D&lt;/uuid&gt;&lt;priority&gt;7&lt;/priority&gt;&lt;publications&gt;&lt;publication&gt;&lt;uuid&gt;B5F9F3EA-860C-474A-8979-F0D3865446BA&lt;/uuid&gt;&lt;volume&gt;273&lt;/volume&gt;&lt;startpage&gt;922&lt;/startpage&gt;&lt;publication_date&gt;99199600001200000000200000&lt;/publication_date&gt;&lt;url&gt;http://www.sciencemag.org/content/273/5277/922.short&lt;/url&gt;&lt;citekey&gt;Potts:1996vx&lt;/citekey&gt;&lt;type&gt;400&lt;/type&gt;&lt;title&gt;Evolution and climate variability&lt;/title&gt;&lt;publisher&gt;American Association for the Advancement of Science&lt;/publisher&gt;&lt;number&gt;5277&lt;/number&gt;&lt;subtype&gt;400&lt;/subtype&gt;&lt;endpage&gt;923&lt;/endpage&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uuid&gt;C0B9B962-1DAD-4B71-BAD4-FA6FC7572566&lt;/uuid&gt;&lt;volume&gt;53&lt;/volume&gt;&lt;doi&gt;10.1016/j.jhevol.2006.12.009&lt;/doi&gt;&lt;startpage&gt;475&lt;/startpage&gt;&lt;publication_date&gt;99200711001200000000220000&lt;/publication_date&gt;&lt;url&gt;http://linkinghub.elsevier.com/retrieve/pii/S0047248407001522&lt;/url&gt;&lt;citekey&gt;Trauth:2007kt&lt;/citekey&gt;&lt;type&gt;400&lt;/type&gt;&lt;title&gt;High- and low-latitude forcing of Plio-Pleistocene East African climate and human evolution&lt;/title&gt;&lt;number&gt;5&lt;/number&gt;&lt;subtype&gt;400&lt;/subtype&gt;&lt;endpage&gt;486&lt;/endpage&gt;&lt;bundle&gt;&lt;publication&gt;&lt;publisher&gt;Elsevier Ltd&lt;/publisher&gt;&lt;title&gt;Journal of Human Evolution&lt;/title&gt;&lt;type&gt;-100&lt;/type&gt;&lt;subtype&gt;-100&lt;/subtype&gt;&lt;uuid&gt;5EF63944-A5B8-4768-A280-9F1EB57A9008&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Manfred&lt;/firstName&gt;&lt;middleNames&gt;R&lt;/middleNames&gt;&lt;lastName&gt;Strecker&lt;/lastName&gt;&lt;/author&gt;&lt;author&gt;&lt;firstName&gt;Andreas&lt;/firstName&gt;&lt;middleNames&gt;G N&lt;/middleNames&gt;&lt;lastName&gt;Bergner&lt;/lastName&gt;&lt;/author&gt;&lt;author&gt;&lt;firstName&gt;Miriam&lt;/firstName&gt;&lt;lastName&gt;Dühnforth&lt;/lastName&gt;&lt;/author&gt;&lt;/authors&gt;&lt;/publication&gt;&lt;publication&gt;&lt;uuid&gt;2115FA80-6378-418F-B46C-0024F1DECC31&lt;/uuid&gt;&lt;volume&gt;29&lt;/volume&gt;&lt;doi&gt;10.1016/j.quascirev.2010.07.007&lt;/doi&gt;&lt;startpage&gt;2981&lt;/startpage&gt;&lt;publication_date&gt;99201011001200000000220000&lt;/publication_date&gt;&lt;url&gt;http://linkinghub.elsevier.com/retrieve/pii/S0277379110002581&lt;/url&gt;&lt;citekey&gt;Trauth:2010dq&lt;/citekey&gt;&lt;type&gt;400&lt;/type&gt;&lt;title&gt;Human evolution in a variable environment: the amplifier lakes of Eastern Africa&lt;/title&gt;&lt;number&gt;23-24&lt;/number&gt;&lt;subtype&gt;400&lt;/subtype&gt;&lt;endpage&gt;2988&lt;/endpage&gt;&lt;bundle&gt;&lt;publication&gt;&lt;publisher&gt;Elsevier Ltd&lt;/publisher&gt;&lt;title&gt;Quaternary Science Reviews&lt;/title&gt;&lt;type&gt;-100&lt;/type&gt;&lt;subtype&gt;-100&lt;/subtype&gt;&lt;uuid&gt;FC56DF03-A8BA-4976-AA12-37A7ACE20A5E&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Annett&lt;/firstName&gt;&lt;lastName&gt;Junginger&lt;/lastName&gt;&lt;/author&gt;&lt;author&gt;&lt;firstName&gt;Moses&lt;/firstName&gt;&lt;lastName&gt;Lesoloyia&lt;/lastName&gt;&lt;/author&gt;&lt;author&gt;&lt;firstName&gt;Eric&lt;/firstName&gt;&lt;middleNames&gt;O&lt;/middleNames&gt;&lt;lastName&gt;Odada&lt;/lastName&gt;&lt;/author&gt;&lt;author&gt;&lt;firstName&gt;Daniel&lt;/firstName&gt;&lt;middleNames&gt;O&lt;/middleNames&gt;&lt;lastName&gt;Olago&lt;/lastName&gt;&lt;/author&gt;&lt;author&gt;&lt;firstName&gt;Lydia&lt;/firstName&gt;&lt;middleNames&gt;A&lt;/middleNames&gt;&lt;lastName&gt;Olaka&lt;/lastName&gt;&lt;/author&gt;&lt;author&gt;&lt;firstName&gt;Manfred&lt;/firstName&gt;&lt;middleNames&gt;R&lt;/middleNames&gt;&lt;lastName&gt;Strecker&lt;/lastName&gt;&lt;/author&gt;&lt;author&gt;&lt;firstName&gt;Ralph&lt;/firstName&gt;&lt;lastName&gt;Tiedemann&lt;/lastName&gt;&lt;/author&gt;&lt;/authors&gt;&lt;/publication&gt;&lt;publication&gt;&lt;uuid&gt;5634874F-1A39-4A1E-A74B-E5152E8905D5&lt;/uuid&gt;&lt;volume&gt;101&lt;/volume&gt;&lt;doi&gt;10.1016/j.quascirev.2014.06.012&lt;/doi&gt;&lt;startpage&gt;1&lt;/startpage&gt;&lt;publication_date&gt;99201410011200000000222000&lt;/publication_date&gt;&lt;url&gt;http://dx.doi.org/10.1016/j.quascirev.2014.06.012&lt;/url&gt;&lt;citekey&gt;Maslin:2014gs&lt;/citekey&gt;&lt;type&gt;400&lt;/type&gt;&lt;title&gt;East African climate pulses and early human evolution&lt;/title&gt;&lt;publisher&gt;Elsevier Ltd&lt;/publisher&gt;&lt;number&gt;C&lt;/number&gt;&lt;subtype&gt;400&lt;/subtype&gt;&lt;endpage&gt;17&lt;/endpage&gt;&lt;bundle&gt;&lt;publication&gt;&lt;publisher&gt;Elsevier Ltd&lt;/publisher&gt;&lt;title&gt;Quaternary Science Reviews&lt;/title&gt;&lt;type&gt;-100&lt;/type&gt;&lt;subtype&gt;-100&lt;/subtype&gt;&lt;uuid&gt;FC56DF03-A8BA-4976-AA12-37A7ACE20A5E&lt;/uuid&gt;&lt;/publication&gt;&lt;/bundle&gt;&lt;authors&gt;&lt;author&gt;&lt;firstName&gt;Mark&lt;/firstName&gt;&lt;middleNames&gt;A&lt;/middleNames&gt;&lt;lastName&gt;Maslin&lt;/lastName&gt;&lt;/author&gt;&lt;author&gt;&lt;firstName&gt;Chris&lt;/firstName&gt;&lt;middleNames&gt;M&lt;/middleNames&gt;&lt;lastName&gt;Brierley&lt;/lastName&gt;&lt;/author&gt;&lt;author&gt;&lt;firstName&gt;Alice&lt;/firstName&gt;&lt;middleNames&gt;M&lt;/middleNames&gt;&lt;lastName&gt;Milner&lt;/lastName&gt;&lt;/author&gt;&lt;author&gt;&lt;firstName&gt;Susanne&lt;/firstName&gt;&lt;lastName&gt;Shultz&lt;/lastName&gt;&lt;/author&gt;&lt;author&gt;&lt;firstName&gt;Martin&lt;/firstName&gt;&lt;middleNames&gt;H&lt;/middleNames&gt;&lt;lastName&gt;Trauth&lt;/lastName&gt;&lt;/author&gt;&lt;author&gt;&lt;firstName&gt;Katy&lt;/firstName&gt;&lt;middleNames&gt;E&lt;/middleNames&gt;&lt;lastName&gt;Wilson&lt;/lastName&gt;&lt;/author&gt;&lt;/auth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citekey&gt;Maslin:2015gm&lt;/citekey&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uuid&gt;20B5E03F-8777-47C4-965C-7E66584B8F30&lt;/uuid&gt;&lt;volume&gt;42&lt;/volume&gt;&lt;doi&gt;10.1006/jhev.2001.0535&lt;/doi&gt;&lt;startpage&gt;475&lt;/startpage&gt;&lt;publication_date&gt;99200204001200000000220000&lt;/publication_date&gt;&lt;url&gt;http://linkinghub.elsevier.com/retrieve/pii/S0047248401905354&lt;/url&gt;&lt;citekey&gt;Bobe:2002ho&lt;/citekey&gt;&lt;type&gt;400&lt;/type&gt;&lt;title&gt;Faunal change, environmental variability and late Pliocene hominin evolution&lt;/title&gt;&lt;number&gt;4&lt;/number&gt;&lt;subtype&gt;400&lt;/subtype&gt;&lt;endpage&gt;497&lt;/endpage&gt;&lt;bundle&gt;&lt;publication&gt;&lt;publisher&gt;Elsevier Ltd&lt;/publisher&gt;&lt;title&gt;Journal of Human Evolution&lt;/title&gt;&lt;type&gt;-100&lt;/type&gt;&lt;subtype&gt;-100&lt;/subtype&gt;&lt;uuid&gt;5EF63944-A5B8-4768-A280-9F1EB57A9008&lt;/uuid&gt;&lt;/publication&gt;&lt;/bundle&gt;&lt;authors&gt;&lt;author&gt;&lt;firstName&gt;René&lt;/firstName&gt;&lt;lastName&gt;Bobe&lt;/lastName&gt;&lt;/author&gt;&lt;author&gt;&lt;firstName&gt;Anna&lt;/firstName&gt;&lt;middleNames&gt;K&lt;/middleNames&gt;&lt;lastName&gt;Behrensmeyer&lt;/lastName&gt;&lt;/author&gt;&lt;author&gt;&lt;firstName&gt;Ralph&lt;/firstName&gt;&lt;middleNames&gt;E&lt;/middleNames&gt;&lt;lastName&gt;Chapma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(Potts, 1996; 1998a; Bobe et al., 2002; Trauth et al., 2007; 2010; Maslin et al., 2014; 2015)</w:t>
      </w:r>
      <w:r w:rsidR="00093736">
        <w:rPr>
          <w:rFonts w:ascii="Times New Roman" w:hAnsi="Times New Roman" w:cs="Times New Roman"/>
        </w:rPr>
        <w:fldChar w:fldCharType="end"/>
      </w:r>
      <w:r w:rsidR="00DD1435">
        <w:rPr>
          <w:rFonts w:ascii="Times New Roman" w:hAnsi="Times New Roman" w:cs="Times New Roman"/>
        </w:rPr>
        <w:t xml:space="preserve">. </w:t>
      </w:r>
      <w:r w:rsidR="00A614A6">
        <w:rPr>
          <w:rFonts w:ascii="Times New Roman" w:hAnsi="Times New Roman" w:cs="Times New Roman"/>
        </w:rPr>
        <w:t xml:space="preserve">More specifically, </w:t>
      </w:r>
      <w:r w:rsidR="00766BBB">
        <w:rPr>
          <w:rFonts w:ascii="Times New Roman" w:hAnsi="Times New Roman" w:cs="Times New Roman"/>
        </w:rPr>
        <w:t>variability-based hypotheses</w:t>
      </w:r>
      <w:r w:rsidR="00A614A6">
        <w:rPr>
          <w:rFonts w:ascii="Times New Roman" w:hAnsi="Times New Roman" w:cs="Times New Roman"/>
        </w:rPr>
        <w:t xml:space="preserve"> posit that increases in the amplitude and periodicity of global environmental fluctuations </w:t>
      </w:r>
      <w:r w:rsidR="00655A7B">
        <w:rPr>
          <w:rFonts w:ascii="Times New Roman" w:hAnsi="Times New Roman" w:cs="Times New Roman"/>
        </w:rPr>
        <w:t>may influence</w:t>
      </w:r>
      <w:r w:rsidR="00A614A6">
        <w:rPr>
          <w:rFonts w:ascii="Times New Roman" w:hAnsi="Times New Roman" w:cs="Times New Roman"/>
        </w:rPr>
        <w:t xml:space="preserve"> some species to become more versatile and thus </w:t>
      </w:r>
      <w:r w:rsidR="00655A7B">
        <w:rPr>
          <w:rFonts w:ascii="Times New Roman" w:hAnsi="Times New Roman" w:cs="Times New Roman"/>
        </w:rPr>
        <w:t xml:space="preserve">to </w:t>
      </w:r>
      <w:r w:rsidR="00A614A6">
        <w:rPr>
          <w:rFonts w:ascii="Times New Roman" w:hAnsi="Times New Roman" w:cs="Times New Roman"/>
        </w:rPr>
        <w:t>more effectively adapt to rapidly changing environments</w:t>
      </w:r>
      <w:r w:rsidR="00A32B89">
        <w:rPr>
          <w:rFonts w:ascii="Times New Roman" w:hAnsi="Times New Roman" w:cs="Times New Roman"/>
        </w:rPr>
        <w:t xml:space="preserve">. </w:t>
      </w:r>
      <w:r w:rsidR="00B670F9">
        <w:rPr>
          <w:rFonts w:ascii="Times New Roman" w:hAnsi="Times New Roman" w:cs="Times New Roman"/>
        </w:rPr>
        <w:t xml:space="preserve">In this scenario, </w:t>
      </w:r>
      <w:r w:rsidR="00655A7B">
        <w:rPr>
          <w:rFonts w:ascii="Times New Roman" w:hAnsi="Times New Roman" w:cs="Times New Roman"/>
        </w:rPr>
        <w:t>h</w:t>
      </w:r>
      <w:r w:rsidR="00A41265">
        <w:rPr>
          <w:rFonts w:ascii="Times New Roman" w:hAnsi="Times New Roman" w:cs="Times New Roman"/>
        </w:rPr>
        <w:t>ominin</w:t>
      </w:r>
      <w:r w:rsidR="001A2F71">
        <w:rPr>
          <w:rFonts w:ascii="Times New Roman" w:hAnsi="Times New Roman" w:cs="Times New Roman"/>
        </w:rPr>
        <w:t xml:space="preserve">s responded to this increased </w:t>
      </w:r>
      <w:r w:rsidR="00B670F9">
        <w:rPr>
          <w:rFonts w:ascii="Times New Roman" w:hAnsi="Times New Roman" w:cs="Times New Roman"/>
        </w:rPr>
        <w:t>demand</w:t>
      </w:r>
      <w:r w:rsidR="001A2F71">
        <w:rPr>
          <w:rFonts w:ascii="Times New Roman" w:hAnsi="Times New Roman" w:cs="Times New Roman"/>
        </w:rPr>
        <w:t xml:space="preserve"> for versatility by evolving larger brains capable of enhanced behavioral plasticity </w:t>
      </w:r>
      <w:r w:rsidR="00A614A6">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FB79F263-9089-43A3-BE92-6DA8C3C2BF3D&lt;/uuid&gt;&lt;priority&gt;0&lt;/priority&gt;&lt;publications&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A614A6">
        <w:rPr>
          <w:rFonts w:ascii="Times New Roman" w:hAnsi="Times New Roman" w:cs="Times New Roman"/>
        </w:rPr>
        <w:fldChar w:fldCharType="separate"/>
      </w:r>
      <w:r w:rsidR="00D45F4E">
        <w:rPr>
          <w:rFonts w:ascii="Times New Roman" w:hAnsi="Times New Roman" w:cs="Times New Roman"/>
        </w:rPr>
        <w:t>(Potts, 2012)</w:t>
      </w:r>
      <w:r w:rsidR="00A614A6">
        <w:rPr>
          <w:rFonts w:ascii="Times New Roman" w:hAnsi="Times New Roman" w:cs="Times New Roman"/>
        </w:rPr>
        <w:fldChar w:fldCharType="end"/>
      </w:r>
      <w:r w:rsidR="00A614A6">
        <w:rPr>
          <w:rFonts w:ascii="Times New Roman" w:hAnsi="Times New Roman" w:cs="Times New Roman"/>
        </w:rPr>
        <w:t xml:space="preserve">. </w:t>
      </w:r>
      <w:r w:rsidR="00DD1435">
        <w:rPr>
          <w:rFonts w:ascii="Times New Roman" w:hAnsi="Times New Roman" w:cs="Times New Roman"/>
        </w:rPr>
        <w:t xml:space="preserve">Lastly, some </w:t>
      </w:r>
      <w:r w:rsidR="00E929C2">
        <w:rPr>
          <w:rFonts w:ascii="Times New Roman" w:hAnsi="Times New Roman" w:cs="Times New Roman"/>
        </w:rPr>
        <w:t xml:space="preserve">have </w:t>
      </w:r>
      <w:r w:rsidR="00655A7B">
        <w:rPr>
          <w:rFonts w:ascii="Times New Roman" w:hAnsi="Times New Roman" w:cs="Times New Roman"/>
        </w:rPr>
        <w:t xml:space="preserve">suggested </w:t>
      </w:r>
      <w:r w:rsidR="00E929C2">
        <w:rPr>
          <w:rFonts w:ascii="Times New Roman" w:hAnsi="Times New Roman" w:cs="Times New Roman"/>
        </w:rPr>
        <w:t>the</w:t>
      </w:r>
      <w:r w:rsidR="00DD1435">
        <w:rPr>
          <w:rFonts w:ascii="Times New Roman" w:hAnsi="Times New Roman" w:cs="Times New Roman"/>
        </w:rPr>
        <w:t xml:space="preserve"> rapidity at which climate change occurs </w:t>
      </w:r>
      <w:r w:rsidR="00655A7B">
        <w:rPr>
          <w:rFonts w:ascii="Times New Roman" w:hAnsi="Times New Roman" w:cs="Times New Roman"/>
        </w:rPr>
        <w:t xml:space="preserve">may be </w:t>
      </w:r>
      <w:r w:rsidR="00DD1435">
        <w:rPr>
          <w:rFonts w:ascii="Times New Roman" w:hAnsi="Times New Roman" w:cs="Times New Roman"/>
        </w:rPr>
        <w:t>a driver of evolution, here referred to as rate-based hypotheses</w:t>
      </w:r>
      <w:r w:rsidR="00C52C28">
        <w:rPr>
          <w:rFonts w:ascii="Times New Roman" w:hAnsi="Times New Roman" w:cs="Times New Roman"/>
        </w:rPr>
        <w:t xml:space="preserve"> (e.g. turnover pulse hypothesis)</w:t>
      </w:r>
      <w:r w:rsidR="00DD1435">
        <w:rPr>
          <w:rFonts w:ascii="Times New Roman" w:hAnsi="Times New Roman" w:cs="Times New Roman"/>
        </w:rPr>
        <w:t xml:space="preserve"> </w:t>
      </w:r>
      <w:r w:rsidR="00093736">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&lt;citation&gt;&lt;uuid&gt;7DBCDF2A-BC4C-4357-889C-CEDC5F6274F9&lt;/uuid&gt;&lt;priority&gt;9&lt;/priority&gt;&lt;publications&gt;&lt;publication&gt;&lt;publication_date&gt;99199500001200000000200000&lt;/publication_date&gt;&lt;title&gt;The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citekey&gt;Vrba:1995vq&lt;/citekey&gt;&lt;url&gt;http://www.citeulike.org/group/2696/article/1382352&lt;/url&gt;&lt;authors&gt;&lt;author&gt;&lt;firstName&gt;Elisabeth&lt;/firstName&gt;&lt;middleNames&gt;S&lt;/middleNames&gt;&lt;lastName&gt;Vrba&lt;/lastName&gt;&lt;/author&gt;&lt;/authors&gt;&lt;/publication&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citekey&gt;Vrba:1993vj&lt;/citekey&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(Vrba, 1993; 1995; 1996)</w:t>
      </w:r>
      <w:r w:rsidR="00093736">
        <w:rPr>
          <w:rFonts w:ascii="Times New Roman" w:hAnsi="Times New Roman" w:cs="Times New Roman"/>
        </w:rPr>
        <w:fldChar w:fldCharType="end"/>
      </w:r>
      <w:r w:rsidR="00DD1435">
        <w:rPr>
          <w:rFonts w:ascii="Times New Roman" w:hAnsi="Times New Roman" w:cs="Times New Roman"/>
        </w:rPr>
        <w:t>.</w:t>
      </w:r>
    </w:p>
    <w:p w14:paraId="320468D2" w14:textId="7977B46B" w:rsidR="00894FE1" w:rsidRDefault="00D617C2" w:rsidP="001A2F71">
      <w:pPr>
        <w:ind w:firstLine="720"/>
        <w:rPr>
          <w:rFonts w:ascii="Times New Roman" w:hAnsi="Times New Roman" w:cs="Times New Roman"/>
        </w:rPr>
      </w:pPr>
      <w:r w:rsidRPr="006F202A">
        <w:rPr>
          <w:rFonts w:ascii="Times New Roman" w:hAnsi="Times New Roman" w:cs="Times New Roman"/>
        </w:rPr>
        <w:t xml:space="preserve">While often </w:t>
      </w:r>
      <w:r w:rsidR="00A355CF">
        <w:rPr>
          <w:rFonts w:ascii="Times New Roman" w:hAnsi="Times New Roman" w:cs="Times New Roman"/>
        </w:rPr>
        <w:t>conceptualized</w:t>
      </w:r>
      <w:r w:rsidRPr="006F202A">
        <w:rPr>
          <w:rFonts w:ascii="Times New Roman" w:hAnsi="Times New Roman" w:cs="Times New Roman"/>
        </w:rPr>
        <w:t xml:space="preserve"> as </w:t>
      </w:r>
      <w:r w:rsidR="00F77786" w:rsidRPr="006F202A">
        <w:rPr>
          <w:rFonts w:ascii="Times New Roman" w:hAnsi="Times New Roman" w:cs="Times New Roman"/>
        </w:rPr>
        <w:t>mutually exclusive</w:t>
      </w:r>
      <w:r w:rsidRPr="006F202A">
        <w:rPr>
          <w:rFonts w:ascii="Times New Roman" w:hAnsi="Times New Roman" w:cs="Times New Roman"/>
        </w:rPr>
        <w:t xml:space="preserve">, </w:t>
      </w:r>
      <w:r w:rsidR="00E87778">
        <w:rPr>
          <w:rFonts w:ascii="Times New Roman" w:hAnsi="Times New Roman" w:cs="Times New Roman"/>
        </w:rPr>
        <w:t xml:space="preserve">there is </w:t>
      </w:r>
      <w:r w:rsidR="00B670F9">
        <w:rPr>
          <w:rFonts w:ascii="Times New Roman" w:hAnsi="Times New Roman" w:cs="Times New Roman"/>
        </w:rPr>
        <w:t xml:space="preserve">in fact </w:t>
      </w:r>
      <w:r w:rsidR="00E87778">
        <w:rPr>
          <w:rFonts w:ascii="Times New Roman" w:hAnsi="Times New Roman" w:cs="Times New Roman"/>
        </w:rPr>
        <w:t>considerable</w:t>
      </w:r>
      <w:r w:rsidR="00A355CF">
        <w:rPr>
          <w:rFonts w:ascii="Times New Roman" w:hAnsi="Times New Roman" w:cs="Times New Roman"/>
        </w:rPr>
        <w:t xml:space="preserve"> overlap between these hypotheses. Changes in trend, variability, and rate are highly interactive aspects of the global climate</w:t>
      </w:r>
      <w:r w:rsidR="004E2C0E">
        <w:rPr>
          <w:rFonts w:ascii="Times New Roman" w:hAnsi="Times New Roman" w:cs="Times New Roman"/>
        </w:rPr>
        <w:t xml:space="preserve"> that can </w:t>
      </w:r>
      <w:r w:rsidR="00E87778">
        <w:rPr>
          <w:rFonts w:ascii="Times New Roman" w:hAnsi="Times New Roman" w:cs="Times New Roman"/>
        </w:rPr>
        <w:t xml:space="preserve">in turn </w:t>
      </w:r>
      <w:r w:rsidR="004E2C0E">
        <w:rPr>
          <w:rFonts w:ascii="Times New Roman" w:hAnsi="Times New Roman" w:cs="Times New Roman"/>
        </w:rPr>
        <w:t>have complex downstream effects on environment at the level of continents, regions, local habitats</w:t>
      </w:r>
      <w:r w:rsidR="00E87778">
        <w:rPr>
          <w:rFonts w:ascii="Times New Roman" w:hAnsi="Times New Roman" w:cs="Times New Roman"/>
        </w:rPr>
        <w:t>, a</w:t>
      </w:r>
      <w:r w:rsidR="0082002D">
        <w:rPr>
          <w:rFonts w:ascii="Times New Roman" w:hAnsi="Times New Roman" w:cs="Times New Roman"/>
        </w:rPr>
        <w:t>nd</w:t>
      </w:r>
      <w:r w:rsidR="00E87778">
        <w:rPr>
          <w:rFonts w:ascii="Times New Roman" w:hAnsi="Times New Roman" w:cs="Times New Roman"/>
        </w:rPr>
        <w:t xml:space="preserve"> communities of organisms</w:t>
      </w:r>
      <w:r w:rsidR="00A355CF">
        <w:rPr>
          <w:rFonts w:ascii="Times New Roman" w:hAnsi="Times New Roman" w:cs="Times New Roman"/>
        </w:rPr>
        <w:t xml:space="preserve"> </w:t>
      </w:r>
      <w:r w:rsidR="00093736">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1444D343-B922-40F6-9648-1D1C2652466D&lt;/uuid&gt;&lt;priority&gt;10&lt;/priority&gt;&lt;publications&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gt;&lt;uuid&gt;A499EEE7-D75F-4CFE-BB1D-880BAFEB9BD9&lt;/uuid&gt;&lt;volume&gt;53&lt;/volume&gt;&lt;accepted_date&gt;99200706281200000000222000&lt;/accepted_date&gt;&lt;doi&gt;10.1016/j.jhevol.2007.06.005&lt;/doi&gt;&lt;startpage&gt;443&lt;/startpage&gt;&lt;revision_date&gt;99200706151200000000222000&lt;/revision_date&gt;&lt;publication_date&gt;99200711011200000000222000&lt;/publication_date&gt;&lt;url&gt;http://eutils.ncbi.nlm.nih.gov/entrez/eutils/elink.fcgi?dbfrom=pubmed&amp;amp;id=17915289&amp;amp;retmode=ref&amp;amp;cmd=prlinks&lt;/url&gt;&lt;citekey&gt;Maslin:2007jr&lt;/citekey&gt;&lt;type&gt;400&lt;/type&gt;&lt;title&gt;Tectonics, orbital forcing, global climate change, and human evolution in Africa: introduction to the African paleoclimate special volume.&lt;/title&gt;&lt;submission_date&gt;99200703291200000000222000&lt;/submission_date&gt;&lt;number&gt;5&lt;/number&gt;&lt;institution&gt;Environmental Change Research Centre, Department of Geography, University College London, UK. m.maslin@geog.ucl.ac.uk&lt;/institution&gt;&lt;subtype&gt;400&lt;/subtype&gt;&lt;endpage&gt;464&lt;/endpage&gt;&lt;bundle&gt;&lt;publication&gt;&lt;publisher&gt;Elsevier Ltd&lt;/publisher&gt;&lt;title&gt;Journal of Human Evolution&lt;/title&gt;&lt;type&gt;-100&lt;/type&gt;&lt;subtype&gt;-100&lt;/subtype&gt;&lt;uuid&gt;5EF63944-A5B8-4768-A280-9F1EB57A9008&lt;/uuid&gt;&lt;/publication&gt;&lt;/bundle&gt;&lt;authors&gt;&lt;author&gt;&lt;firstName&gt;Mark&lt;/firstName&gt;&lt;middleNames&gt;A&lt;/middleNames&gt;&lt;lastName&gt;Maslin&lt;/lastName&gt;&lt;/author&gt;&lt;author&gt;&lt;firstName&gt;Beth&lt;/firstName&gt;&lt;lastName&gt;Christense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(Zachos et al., 2001; Maslin and Christensen, 2007)</w:t>
      </w:r>
      <w:r w:rsidR="00093736">
        <w:rPr>
          <w:rFonts w:ascii="Times New Roman" w:hAnsi="Times New Roman" w:cs="Times New Roman"/>
        </w:rPr>
        <w:fldChar w:fldCharType="end"/>
      </w:r>
      <w:r w:rsidR="004E2C0E">
        <w:rPr>
          <w:rFonts w:ascii="Times New Roman" w:hAnsi="Times New Roman" w:cs="Times New Roman"/>
        </w:rPr>
        <w:t>.</w:t>
      </w:r>
      <w:r w:rsidR="0030589D">
        <w:rPr>
          <w:rFonts w:ascii="Times New Roman" w:hAnsi="Times New Roman" w:cs="Times New Roman"/>
        </w:rPr>
        <w:t xml:space="preserve"> Therefore it seems more appropriate to </w:t>
      </w:r>
      <w:r w:rsidR="0089382F">
        <w:rPr>
          <w:rFonts w:ascii="Times New Roman" w:hAnsi="Times New Roman" w:cs="Times New Roman"/>
        </w:rPr>
        <w:t>test</w:t>
      </w:r>
      <w:r w:rsidR="0030589D">
        <w:rPr>
          <w:rFonts w:ascii="Times New Roman" w:hAnsi="Times New Roman" w:cs="Times New Roman"/>
        </w:rPr>
        <w:t xml:space="preserve"> these hypotheses within a single </w:t>
      </w:r>
      <w:r w:rsidR="000500BD">
        <w:rPr>
          <w:rFonts w:ascii="Times New Roman" w:hAnsi="Times New Roman" w:cs="Times New Roman"/>
        </w:rPr>
        <w:t xml:space="preserve">comprehensive </w:t>
      </w:r>
      <w:r w:rsidR="0030589D">
        <w:rPr>
          <w:rFonts w:ascii="Times New Roman" w:hAnsi="Times New Roman" w:cs="Times New Roman"/>
        </w:rPr>
        <w:t>model</w:t>
      </w:r>
      <w:r w:rsidR="00065895">
        <w:rPr>
          <w:rFonts w:ascii="Times New Roman" w:hAnsi="Times New Roman" w:cs="Times New Roman"/>
        </w:rPr>
        <w:t>.</w:t>
      </w:r>
      <w:r w:rsidR="0030589D">
        <w:rPr>
          <w:rFonts w:ascii="Times New Roman" w:hAnsi="Times New Roman" w:cs="Times New Roman"/>
        </w:rPr>
        <w:t xml:space="preserve"> </w:t>
      </w:r>
    </w:p>
    <w:p w14:paraId="33ABEE8D" w14:textId="70ACD264" w:rsidR="007E06FE" w:rsidRDefault="00064EA1" w:rsidP="008B704A">
      <w:pPr>
        <w:rPr>
          <w:rFonts w:ascii="Times New Roman" w:hAnsi="Times New Roman" w:cs="Times New Roman"/>
        </w:rPr>
      </w:pPr>
      <w:r>
        <w:rPr>
          <w:rFonts w:ascii="Times New Roman" w:hAnsi="Times New Roman"/>
        </w:rPr>
        <w:tab/>
      </w:r>
      <w:r w:rsidR="00093736">
        <w:rPr>
          <w:rFonts w:ascii="Times New Roman" w:hAnsi="Times New Roman"/>
        </w:rPr>
        <w:t xml:space="preserve">While there have been numerous </w:t>
      </w:r>
      <w:r w:rsidR="002E7CA4">
        <w:rPr>
          <w:rFonts w:ascii="Times New Roman" w:hAnsi="Times New Roman"/>
        </w:rPr>
        <w:t>claims</w:t>
      </w:r>
      <w:r w:rsidR="00093736">
        <w:rPr>
          <w:rFonts w:ascii="Times New Roman" w:hAnsi="Times New Roman"/>
        </w:rPr>
        <w:t xml:space="preserve"> of a relationship between </w:t>
      </w:r>
      <w:r>
        <w:rPr>
          <w:rFonts w:ascii="Times New Roman" w:hAnsi="Times New Roman"/>
        </w:rPr>
        <w:t>h</w:t>
      </w:r>
      <w:r w:rsidR="00A41265">
        <w:rPr>
          <w:rFonts w:ascii="Times New Roman" w:hAnsi="Times New Roman"/>
        </w:rPr>
        <w:t>ominin</w:t>
      </w:r>
      <w:r w:rsidR="00093736">
        <w:rPr>
          <w:rFonts w:ascii="Times New Roman" w:hAnsi="Times New Roman"/>
        </w:rPr>
        <w:t xml:space="preserve"> brain size and climate </w:t>
      </w:r>
      <w:r w:rsidR="006241DC">
        <w:rPr>
          <w:rFonts w:ascii="Times New Roman" w:hAnsi="Times New Roman"/>
        </w:rPr>
        <w:fldChar w:fldCharType="begin"/>
      </w:r>
      <w:r w:rsidR="008C793A">
        <w:rPr>
          <w:rFonts w:ascii="Times New Roman" w:hAnsi="Times New Roman"/>
        </w:rPr>
        <w:instrText xml:space="preserve"> ADDIN PAPERS2_CITATIONS &lt;citation&gt;&lt;uuid&gt;53257170-5008-4593-9402-03FA65AFD712&lt;/uuid&gt;&lt;priority&gt;0&lt;/priority&gt;&lt;publications&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citekey&gt;Shultz:2013ii&lt;/citekey&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citekey&gt;Maslin:2015gm&lt;/citekey&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FB72B12A-AE31-47C5-BB4C-5C92E5D81382&lt;/uuid&gt;&lt;volume&gt;43&lt;/volume&gt;&lt;startpage&gt;92&lt;/startpage&gt;&lt;publication_date&gt;99199400001200000000200000&lt;/publication_date&gt;&lt;url&gt;http://sysbio.oxfordjournals.org/content/43/1/92.short&lt;/url&gt;&lt;citekey&gt;Vrba:1994uq&lt;/citekey&gt;&lt;type&gt;400&lt;/type&gt;&lt;title&gt;Analysis of paedomorphosis using allometric characters: the example of Reduncini antelopes (Bovidae, Mammalia)&lt;/title&gt;&lt;publisher&gt;Oxford University Press&lt;/publisher&gt;&lt;number&gt;1&lt;/number&gt;&lt;subtype&gt;400&lt;/subtype&gt;&lt;endpage&gt;116&lt;/endpage&gt;&lt;bundle&gt;&lt;publication&gt;&lt;title&gt;Systematic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citekey&gt;Potts:1998dk&lt;/citekey&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citekey&gt;Vrba:1995vq&lt;/citekey&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6241DC">
        <w:rPr>
          <w:rFonts w:ascii="Times New Roman" w:hAnsi="Times New Roman"/>
        </w:rPr>
        <w:fldChar w:fldCharType="separate"/>
      </w:r>
      <w:r w:rsidR="00D45F4E">
        <w:rPr>
          <w:rFonts w:ascii="Times New Roman" w:hAnsi="Times New Roman" w:cs="Times New Roman"/>
        </w:rPr>
        <w:t>(Vrba et al., 1994; Vrba, 1995; 1996; Potts, 1998b; 2012; Shultz and Maslin, 2013; Maslin et al., 2015)</w:t>
      </w:r>
      <w:r w:rsidR="006241DC">
        <w:rPr>
          <w:rFonts w:ascii="Times New Roman" w:hAnsi="Times New Roman"/>
        </w:rPr>
        <w:fldChar w:fldCharType="end"/>
      </w:r>
      <w:r w:rsidR="002E7CA4">
        <w:rPr>
          <w:rFonts w:ascii="Times New Roman" w:hAnsi="Times New Roman"/>
        </w:rPr>
        <w:t xml:space="preserve"> </w:t>
      </w:r>
      <w:r w:rsidR="006241DC">
        <w:rPr>
          <w:rFonts w:ascii="Times New Roman" w:hAnsi="Times New Roman"/>
        </w:rPr>
        <w:t xml:space="preserve">very </w:t>
      </w:r>
      <w:r w:rsidR="002E7CA4">
        <w:rPr>
          <w:rFonts w:ascii="Times New Roman" w:hAnsi="Times New Roman"/>
        </w:rPr>
        <w:t>few studies have attempted to statistically test this relationship.</w:t>
      </w:r>
      <w:r w:rsidR="00790871">
        <w:rPr>
          <w:rFonts w:ascii="Times New Roman" w:hAnsi="Times New Roman"/>
        </w:rPr>
        <w:t xml:space="preserve"> </w:t>
      </w:r>
      <w:r w:rsidR="006241DC">
        <w:rPr>
          <w:rFonts w:ascii="Times New Roman" w:hAnsi="Times New Roman"/>
        </w:rPr>
        <w:t xml:space="preserve">Ash &amp; Gallup </w:t>
      </w:r>
      <w:r w:rsidR="006241DC">
        <w:rPr>
          <w:rFonts w:ascii="Times New Roman" w:hAnsi="Times New Roman"/>
        </w:rPr>
        <w:fldChar w:fldCharType="begin"/>
      </w:r>
      <w:r w:rsidR="008C793A">
        <w:rPr>
          <w:rFonts w:ascii="Times New Roman" w:hAnsi="Times New Roman"/>
        </w:rPr>
        <w:instrText xml:space="preserve"> ADDIN PAPERS2_CITATIONS &lt;citation&gt;&lt;uuid&gt;5967ADD0-D08D-4E49-A9A5-5A7E826F737B&lt;/uuid&gt;&lt;priority&gt;0&lt;/priority&gt;&lt;publications&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6241DC">
        <w:rPr>
          <w:rFonts w:ascii="Times New Roman" w:hAnsi="Times New Roman"/>
        </w:rPr>
        <w:fldChar w:fldCharType="separate"/>
      </w:r>
      <w:r w:rsidR="00D45F4E">
        <w:rPr>
          <w:rFonts w:ascii="Times New Roman" w:hAnsi="Times New Roman" w:cs="Times New Roman"/>
        </w:rPr>
        <w:t>(2007)</w:t>
      </w:r>
      <w:r w:rsidR="006241DC">
        <w:rPr>
          <w:rFonts w:ascii="Times New Roman" w:hAnsi="Times New Roman"/>
        </w:rPr>
        <w:fldChar w:fldCharType="end"/>
      </w:r>
      <w:r w:rsidR="00664943">
        <w:rPr>
          <w:rFonts w:ascii="Times New Roman" w:hAnsi="Times New Roman"/>
        </w:rPr>
        <w:t xml:space="preserve"> </w:t>
      </w:r>
      <w:r>
        <w:rPr>
          <w:rFonts w:ascii="Times New Roman" w:hAnsi="Times New Roman"/>
        </w:rPr>
        <w:t>examined</w:t>
      </w:r>
      <w:r w:rsidR="00664943">
        <w:rPr>
          <w:rFonts w:ascii="Times New Roman" w:hAnsi="Times New Roman"/>
        </w:rPr>
        <w:t xml:space="preserve"> </w:t>
      </w:r>
      <w:r>
        <w:rPr>
          <w:rFonts w:ascii="Times New Roman" w:hAnsi="Times New Roman"/>
        </w:rPr>
        <w:t xml:space="preserve">the relationship between </w:t>
      </w:r>
      <w:r w:rsidR="00664943">
        <w:rPr>
          <w:rFonts w:ascii="Times New Roman" w:hAnsi="Times New Roman"/>
        </w:rPr>
        <w:t>brain</w:t>
      </w:r>
      <w:r>
        <w:rPr>
          <w:rFonts w:ascii="Times New Roman" w:hAnsi="Times New Roman"/>
        </w:rPr>
        <w:t xml:space="preserve"> evolution and </w:t>
      </w:r>
      <w:r w:rsidR="00664943">
        <w:rPr>
          <w:rFonts w:ascii="Times New Roman" w:hAnsi="Times New Roman"/>
        </w:rPr>
        <w:t>climate</w:t>
      </w:r>
      <w:r>
        <w:rPr>
          <w:rFonts w:ascii="Times New Roman" w:hAnsi="Times New Roman"/>
        </w:rPr>
        <w:t xml:space="preserve">, finding </w:t>
      </w:r>
      <w:r w:rsidR="00895789">
        <w:rPr>
          <w:rFonts w:ascii="Times New Roman" w:hAnsi="Times New Roman"/>
        </w:rPr>
        <w:t xml:space="preserve">that </w:t>
      </w:r>
      <w:r w:rsidR="008036FB">
        <w:rPr>
          <w:rFonts w:ascii="Times New Roman" w:hAnsi="Times New Roman"/>
        </w:rPr>
        <w:t>both global cooling</w:t>
      </w:r>
      <w:r w:rsidR="00895789">
        <w:rPr>
          <w:rFonts w:ascii="Times New Roman" w:hAnsi="Times New Roman"/>
        </w:rPr>
        <w:t xml:space="preserve"> </w:t>
      </w:r>
      <w:r w:rsidR="008036FB">
        <w:rPr>
          <w:rFonts w:ascii="Times New Roman" w:hAnsi="Times New Roman"/>
        </w:rPr>
        <w:t>trends</w:t>
      </w:r>
      <w:r w:rsidR="00895789">
        <w:rPr>
          <w:rFonts w:ascii="Times New Roman" w:hAnsi="Times New Roman"/>
        </w:rPr>
        <w:t xml:space="preserve"> and </w:t>
      </w:r>
      <w:r w:rsidR="008036FB">
        <w:rPr>
          <w:rFonts w:ascii="Times New Roman" w:hAnsi="Times New Roman"/>
        </w:rPr>
        <w:t xml:space="preserve">global temperature </w:t>
      </w:r>
      <w:r w:rsidR="00895789">
        <w:rPr>
          <w:rFonts w:ascii="Times New Roman" w:hAnsi="Times New Roman"/>
        </w:rPr>
        <w:t xml:space="preserve">variability </w:t>
      </w:r>
      <w:r w:rsidR="00A834CB">
        <w:rPr>
          <w:rFonts w:ascii="Times New Roman" w:hAnsi="Times New Roman"/>
        </w:rPr>
        <w:t>significant</w:t>
      </w:r>
      <w:r w:rsidR="008036FB">
        <w:rPr>
          <w:rFonts w:ascii="Times New Roman" w:hAnsi="Times New Roman"/>
        </w:rPr>
        <w:t>ly</w:t>
      </w:r>
      <w:r w:rsidR="00A834CB">
        <w:rPr>
          <w:rFonts w:ascii="Times New Roman" w:hAnsi="Times New Roman"/>
        </w:rPr>
        <w:t xml:space="preserve"> </w:t>
      </w:r>
      <w:r w:rsidR="00895789">
        <w:rPr>
          <w:rFonts w:ascii="Times New Roman" w:hAnsi="Times New Roman"/>
        </w:rPr>
        <w:t>correlated with</w:t>
      </w:r>
      <w:r w:rsidR="00A834CB">
        <w:rPr>
          <w:rFonts w:ascii="Times New Roman" w:hAnsi="Times New Roman"/>
        </w:rPr>
        <w:t xml:space="preserve"> </w:t>
      </w:r>
      <w:r w:rsidR="008036FB">
        <w:rPr>
          <w:rFonts w:ascii="Times New Roman" w:hAnsi="Times New Roman"/>
        </w:rPr>
        <w:t xml:space="preserve">increasing </w:t>
      </w:r>
      <w:r>
        <w:rPr>
          <w:rFonts w:ascii="Times New Roman" w:hAnsi="Times New Roman"/>
        </w:rPr>
        <w:t>h</w:t>
      </w:r>
      <w:r w:rsidR="00A41265">
        <w:rPr>
          <w:rFonts w:ascii="Times New Roman" w:hAnsi="Times New Roman"/>
        </w:rPr>
        <w:t>ominin</w:t>
      </w:r>
      <w:r w:rsidR="00A834CB">
        <w:rPr>
          <w:rFonts w:ascii="Times New Roman" w:hAnsi="Times New Roman"/>
        </w:rPr>
        <w:t xml:space="preserve"> </w:t>
      </w:r>
      <w:r w:rsidR="00041078">
        <w:rPr>
          <w:rFonts w:ascii="Times New Roman" w:hAnsi="Times New Roman"/>
        </w:rPr>
        <w:t>CC</w:t>
      </w:r>
      <w:r w:rsidR="00A834CB">
        <w:rPr>
          <w:rFonts w:ascii="Times New Roman" w:hAnsi="Times New Roman"/>
        </w:rPr>
        <w:t xml:space="preserve"> </w:t>
      </w:r>
      <w:r w:rsidR="00895789">
        <w:rPr>
          <w:rFonts w:ascii="Times New Roman" w:hAnsi="Times New Roman"/>
        </w:rPr>
        <w:t>(n=109 specimens)</w:t>
      </w:r>
      <w:r w:rsidR="00626FDE" w:rsidRPr="00626FDE">
        <w:rPr>
          <w:rFonts w:ascii="Times New Roman" w:hAnsi="Times New Roman"/>
        </w:rPr>
        <w:t xml:space="preserve"> </w:t>
      </w:r>
      <w:r w:rsidR="00626FDE">
        <w:rPr>
          <w:rFonts w:ascii="Times New Roman" w:hAnsi="Times New Roman"/>
        </w:rPr>
        <w:t>over the last 2 M</w:t>
      </w:r>
      <w:r>
        <w:rPr>
          <w:rFonts w:ascii="Times New Roman" w:hAnsi="Times New Roman"/>
        </w:rPr>
        <w:t>a</w:t>
      </w:r>
      <w:r w:rsidR="00895789">
        <w:rPr>
          <w:rFonts w:ascii="Times New Roman" w:hAnsi="Times New Roman"/>
        </w:rPr>
        <w:t xml:space="preserve">. </w:t>
      </w:r>
      <w:r w:rsidR="00933BD8">
        <w:rPr>
          <w:rFonts w:ascii="Times New Roman" w:hAnsi="Times New Roman"/>
        </w:rPr>
        <w:t xml:space="preserve">In a </w:t>
      </w:r>
      <w:r w:rsidR="00590470">
        <w:rPr>
          <w:rFonts w:ascii="Times New Roman" w:hAnsi="Times New Roman"/>
        </w:rPr>
        <w:t xml:space="preserve">subsequent </w:t>
      </w:r>
      <w:r w:rsidR="007B49BC">
        <w:rPr>
          <w:rFonts w:ascii="Times New Roman" w:hAnsi="Times New Roman"/>
        </w:rPr>
        <w:t xml:space="preserve">multivariate analysis of the Ash &amp; Gallup </w:t>
      </w:r>
      <w:r w:rsidR="007B49BC">
        <w:rPr>
          <w:rFonts w:ascii="Times New Roman" w:hAnsi="Times New Roman"/>
        </w:rPr>
        <w:fldChar w:fldCharType="begin"/>
      </w:r>
      <w:r w:rsidR="008C793A">
        <w:rPr>
          <w:rFonts w:ascii="Times New Roman" w:hAnsi="Times New Roman"/>
        </w:rPr>
        <w:instrText xml:space="preserve"> ADDIN PAPERS2_CITATIONS &lt;citation&gt;&lt;uuid&gt;3BAEA2FD-D1EC-4788-B852-C2FEFF9A4602&lt;/uuid&gt;&lt;priority&gt;0&lt;/priority&gt;&lt;publications&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7B49BC">
        <w:rPr>
          <w:rFonts w:ascii="Times New Roman" w:hAnsi="Times New Roman"/>
        </w:rPr>
        <w:fldChar w:fldCharType="separate"/>
      </w:r>
      <w:r w:rsidR="00D45F4E">
        <w:rPr>
          <w:rFonts w:ascii="Times New Roman" w:hAnsi="Times New Roman" w:cs="Times New Roman"/>
        </w:rPr>
        <w:t>(2007)</w:t>
      </w:r>
      <w:r w:rsidR="007B49BC">
        <w:rPr>
          <w:rFonts w:ascii="Times New Roman" w:hAnsi="Times New Roman"/>
        </w:rPr>
        <w:fldChar w:fldCharType="end"/>
      </w:r>
      <w:r w:rsidR="001E7CCC">
        <w:rPr>
          <w:rFonts w:ascii="Times New Roman" w:hAnsi="Times New Roman"/>
        </w:rPr>
        <w:t xml:space="preserve"> data</w:t>
      </w:r>
      <w:r w:rsidR="007B49BC">
        <w:rPr>
          <w:rFonts w:ascii="Times New Roman" w:hAnsi="Times New Roman"/>
        </w:rPr>
        <w:t>set</w:t>
      </w:r>
      <w:r w:rsidR="00F60890">
        <w:rPr>
          <w:rFonts w:ascii="Times New Roman" w:hAnsi="Times New Roman"/>
        </w:rPr>
        <w:t>,</w:t>
      </w:r>
      <w:r w:rsidR="00F25697">
        <w:rPr>
          <w:rFonts w:ascii="Times New Roman" w:hAnsi="Times New Roman"/>
        </w:rPr>
        <w:t xml:space="preserve"> Bailey &amp; Geary </w:t>
      </w:r>
      <w:r w:rsidR="00F25697">
        <w:rPr>
          <w:rFonts w:ascii="Times New Roman" w:hAnsi="Times New Roman"/>
        </w:rPr>
        <w:fldChar w:fldCharType="begin"/>
      </w:r>
      <w:r w:rsidR="008C793A">
        <w:rPr>
          <w:rFonts w:ascii="Times New Roman" w:hAnsi="Times New Roman"/>
        </w:rPr>
        <w:instrText xml:space="preserve"> ADDIN PAPERS2_CITATIONS &lt;citation&gt;&lt;uuid&gt;1D0F23D1-D3A4-404B-9E4B-3C7D46FA226E&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citekey&gt;Bailey:2009df&lt;/citekey&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s&gt;&lt;cites&gt;&lt;cite&gt;&lt;suppress&gt;A&lt;/suppress&gt;&lt;/cite&gt;&lt;/cites&gt;&lt;/citation&gt;</w:instrText>
      </w:r>
      <w:r w:rsidR="00F25697">
        <w:rPr>
          <w:rFonts w:ascii="Times New Roman" w:hAnsi="Times New Roman"/>
        </w:rPr>
        <w:fldChar w:fldCharType="separate"/>
      </w:r>
      <w:r w:rsidR="00F25697">
        <w:rPr>
          <w:rFonts w:ascii="Times New Roman" w:hAnsi="Times New Roman" w:cs="Times New Roman"/>
        </w:rPr>
        <w:t>(2009)</w:t>
      </w:r>
      <w:r w:rsidR="00F25697">
        <w:rPr>
          <w:rFonts w:ascii="Times New Roman" w:hAnsi="Times New Roman"/>
        </w:rPr>
        <w:fldChar w:fldCharType="end"/>
      </w:r>
      <w:r w:rsidR="00F60890">
        <w:rPr>
          <w:rFonts w:ascii="Times New Roman" w:hAnsi="Times New Roman"/>
        </w:rPr>
        <w:t xml:space="preserve"> found that climatic trends towards global cooling and increased </w:t>
      </w:r>
      <w:r w:rsidR="00F25697">
        <w:rPr>
          <w:rFonts w:ascii="Times New Roman" w:hAnsi="Times New Roman"/>
        </w:rPr>
        <w:t xml:space="preserve">variability </w:t>
      </w:r>
      <w:r w:rsidR="007B49BC">
        <w:rPr>
          <w:rFonts w:ascii="Times New Roman" w:hAnsi="Times New Roman"/>
        </w:rPr>
        <w:t xml:space="preserve">as well as other predictors of CC </w:t>
      </w:r>
      <w:r w:rsidR="00F25697">
        <w:rPr>
          <w:rFonts w:ascii="Times New Roman" w:hAnsi="Times New Roman"/>
        </w:rPr>
        <w:t xml:space="preserve">(e.g. estimated </w:t>
      </w:r>
      <w:r w:rsidR="007B49BC">
        <w:rPr>
          <w:rFonts w:ascii="Times New Roman" w:hAnsi="Times New Roman"/>
        </w:rPr>
        <w:t>popula</w:t>
      </w:r>
      <w:r w:rsidR="00F25697">
        <w:rPr>
          <w:rFonts w:ascii="Times New Roman" w:hAnsi="Times New Roman"/>
        </w:rPr>
        <w:t>tion density, parasitic load)</w:t>
      </w:r>
      <w:r w:rsidR="00933BD8">
        <w:rPr>
          <w:rFonts w:ascii="Times New Roman" w:hAnsi="Times New Roman"/>
        </w:rPr>
        <w:t xml:space="preserve"> </w:t>
      </w:r>
      <w:r w:rsidR="007B49BC">
        <w:rPr>
          <w:rFonts w:ascii="Times New Roman" w:hAnsi="Times New Roman"/>
        </w:rPr>
        <w:t xml:space="preserve">predicted </w:t>
      </w:r>
      <w:r w:rsidR="00962C11">
        <w:rPr>
          <w:rFonts w:ascii="Times New Roman" w:hAnsi="Times New Roman"/>
        </w:rPr>
        <w:t>h</w:t>
      </w:r>
      <w:r w:rsidR="00A41265">
        <w:rPr>
          <w:rFonts w:ascii="Times New Roman" w:hAnsi="Times New Roman"/>
        </w:rPr>
        <w:t>ominin</w:t>
      </w:r>
      <w:r w:rsidR="007B49BC">
        <w:rPr>
          <w:rFonts w:ascii="Times New Roman" w:hAnsi="Times New Roman"/>
        </w:rPr>
        <w:t xml:space="preserve"> CC. </w:t>
      </w:r>
      <w:r w:rsidR="001E7CCC">
        <w:rPr>
          <w:rFonts w:ascii="Times New Roman" w:hAnsi="Times New Roman"/>
        </w:rPr>
        <w:t>Despite these efforts</w:t>
      </w:r>
      <w:r w:rsidR="00B60993">
        <w:rPr>
          <w:rFonts w:ascii="Times New Roman" w:hAnsi="Times New Roman"/>
        </w:rPr>
        <w:t xml:space="preserve">, </w:t>
      </w:r>
      <w:r w:rsidR="00632C4D">
        <w:rPr>
          <w:rFonts w:ascii="Times New Roman" w:hAnsi="Times New Roman"/>
        </w:rPr>
        <w:t xml:space="preserve">the conclusions that can be drawn from these studies </w:t>
      </w:r>
      <w:r w:rsidR="00F349B2">
        <w:rPr>
          <w:rFonts w:ascii="Times New Roman" w:hAnsi="Times New Roman"/>
        </w:rPr>
        <w:t xml:space="preserve">have </w:t>
      </w:r>
      <w:r w:rsidR="00C51C6B">
        <w:rPr>
          <w:rFonts w:ascii="Times New Roman" w:hAnsi="Times New Roman"/>
        </w:rPr>
        <w:t xml:space="preserve">some </w:t>
      </w:r>
      <w:r w:rsidR="00F349B2">
        <w:rPr>
          <w:rFonts w:ascii="Times New Roman" w:hAnsi="Times New Roman"/>
        </w:rPr>
        <w:t>notable limitation</w:t>
      </w:r>
      <w:r w:rsidR="00C51C6B">
        <w:rPr>
          <w:rFonts w:ascii="Times New Roman" w:hAnsi="Times New Roman"/>
        </w:rPr>
        <w:t>s</w:t>
      </w:r>
      <w:r w:rsidR="00D52760">
        <w:rPr>
          <w:rFonts w:ascii="Times New Roman" w:hAnsi="Times New Roman"/>
        </w:rPr>
        <w:t xml:space="preserve">. </w:t>
      </w:r>
      <w:r w:rsidR="00BB2367">
        <w:rPr>
          <w:rFonts w:ascii="Times New Roman" w:hAnsi="Times New Roman"/>
        </w:rPr>
        <w:t>First</w:t>
      </w:r>
      <w:r w:rsidR="00BB2367" w:rsidRPr="00862889">
        <w:rPr>
          <w:rFonts w:ascii="Times New Roman" w:hAnsi="Times New Roman"/>
        </w:rPr>
        <w:t xml:space="preserve">, </w:t>
      </w:r>
      <w:r w:rsidR="00962C11">
        <w:rPr>
          <w:rFonts w:ascii="Times New Roman" w:hAnsi="Times New Roman"/>
        </w:rPr>
        <w:t>no study to date has</w:t>
      </w:r>
      <w:r w:rsidR="00BB2367" w:rsidRPr="00862889">
        <w:rPr>
          <w:rFonts w:ascii="Times New Roman" w:hAnsi="Times New Roman"/>
        </w:rPr>
        <w:t xml:space="preserve"> included a sample </w:t>
      </w:r>
      <w:r w:rsidR="00BB2367">
        <w:rPr>
          <w:rFonts w:ascii="Times New Roman" w:hAnsi="Times New Roman"/>
        </w:rPr>
        <w:t xml:space="preserve">of </w:t>
      </w:r>
      <w:r w:rsidR="00BB2367" w:rsidRPr="00862889">
        <w:rPr>
          <w:rFonts w:ascii="Times New Roman" w:hAnsi="Times New Roman"/>
        </w:rPr>
        <w:t xml:space="preserve">other mammalian taxa to </w:t>
      </w:r>
      <w:r w:rsidR="00064015">
        <w:rPr>
          <w:rFonts w:ascii="Times New Roman" w:hAnsi="Times New Roman"/>
        </w:rPr>
        <w:t>determine whether</w:t>
      </w:r>
      <w:r w:rsidR="00BB2367" w:rsidRPr="00862889">
        <w:rPr>
          <w:rFonts w:ascii="Times New Roman" w:hAnsi="Times New Roman"/>
        </w:rPr>
        <w:t xml:space="preserve"> climate </w:t>
      </w:r>
      <w:r w:rsidR="00064015">
        <w:rPr>
          <w:rFonts w:ascii="Times New Roman" w:hAnsi="Times New Roman"/>
        </w:rPr>
        <w:t xml:space="preserve">variables are related to </w:t>
      </w:r>
      <w:r w:rsidR="00BB2367" w:rsidRPr="00862889">
        <w:rPr>
          <w:rFonts w:ascii="Times New Roman" w:hAnsi="Times New Roman"/>
        </w:rPr>
        <w:t>brain</w:t>
      </w:r>
      <w:r w:rsidR="00064015">
        <w:rPr>
          <w:rFonts w:ascii="Times New Roman" w:hAnsi="Times New Roman"/>
        </w:rPr>
        <w:t xml:space="preserve"> </w:t>
      </w:r>
      <w:r w:rsidR="00BB2367" w:rsidRPr="00862889">
        <w:rPr>
          <w:rFonts w:ascii="Times New Roman" w:hAnsi="Times New Roman"/>
        </w:rPr>
        <w:t>s</w:t>
      </w:r>
      <w:r w:rsidR="00064015">
        <w:rPr>
          <w:rFonts w:ascii="Times New Roman" w:hAnsi="Times New Roman"/>
        </w:rPr>
        <w:t>ize variation</w:t>
      </w:r>
      <w:r w:rsidR="00BB2367" w:rsidRPr="00862889">
        <w:rPr>
          <w:rFonts w:ascii="Times New Roman" w:hAnsi="Times New Roman"/>
        </w:rPr>
        <w:t xml:space="preserve"> as a general principle of mammalian evolution</w:t>
      </w:r>
      <w:r w:rsidR="00064015">
        <w:rPr>
          <w:rFonts w:ascii="Times New Roman" w:hAnsi="Times New Roman"/>
        </w:rPr>
        <w:t xml:space="preserve"> outside of h</w:t>
      </w:r>
      <w:r w:rsidR="00A41265">
        <w:rPr>
          <w:rFonts w:ascii="Times New Roman" w:hAnsi="Times New Roman"/>
        </w:rPr>
        <w:t>ominin</w:t>
      </w:r>
      <w:r w:rsidR="00BB2367">
        <w:rPr>
          <w:rFonts w:ascii="Times New Roman" w:hAnsi="Times New Roman"/>
        </w:rPr>
        <w:t>s</w:t>
      </w:r>
      <w:r w:rsidR="00BB2367" w:rsidRPr="00862889">
        <w:rPr>
          <w:rFonts w:ascii="Times New Roman" w:hAnsi="Times New Roman"/>
        </w:rPr>
        <w:t xml:space="preserve">. </w:t>
      </w:r>
      <w:r w:rsidR="00064015">
        <w:rPr>
          <w:rFonts w:ascii="Times New Roman" w:hAnsi="Times New Roman"/>
        </w:rPr>
        <w:t>The paleontological record demonstrates that b</w:t>
      </w:r>
      <w:r w:rsidR="00AA2B16">
        <w:rPr>
          <w:rFonts w:ascii="Times New Roman" w:hAnsi="Times New Roman"/>
        </w:rPr>
        <w:t xml:space="preserve">rain size </w:t>
      </w:r>
      <w:r w:rsidR="00064015">
        <w:rPr>
          <w:rFonts w:ascii="Times New Roman" w:hAnsi="Times New Roman"/>
        </w:rPr>
        <w:t xml:space="preserve">has </w:t>
      </w:r>
      <w:r w:rsidR="00AA2B16">
        <w:rPr>
          <w:rFonts w:ascii="Times New Roman" w:hAnsi="Times New Roman"/>
        </w:rPr>
        <w:t>increase</w:t>
      </w:r>
      <w:r w:rsidR="00064015">
        <w:rPr>
          <w:rFonts w:ascii="Times New Roman" w:hAnsi="Times New Roman"/>
        </w:rPr>
        <w:t>d</w:t>
      </w:r>
      <w:r w:rsidR="00AA2B16">
        <w:rPr>
          <w:rFonts w:ascii="Times New Roman" w:hAnsi="Times New Roman"/>
        </w:rPr>
        <w:t xml:space="preserve"> across many different taxa </w:t>
      </w:r>
      <w:r w:rsidR="00524054">
        <w:rPr>
          <w:rFonts w:ascii="Times New Roman" w:hAnsi="Times New Roman"/>
        </w:rPr>
        <w:fldChar w:fldCharType="begin"/>
      </w:r>
      <w:r w:rsidR="008C793A">
        <w:rPr>
          <w:rFonts w:ascii="Times New Roman" w:hAnsi="Times New Roman"/>
        </w:rPr>
        <w:instrText xml:space="preserve"> ADDIN PAPERS2_CITATIONS &lt;citation&gt;&lt;uuid&gt;EB8D7A57-9B9D-431C-B6F7-82E790AFB32D&lt;/uuid&gt;&lt;priority&gt;0&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citekey&gt;Montgomery:2010df&lt;/citekey&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524054">
        <w:rPr>
          <w:rFonts w:ascii="Times New Roman" w:hAnsi="Times New Roman"/>
        </w:rPr>
        <w:fldChar w:fldCharType="separate"/>
      </w:r>
      <w:r w:rsidR="00D45F4E">
        <w:rPr>
          <w:rFonts w:ascii="Times New Roman" w:hAnsi="Times New Roman" w:cs="Times New Roman"/>
        </w:rPr>
        <w:t>(Jerison, 1973; Montgomery et al., 2010; Boddy et al., 2012)</w:t>
      </w:r>
      <w:r w:rsidR="00524054">
        <w:rPr>
          <w:rFonts w:ascii="Times New Roman" w:hAnsi="Times New Roman"/>
        </w:rPr>
        <w:fldChar w:fldCharType="end"/>
      </w:r>
      <w:r w:rsidR="00524054">
        <w:rPr>
          <w:rFonts w:ascii="Times New Roman" w:hAnsi="Times New Roman"/>
        </w:rPr>
        <w:t xml:space="preserve"> </w:t>
      </w:r>
      <w:r w:rsidR="00AA2B16">
        <w:rPr>
          <w:rFonts w:ascii="Times New Roman" w:hAnsi="Times New Roman"/>
        </w:rPr>
        <w:t xml:space="preserve">but it remains to be </w:t>
      </w:r>
      <w:r w:rsidR="00064015">
        <w:rPr>
          <w:rFonts w:ascii="Times New Roman" w:hAnsi="Times New Roman"/>
        </w:rPr>
        <w:t xml:space="preserve">determined </w:t>
      </w:r>
      <w:r w:rsidR="00AA2B16">
        <w:rPr>
          <w:rFonts w:ascii="Times New Roman" w:hAnsi="Times New Roman"/>
        </w:rPr>
        <w:t>whether these increases relate to climatic</w:t>
      </w:r>
      <w:r w:rsidR="00524054">
        <w:rPr>
          <w:rFonts w:ascii="Times New Roman" w:hAnsi="Times New Roman"/>
        </w:rPr>
        <w:t xml:space="preserve"> shifts</w:t>
      </w:r>
      <w:r w:rsidR="00AA2B16">
        <w:rPr>
          <w:rFonts w:ascii="Times New Roman" w:hAnsi="Times New Roman"/>
        </w:rPr>
        <w:t>.</w:t>
      </w:r>
      <w:r w:rsidR="001E7CCC">
        <w:rPr>
          <w:rFonts w:ascii="Times New Roman" w:hAnsi="Times New Roman"/>
        </w:rPr>
        <w:t xml:space="preserve"> </w:t>
      </w:r>
      <w:r w:rsidR="00BB2367">
        <w:rPr>
          <w:rFonts w:ascii="Times New Roman" w:hAnsi="Times New Roman"/>
        </w:rPr>
        <w:t>Second</w:t>
      </w:r>
      <w:r w:rsidR="00B60993">
        <w:rPr>
          <w:rFonts w:ascii="Times New Roman" w:hAnsi="Times New Roman"/>
        </w:rPr>
        <w:t>,</w:t>
      </w:r>
      <w:r w:rsidR="00894FE1" w:rsidRPr="00862889">
        <w:rPr>
          <w:rFonts w:ascii="Times New Roman" w:hAnsi="Times New Roman"/>
        </w:rPr>
        <w:t xml:space="preserve"> </w:t>
      </w:r>
      <w:r w:rsidR="004F40FC">
        <w:rPr>
          <w:rFonts w:ascii="Times New Roman" w:hAnsi="Times New Roman"/>
        </w:rPr>
        <w:t xml:space="preserve">previous studies have not included </w:t>
      </w:r>
      <w:r w:rsidR="00064015">
        <w:rPr>
          <w:rFonts w:ascii="Times New Roman" w:hAnsi="Times New Roman"/>
        </w:rPr>
        <w:t>measure</w:t>
      </w:r>
      <w:r w:rsidR="008B704A">
        <w:rPr>
          <w:rFonts w:ascii="Times New Roman" w:hAnsi="Times New Roman"/>
        </w:rPr>
        <w:t>s</w:t>
      </w:r>
      <w:r w:rsidR="00064015">
        <w:rPr>
          <w:rFonts w:ascii="Times New Roman" w:hAnsi="Times New Roman"/>
        </w:rPr>
        <w:t xml:space="preserve"> of the </w:t>
      </w:r>
      <w:r w:rsidR="004F40FC">
        <w:rPr>
          <w:rFonts w:ascii="Times New Roman" w:hAnsi="Times New Roman"/>
        </w:rPr>
        <w:t xml:space="preserve">rate </w:t>
      </w:r>
      <w:r w:rsidR="00BB53C3">
        <w:rPr>
          <w:rFonts w:ascii="Times New Roman" w:hAnsi="Times New Roman"/>
        </w:rPr>
        <w:t xml:space="preserve">or speed </w:t>
      </w:r>
      <w:r w:rsidR="004F40FC">
        <w:rPr>
          <w:rFonts w:ascii="Times New Roman" w:hAnsi="Times New Roman"/>
        </w:rPr>
        <w:t>of climatic change as factor</w:t>
      </w:r>
      <w:r w:rsidR="00064015">
        <w:rPr>
          <w:rFonts w:ascii="Times New Roman" w:hAnsi="Times New Roman"/>
        </w:rPr>
        <w:t>s</w:t>
      </w:r>
      <w:r w:rsidR="004F40FC">
        <w:rPr>
          <w:rFonts w:ascii="Times New Roman" w:hAnsi="Times New Roman"/>
        </w:rPr>
        <w:t xml:space="preserve"> that </w:t>
      </w:r>
      <w:r w:rsidR="00064015">
        <w:rPr>
          <w:rFonts w:ascii="Times New Roman" w:hAnsi="Times New Roman"/>
        </w:rPr>
        <w:t xml:space="preserve">might also be associated </w:t>
      </w:r>
      <w:r w:rsidR="005926D2">
        <w:rPr>
          <w:rFonts w:ascii="Times New Roman" w:hAnsi="Times New Roman"/>
        </w:rPr>
        <w:t xml:space="preserve">brain </w:t>
      </w:r>
      <w:r w:rsidR="004F40FC">
        <w:rPr>
          <w:rFonts w:ascii="Times New Roman" w:hAnsi="Times New Roman"/>
        </w:rPr>
        <w:t>evolution</w:t>
      </w:r>
      <w:r w:rsidR="00894FE1" w:rsidRPr="00862889">
        <w:rPr>
          <w:rFonts w:ascii="Times New Roman" w:hAnsi="Times New Roman"/>
        </w:rPr>
        <w:t xml:space="preserve">. </w:t>
      </w:r>
      <w:r w:rsidR="007E06FE">
        <w:rPr>
          <w:rFonts w:ascii="Times New Roman" w:hAnsi="Times New Roman"/>
        </w:rPr>
        <w:t xml:space="preserve">Lastly, and perhaps most importantly, the confounding effects of temporal autocorrelation </w:t>
      </w:r>
      <w:r w:rsidR="000A10D5">
        <w:rPr>
          <w:rFonts w:ascii="Times New Roman" w:hAnsi="Times New Roman"/>
        </w:rPr>
        <w:t>in</w:t>
      </w:r>
      <w:r w:rsidR="00534072">
        <w:rPr>
          <w:rFonts w:ascii="Times New Roman" w:hAnsi="Times New Roman"/>
        </w:rPr>
        <w:t xml:space="preserve"> </w:t>
      </w:r>
      <w:r w:rsidR="00AA2B16">
        <w:rPr>
          <w:rFonts w:ascii="Times New Roman" w:hAnsi="Times New Roman"/>
        </w:rPr>
        <w:t>time-</w:t>
      </w:r>
      <w:r w:rsidR="001B407B">
        <w:rPr>
          <w:rFonts w:ascii="Times New Roman" w:hAnsi="Times New Roman"/>
        </w:rPr>
        <w:t>series</w:t>
      </w:r>
      <w:r w:rsidR="00534072">
        <w:rPr>
          <w:rFonts w:ascii="Times New Roman" w:hAnsi="Times New Roman"/>
        </w:rPr>
        <w:t xml:space="preserve"> data (such as brain size change over time vs. climatic change over time) </w:t>
      </w:r>
      <w:r w:rsidR="000A10D5">
        <w:rPr>
          <w:rFonts w:ascii="Times New Roman" w:hAnsi="Times New Roman"/>
        </w:rPr>
        <w:t xml:space="preserve">have not been </w:t>
      </w:r>
      <w:r w:rsidR="00AA2B16">
        <w:rPr>
          <w:rFonts w:ascii="Times New Roman" w:hAnsi="Times New Roman" w:cs="Times New Roman"/>
        </w:rPr>
        <w:t>accounted for</w:t>
      </w:r>
      <w:r w:rsidR="007E06FE" w:rsidRPr="00534072">
        <w:rPr>
          <w:rFonts w:ascii="Times New Roman" w:hAnsi="Times New Roman" w:cs="Times New Roman"/>
        </w:rPr>
        <w:t xml:space="preserve"> in any </w:t>
      </w:r>
      <w:r w:rsidR="000A10D5">
        <w:rPr>
          <w:rFonts w:ascii="Times New Roman" w:hAnsi="Times New Roman" w:cs="Times New Roman"/>
        </w:rPr>
        <w:t>prior investigations</w:t>
      </w:r>
      <w:r w:rsidR="007E06FE" w:rsidRPr="00534072">
        <w:rPr>
          <w:rFonts w:ascii="Times New Roman" w:hAnsi="Times New Roman" w:cs="Times New Roman"/>
        </w:rPr>
        <w:t>.</w:t>
      </w:r>
      <w:r w:rsidR="008F1964">
        <w:rPr>
          <w:rFonts w:ascii="Times New Roman" w:hAnsi="Times New Roman" w:cs="Times New Roman"/>
        </w:rPr>
        <w:t xml:space="preserve"> </w:t>
      </w:r>
      <w:r w:rsidR="008F1964" w:rsidRPr="008F1964">
        <w:rPr>
          <w:rFonts w:ascii="Times New Roman" w:hAnsi="Times New Roman" w:cs="Times New Roman"/>
          <w:highlight w:val="cyan"/>
        </w:rPr>
        <w:t>TAKE IT TO THE BRIDGE</w:t>
      </w:r>
    </w:p>
    <w:p w14:paraId="275DA4E9" w14:textId="3B57FA00" w:rsidR="0098153E" w:rsidRPr="00513E61" w:rsidRDefault="00774D79" w:rsidP="008F1964">
      <w:pPr>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The use of t</w:t>
      </w:r>
      <w:r w:rsidR="008C452B" w:rsidRPr="009D586B">
        <w:rPr>
          <w:rFonts w:ascii="Times New Roman" w:eastAsia="Times New Roman" w:hAnsi="Times New Roman" w:cs="Times New Roman"/>
          <w:color w:val="333333"/>
          <w:shd w:val="clear" w:color="auto" w:fill="FFFFFF"/>
        </w:rPr>
        <w:t xml:space="preserve">ime </w:t>
      </w:r>
      <w:r w:rsidR="00191685" w:rsidRPr="009D586B">
        <w:rPr>
          <w:rFonts w:ascii="Times New Roman" w:eastAsia="Times New Roman" w:hAnsi="Times New Roman" w:cs="Times New Roman"/>
          <w:color w:val="333333"/>
          <w:shd w:val="clear" w:color="auto" w:fill="FFFFFF"/>
        </w:rPr>
        <w:t xml:space="preserve">series </w:t>
      </w:r>
      <w:r w:rsidR="0072010A" w:rsidRPr="009D586B">
        <w:rPr>
          <w:rFonts w:ascii="Times New Roman" w:eastAsia="Times New Roman" w:hAnsi="Times New Roman" w:cs="Times New Roman"/>
          <w:color w:val="333333"/>
          <w:shd w:val="clear" w:color="auto" w:fill="FFFFFF"/>
        </w:rPr>
        <w:t>data is common in</w:t>
      </w:r>
      <w:r w:rsidR="008C452B" w:rsidRPr="009D586B">
        <w:rPr>
          <w:rFonts w:ascii="Times New Roman" w:eastAsia="Times New Roman" w:hAnsi="Times New Roman" w:cs="Times New Roman"/>
          <w:color w:val="333333"/>
          <w:shd w:val="clear" w:color="auto" w:fill="FFFFFF"/>
        </w:rPr>
        <w:t xml:space="preserve"> many fields, including ecology</w:t>
      </w:r>
      <w:r w:rsidR="0072010A" w:rsidRPr="009D586B">
        <w:rPr>
          <w:rFonts w:ascii="Times New Roman" w:eastAsia="Times New Roman" w:hAnsi="Times New Roman" w:cs="Times New Roman"/>
          <w:color w:val="333333"/>
          <w:shd w:val="clear" w:color="auto" w:fill="FFFFFF"/>
        </w:rPr>
        <w:t>.</w:t>
      </w:r>
      <w:r w:rsidR="009D586B" w:rsidRPr="009D586B">
        <w:rPr>
          <w:rFonts w:ascii="Times New Roman" w:eastAsia="Times New Roman" w:hAnsi="Times New Roman" w:cs="Times New Roman"/>
          <w:color w:val="333333"/>
          <w:shd w:val="clear" w:color="auto" w:fill="FFFFFF"/>
        </w:rPr>
        <w:t xml:space="preserve"> </w:t>
      </w:r>
      <w:r w:rsidR="00540239">
        <w:rPr>
          <w:rFonts w:ascii="Times New Roman" w:eastAsia="Times New Roman" w:hAnsi="Times New Roman" w:cs="Times New Roman"/>
          <w:color w:val="333333"/>
          <w:shd w:val="clear" w:color="auto" w:fill="FFFFFF"/>
        </w:rPr>
        <w:t>T</w:t>
      </w:r>
      <w:r w:rsidR="00540239" w:rsidRPr="009D586B">
        <w:rPr>
          <w:rFonts w:ascii="Times New Roman" w:eastAsia="Times New Roman" w:hAnsi="Times New Roman" w:cs="Times New Roman"/>
          <w:color w:val="333333"/>
          <w:shd w:val="clear" w:color="auto" w:fill="FFFFFF"/>
        </w:rPr>
        <w:t>emporal autocorrelation</w:t>
      </w:r>
      <w:r w:rsidR="00540239">
        <w:rPr>
          <w:rFonts w:ascii="Times New Roman" w:eastAsia="Times New Roman" w:hAnsi="Times New Roman" w:cs="Times New Roman"/>
          <w:color w:val="333333"/>
          <w:shd w:val="clear" w:color="auto" w:fill="FFFFFF"/>
        </w:rPr>
        <w:t xml:space="preserve">, </w:t>
      </w:r>
      <w:r w:rsidR="00540239" w:rsidRPr="009D586B">
        <w:rPr>
          <w:rFonts w:ascii="Times New Roman" w:eastAsia="Times New Roman" w:hAnsi="Times New Roman" w:cs="Times New Roman"/>
          <w:color w:val="333333"/>
          <w:shd w:val="clear" w:color="auto" w:fill="FFFFFF"/>
        </w:rPr>
        <w:t>or the tendency of a data to correlate with itself over</w:t>
      </w:r>
      <w:r w:rsidR="00D82013">
        <w:rPr>
          <w:rFonts w:ascii="Times New Roman" w:eastAsia="Times New Roman" w:hAnsi="Times New Roman" w:cs="Times New Roman"/>
          <w:color w:val="333333"/>
          <w:shd w:val="clear" w:color="auto" w:fill="FFFFFF"/>
        </w:rPr>
        <w:t xml:space="preserve"> points in</w:t>
      </w:r>
      <w:r w:rsidR="00540239" w:rsidRPr="009D586B">
        <w:rPr>
          <w:rFonts w:ascii="Times New Roman" w:eastAsia="Times New Roman" w:hAnsi="Times New Roman" w:cs="Times New Roman"/>
          <w:color w:val="333333"/>
          <w:shd w:val="clear" w:color="auto" w:fill="FFFFFF"/>
        </w:rPr>
        <w:t xml:space="preserve"> time</w:t>
      </w:r>
      <w:r w:rsidR="000A10D5">
        <w:rPr>
          <w:rFonts w:ascii="Times New Roman" w:eastAsia="Times New Roman" w:hAnsi="Times New Roman" w:cs="Times New Roman"/>
          <w:color w:val="333333"/>
          <w:shd w:val="clear" w:color="auto" w:fill="FFFFFF"/>
        </w:rPr>
        <w:t xml:space="preserve"> may</w:t>
      </w:r>
      <w:r w:rsidR="00540239">
        <w:rPr>
          <w:rFonts w:ascii="Times New Roman" w:eastAsia="Times New Roman" w:hAnsi="Times New Roman" w:cs="Times New Roman"/>
          <w:color w:val="333333"/>
          <w:shd w:val="clear" w:color="auto" w:fill="FFFFFF"/>
        </w:rPr>
        <w:t xml:space="preserve"> </w:t>
      </w:r>
      <w:r w:rsidR="005A4C01" w:rsidRPr="009D586B">
        <w:rPr>
          <w:rFonts w:ascii="Times New Roman" w:eastAsia="Times New Roman" w:hAnsi="Times New Roman" w:cs="Times New Roman"/>
          <w:color w:val="333333"/>
          <w:shd w:val="clear" w:color="auto" w:fill="FFFFFF"/>
        </w:rPr>
        <w:t xml:space="preserve">result in </w:t>
      </w:r>
      <w:r w:rsidR="00F04E50" w:rsidRPr="009D586B">
        <w:rPr>
          <w:rFonts w:ascii="Times New Roman" w:eastAsia="Times New Roman" w:hAnsi="Times New Roman" w:cs="Times New Roman"/>
          <w:color w:val="333333"/>
          <w:shd w:val="clear" w:color="auto" w:fill="FFFFFF"/>
        </w:rPr>
        <w:t xml:space="preserve">non-stationary (trended) </w:t>
      </w:r>
      <w:r w:rsidR="00526D4D" w:rsidRPr="009D586B">
        <w:rPr>
          <w:rFonts w:ascii="Times New Roman" w:eastAsia="Times New Roman" w:hAnsi="Times New Roman" w:cs="Times New Roman"/>
          <w:color w:val="333333"/>
          <w:shd w:val="clear" w:color="auto" w:fill="FFFFFF"/>
        </w:rPr>
        <w:t>time</w:t>
      </w:r>
      <w:r w:rsidR="000A10D5">
        <w:rPr>
          <w:rFonts w:ascii="Times New Roman" w:eastAsia="Times New Roman" w:hAnsi="Times New Roman" w:cs="Times New Roman"/>
          <w:color w:val="333333"/>
          <w:shd w:val="clear" w:color="auto" w:fill="FFFFFF"/>
        </w:rPr>
        <w:t>-</w:t>
      </w:r>
      <w:r w:rsidR="00526D4D" w:rsidRPr="009D586B">
        <w:rPr>
          <w:rFonts w:ascii="Times New Roman" w:eastAsia="Times New Roman" w:hAnsi="Times New Roman" w:cs="Times New Roman"/>
          <w:color w:val="333333"/>
          <w:shd w:val="clear" w:color="auto" w:fill="FFFFFF"/>
        </w:rPr>
        <w:t>series dataset</w:t>
      </w:r>
      <w:r w:rsidR="000A57CD">
        <w:rPr>
          <w:rFonts w:ascii="Times New Roman" w:eastAsia="Times New Roman" w:hAnsi="Times New Roman" w:cs="Times New Roman"/>
          <w:color w:val="333333"/>
          <w:shd w:val="clear" w:color="auto" w:fill="FFFFFF"/>
        </w:rPr>
        <w:t xml:space="preserve"> </w:t>
      </w:r>
      <w:r w:rsidR="000A57CD" w:rsidRPr="009D586B">
        <w:rPr>
          <w:rFonts w:ascii="Times New Roman" w:eastAsia="Times New Roman" w:hAnsi="Times New Roman" w:cs="Times New Roman"/>
          <w:color w:val="333333"/>
          <w:shd w:val="clear" w:color="auto" w:fill="FFFFFF"/>
        </w:rPr>
        <w:fldChar w:fldCharType="begin"/>
      </w:r>
      <w:r w:rsidR="008C793A">
        <w:rPr>
          <w:rFonts w:ascii="Times New Roman" w:eastAsia="Times New Roman" w:hAnsi="Times New Roman" w:cs="Times New Roman"/>
          <w:color w:val="333333"/>
          <w:shd w:val="clear" w:color="auto" w:fill="FFFFFF"/>
        </w:rPr>
        <w:instrText xml:space="preserve"> ADDIN PAPERS2_CITATIONS &lt;citation&gt;&lt;uuid&gt;59D13A85-C3DC-46DD-B063-A5518C5C7F67&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citekey&gt;Chatfield:2013uv&lt;/citekey&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0A57CD" w:rsidRPr="009D586B">
        <w:rPr>
          <w:rFonts w:ascii="Times New Roman" w:eastAsia="Times New Roman" w:hAnsi="Times New Roman" w:cs="Times New Roman"/>
          <w:color w:val="333333"/>
          <w:shd w:val="clear" w:color="auto" w:fill="FFFFFF"/>
        </w:rPr>
        <w:fldChar w:fldCharType="separate"/>
      </w:r>
      <w:r w:rsidR="000A57CD" w:rsidRPr="009D586B">
        <w:rPr>
          <w:rFonts w:ascii="Times New Roman" w:hAnsi="Times New Roman" w:cs="Times New Roman"/>
        </w:rPr>
        <w:t>(Chatfield, 2013)</w:t>
      </w:r>
      <w:r w:rsidR="000A57CD" w:rsidRPr="009D586B">
        <w:rPr>
          <w:rFonts w:ascii="Times New Roman" w:eastAsia="Times New Roman" w:hAnsi="Times New Roman" w:cs="Times New Roman"/>
          <w:color w:val="333333"/>
          <w:shd w:val="clear" w:color="auto" w:fill="FFFFFF"/>
        </w:rPr>
        <w:fldChar w:fldCharType="end"/>
      </w:r>
      <w:r w:rsidR="008C452B" w:rsidRPr="009D586B">
        <w:rPr>
          <w:rFonts w:ascii="Times New Roman" w:eastAsia="Times New Roman" w:hAnsi="Times New Roman" w:cs="Times New Roman"/>
          <w:color w:val="333333"/>
          <w:shd w:val="clear" w:color="auto" w:fill="FFFFFF"/>
        </w:rPr>
        <w:t>.</w:t>
      </w:r>
      <w:r w:rsidR="00CF450A" w:rsidRPr="009D586B">
        <w:rPr>
          <w:rFonts w:ascii="Times New Roman" w:eastAsia="Times New Roman" w:hAnsi="Times New Roman" w:cs="Times New Roman"/>
          <w:color w:val="333333"/>
          <w:shd w:val="clear" w:color="auto" w:fill="FFFFFF"/>
        </w:rPr>
        <w:t xml:space="preserve"> This can lead to spurious cross-correlations between two time</w:t>
      </w:r>
      <w:r w:rsidR="000A10D5">
        <w:rPr>
          <w:rFonts w:ascii="Times New Roman" w:eastAsia="Times New Roman" w:hAnsi="Times New Roman" w:cs="Times New Roman"/>
          <w:color w:val="333333"/>
          <w:shd w:val="clear" w:color="auto" w:fill="FFFFFF"/>
        </w:rPr>
        <w:t>-</w:t>
      </w:r>
      <w:r w:rsidR="00CF450A" w:rsidRPr="009D586B">
        <w:rPr>
          <w:rFonts w:ascii="Times New Roman" w:eastAsia="Times New Roman" w:hAnsi="Times New Roman" w:cs="Times New Roman"/>
          <w:color w:val="333333"/>
          <w:shd w:val="clear" w:color="auto" w:fill="FFFFFF"/>
        </w:rPr>
        <w:t>series that are in fact not causally related.</w:t>
      </w:r>
      <w:r w:rsidR="000576E0" w:rsidRPr="009D586B">
        <w:rPr>
          <w:rFonts w:ascii="Times New Roman" w:eastAsia="Times New Roman" w:hAnsi="Times New Roman" w:cs="Times New Roman"/>
          <w:color w:val="333333"/>
          <w:shd w:val="clear" w:color="auto" w:fill="FFFFFF"/>
        </w:rPr>
        <w:t xml:space="preserve"> Just one of numerous examples of this error is the relationship between the westward tectonic movement of North America and the global isotope record </w:t>
      </w:r>
      <w:r w:rsidR="000576E0" w:rsidRPr="009D586B">
        <w:rPr>
          <w:rFonts w:ascii="Times New Roman" w:eastAsia="Times New Roman" w:hAnsi="Times New Roman" w:cs="Times New Roman"/>
          <w:color w:val="333333"/>
          <w:shd w:val="clear" w:color="auto" w:fill="FFFFFF"/>
        </w:rPr>
        <w:fldChar w:fldCharType="begin"/>
      </w:r>
      <w:r w:rsidR="008C793A">
        <w:rPr>
          <w:rFonts w:ascii="Times New Roman" w:eastAsia="Times New Roman" w:hAnsi="Times New Roman" w:cs="Times New Roman"/>
          <w:color w:val="333333"/>
          <w:shd w:val="clear" w:color="auto" w:fill="FFFFFF"/>
        </w:rPr>
        <w:instrText xml:space="preserve"> ADDIN PAPERS2_CITATIONS &lt;citation&gt;&lt;uuid&gt;984B44A5-2B85-4FB5-8A5E-1BE72C81B5E5&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0576E0" w:rsidRPr="009D586B">
        <w:rPr>
          <w:rFonts w:ascii="Times New Roman" w:eastAsia="Times New Roman" w:hAnsi="Times New Roman" w:cs="Times New Roman"/>
          <w:color w:val="333333"/>
          <w:shd w:val="clear" w:color="auto" w:fill="FFFFFF"/>
        </w:rPr>
        <w:fldChar w:fldCharType="separate"/>
      </w:r>
      <w:r w:rsidR="000576E0" w:rsidRPr="009D586B">
        <w:rPr>
          <w:rFonts w:ascii="Times New Roman" w:hAnsi="Times New Roman" w:cs="Times New Roman"/>
        </w:rPr>
        <w:t>(Alroy et al., 2000)</w:t>
      </w:r>
      <w:r w:rsidR="000576E0" w:rsidRPr="009D586B">
        <w:rPr>
          <w:rFonts w:ascii="Times New Roman" w:eastAsia="Times New Roman" w:hAnsi="Times New Roman" w:cs="Times New Roman"/>
          <w:color w:val="333333"/>
          <w:shd w:val="clear" w:color="auto" w:fill="FFFFFF"/>
        </w:rPr>
        <w:fldChar w:fldCharType="end"/>
      </w:r>
      <w:r w:rsidR="000576E0" w:rsidRPr="009D586B">
        <w:rPr>
          <w:rFonts w:ascii="Times New Roman" w:eastAsia="Times New Roman" w:hAnsi="Times New Roman" w:cs="Times New Roman"/>
          <w:color w:val="333333"/>
          <w:shd w:val="clear" w:color="auto" w:fill="FFFFFF"/>
        </w:rPr>
        <w:t>. Both data sets show directional change over time (i.e. are non-stationary) and thus show strong cross-correlations despite being causally unrelated to one another. This renders any interpretation</w:t>
      </w:r>
      <w:r w:rsidR="00A4375E">
        <w:rPr>
          <w:rFonts w:ascii="Times New Roman" w:eastAsia="Times New Roman" w:hAnsi="Times New Roman" w:cs="Times New Roman"/>
          <w:color w:val="333333"/>
          <w:shd w:val="clear" w:color="auto" w:fill="FFFFFF"/>
        </w:rPr>
        <w:t>s</w:t>
      </w:r>
      <w:r w:rsidR="000576E0" w:rsidRPr="009D586B">
        <w:rPr>
          <w:rFonts w:ascii="Times New Roman" w:eastAsia="Times New Roman" w:hAnsi="Times New Roman" w:cs="Times New Roman"/>
          <w:color w:val="333333"/>
          <w:shd w:val="clear" w:color="auto" w:fill="FFFFFF"/>
        </w:rPr>
        <w:t xml:space="preserve"> of causality </w:t>
      </w:r>
      <w:r w:rsidR="00A4375E">
        <w:rPr>
          <w:rFonts w:ascii="Times New Roman" w:eastAsia="Times New Roman" w:hAnsi="Times New Roman" w:cs="Times New Roman"/>
          <w:color w:val="333333"/>
          <w:shd w:val="clear" w:color="auto" w:fill="FFFFFF"/>
        </w:rPr>
        <w:t xml:space="preserve">between </w:t>
      </w:r>
      <w:r w:rsidR="00E32B32">
        <w:rPr>
          <w:rFonts w:ascii="Times New Roman" w:eastAsia="Times New Roman" w:hAnsi="Times New Roman" w:cs="Times New Roman"/>
          <w:color w:val="333333"/>
          <w:shd w:val="clear" w:color="auto" w:fill="FFFFFF"/>
        </w:rPr>
        <w:t>trended time series</w:t>
      </w:r>
      <w:r w:rsidR="00A4375E">
        <w:rPr>
          <w:rFonts w:ascii="Times New Roman" w:eastAsia="Times New Roman" w:hAnsi="Times New Roman" w:cs="Times New Roman"/>
          <w:color w:val="333333"/>
          <w:shd w:val="clear" w:color="auto" w:fill="FFFFFF"/>
        </w:rPr>
        <w:t xml:space="preserve"> as highly suspect</w:t>
      </w:r>
      <w:r w:rsidR="000576E0" w:rsidRPr="009D586B">
        <w:rPr>
          <w:rFonts w:ascii="Times New Roman" w:eastAsia="Times New Roman" w:hAnsi="Times New Roman" w:cs="Times New Roman"/>
          <w:color w:val="333333"/>
          <w:shd w:val="clear" w:color="auto" w:fill="FFFFFF"/>
        </w:rPr>
        <w:t xml:space="preserve">, as </w:t>
      </w:r>
      <w:r w:rsidR="00A4375E">
        <w:rPr>
          <w:rFonts w:ascii="Times New Roman" w:eastAsia="Times New Roman" w:hAnsi="Times New Roman" w:cs="Times New Roman"/>
          <w:color w:val="333333"/>
          <w:shd w:val="clear" w:color="auto" w:fill="FFFFFF"/>
        </w:rPr>
        <w:t xml:space="preserve">temporal autocorrelation can </w:t>
      </w:r>
      <w:r w:rsidR="0001604F">
        <w:rPr>
          <w:rFonts w:ascii="Times New Roman" w:eastAsia="Times New Roman" w:hAnsi="Times New Roman" w:cs="Times New Roman"/>
          <w:color w:val="333333"/>
          <w:shd w:val="clear" w:color="auto" w:fill="FFFFFF"/>
        </w:rPr>
        <w:t xml:space="preserve">often </w:t>
      </w:r>
      <w:r w:rsidR="00A4375E">
        <w:rPr>
          <w:rFonts w:ascii="Times New Roman" w:eastAsia="Times New Roman" w:hAnsi="Times New Roman" w:cs="Times New Roman"/>
          <w:color w:val="333333"/>
          <w:shd w:val="clear" w:color="auto" w:fill="FFFFFF"/>
        </w:rPr>
        <w:t xml:space="preserve">cause </w:t>
      </w:r>
      <w:r w:rsidR="000576E0" w:rsidRPr="009D586B">
        <w:rPr>
          <w:rFonts w:ascii="Times New Roman" w:eastAsia="Times New Roman" w:hAnsi="Times New Roman" w:cs="Times New Roman"/>
          <w:color w:val="333333"/>
          <w:shd w:val="clear" w:color="auto" w:fill="FFFFFF"/>
        </w:rPr>
        <w:t xml:space="preserve">even random walks </w:t>
      </w:r>
      <w:r w:rsidR="00A4375E">
        <w:rPr>
          <w:rFonts w:ascii="Times New Roman" w:eastAsia="Times New Roman" w:hAnsi="Times New Roman" w:cs="Times New Roman"/>
          <w:color w:val="333333"/>
          <w:shd w:val="clear" w:color="auto" w:fill="FFFFFF"/>
        </w:rPr>
        <w:t>to</w:t>
      </w:r>
      <w:r w:rsidR="000576E0" w:rsidRPr="009D586B">
        <w:rPr>
          <w:rFonts w:ascii="Times New Roman" w:eastAsia="Times New Roman" w:hAnsi="Times New Roman" w:cs="Times New Roman"/>
          <w:color w:val="333333"/>
          <w:shd w:val="clear" w:color="auto" w:fill="FFFFFF"/>
        </w:rPr>
        <w:t xml:space="preserve"> produce significant cross-</w:t>
      </w:r>
      <w:r w:rsidR="000576E0" w:rsidRPr="009D586B">
        <w:rPr>
          <w:rFonts w:ascii="Times New Roman" w:eastAsia="Times New Roman" w:hAnsi="Times New Roman" w:cs="Times New Roman"/>
          <w:color w:val="333333"/>
          <w:shd w:val="clear" w:color="auto" w:fill="FFFFFF"/>
        </w:rPr>
        <w:lastRenderedPageBreak/>
        <w:t>co</w:t>
      </w:r>
      <w:r w:rsidR="00A4375E">
        <w:rPr>
          <w:rFonts w:ascii="Times New Roman" w:eastAsia="Times New Roman" w:hAnsi="Times New Roman" w:cs="Times New Roman"/>
          <w:color w:val="333333"/>
          <w:shd w:val="clear" w:color="auto" w:fill="FFFFFF"/>
        </w:rPr>
        <w:t>rrelations.</w:t>
      </w:r>
      <w:r w:rsidR="008F1964">
        <w:rPr>
          <w:rFonts w:ascii="Times New Roman" w:eastAsia="Times New Roman" w:hAnsi="Times New Roman" w:cs="Times New Roman"/>
          <w:color w:val="333333"/>
          <w:shd w:val="clear" w:color="auto" w:fill="FFFFFF"/>
        </w:rPr>
        <w:t xml:space="preserve"> </w:t>
      </w:r>
      <w:proofErr w:type="spellStart"/>
      <w:r w:rsidR="001E54E0" w:rsidRPr="009D586B">
        <w:rPr>
          <w:rFonts w:ascii="Times New Roman" w:eastAsia="Times New Roman" w:hAnsi="Times New Roman" w:cs="Times New Roman"/>
          <w:color w:val="333333"/>
          <w:shd w:val="clear" w:color="auto" w:fill="FFFFFF"/>
        </w:rPr>
        <w:t>Alroy</w:t>
      </w:r>
      <w:proofErr w:type="spellEnd"/>
      <w:r w:rsidR="001E54E0" w:rsidRPr="009D586B">
        <w:rPr>
          <w:rFonts w:ascii="Times New Roman" w:eastAsia="Times New Roman" w:hAnsi="Times New Roman" w:cs="Times New Roman"/>
          <w:color w:val="333333"/>
          <w:shd w:val="clear" w:color="auto" w:fill="FFFFFF"/>
        </w:rPr>
        <w:t xml:space="preserve"> and colleagues </w:t>
      </w:r>
      <w:r w:rsidR="001E54E0" w:rsidRPr="009D586B">
        <w:rPr>
          <w:rFonts w:ascii="Times New Roman" w:eastAsia="Times New Roman" w:hAnsi="Times New Roman" w:cs="Times New Roman"/>
          <w:color w:val="333333"/>
          <w:shd w:val="clear" w:color="auto" w:fill="FFFFFF"/>
        </w:rPr>
        <w:fldChar w:fldCharType="begin"/>
      </w:r>
      <w:r w:rsidR="008C793A">
        <w:rPr>
          <w:rFonts w:ascii="Times New Roman" w:eastAsia="Times New Roman" w:hAnsi="Times New Roman" w:cs="Times New Roman"/>
          <w:color w:val="333333"/>
          <w:shd w:val="clear" w:color="auto" w:fill="FFFFFF"/>
        </w:rPr>
        <w:instrText xml:space="preserve"> ADDIN PAPERS2_CITATIONS &lt;citation&gt;&lt;uuid&gt;2AD53071-2432-47D4-8033-C36B232A8EA9&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sidR="001E54E0" w:rsidRPr="009D586B">
        <w:rPr>
          <w:rFonts w:ascii="Times New Roman" w:eastAsia="Times New Roman" w:hAnsi="Times New Roman" w:cs="Times New Roman"/>
          <w:color w:val="333333"/>
          <w:shd w:val="clear" w:color="auto" w:fill="FFFFFF"/>
        </w:rPr>
        <w:fldChar w:fldCharType="separate"/>
      </w:r>
      <w:r w:rsidR="001E54E0" w:rsidRPr="009D586B">
        <w:rPr>
          <w:rFonts w:ascii="Times New Roman" w:hAnsi="Times New Roman" w:cs="Times New Roman"/>
        </w:rPr>
        <w:t>(2000)</w:t>
      </w:r>
      <w:r w:rsidR="001E54E0" w:rsidRPr="009D586B">
        <w:rPr>
          <w:rFonts w:ascii="Times New Roman" w:eastAsia="Times New Roman" w:hAnsi="Times New Roman" w:cs="Times New Roman"/>
          <w:color w:val="333333"/>
          <w:shd w:val="clear" w:color="auto" w:fill="FFFFFF"/>
        </w:rPr>
        <w:fldChar w:fldCharType="end"/>
      </w:r>
      <w:r w:rsidR="001E54E0" w:rsidRPr="009D586B">
        <w:rPr>
          <w:rFonts w:ascii="Times New Roman" w:eastAsia="Times New Roman" w:hAnsi="Times New Roman" w:cs="Times New Roman"/>
          <w:color w:val="333333"/>
          <w:shd w:val="clear" w:color="auto" w:fill="FFFFFF"/>
        </w:rPr>
        <w:t xml:space="preserve"> discuss the pitfalls of failing to account for the effects of temporal auto-correlation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it is far more informative to observe the “</w:t>
      </w:r>
      <w:r w:rsidR="001E54E0" w:rsidRPr="009D586B">
        <w:rPr>
          <w:rFonts w:ascii="Times New Roman" w:eastAsia="Times New Roman" w:hAnsi="Times New Roman" w:cs="Times New Roman"/>
          <w:i/>
          <w:color w:val="333333"/>
          <w:shd w:val="clear" w:color="auto" w:fill="FFFFFF"/>
        </w:rPr>
        <w:t>blow-by-blow, interval-by-interval”</w:t>
      </w:r>
      <w:r w:rsidR="001E54E0" w:rsidRPr="009D586B">
        <w:rPr>
          <w:rFonts w:ascii="Times New Roman" w:eastAsia="Times New Roman" w:hAnsi="Times New Roman" w:cs="Times New Roman"/>
          <w:color w:val="333333"/>
          <w:shd w:val="clear" w:color="auto" w:fill="FFFFFF"/>
        </w:rPr>
        <w:t xml:space="preserve"> time points</w:t>
      </w:r>
      <w:r w:rsidR="001E54E0" w:rsidRPr="009D586B">
        <w:rPr>
          <w:rFonts w:ascii="Times New Roman" w:eastAsia="Times New Roman" w:hAnsi="Times New Roman" w:cs="Times New Roman"/>
          <w:i/>
          <w:color w:val="333333"/>
          <w:shd w:val="clear" w:color="auto" w:fill="FFFFFF"/>
        </w:rPr>
        <w:t>.</w:t>
      </w:r>
    </w:p>
    <w:p w14:paraId="1532AC0F" w14:textId="1F02CE03" w:rsidR="003B0233" w:rsidRDefault="000A10D5" w:rsidP="007E06FE">
      <w:pPr>
        <w:rPr>
          <w:rFonts w:ascii="Times New Roman" w:hAnsi="Times New Roman" w:cs="Times New Roman"/>
        </w:rPr>
      </w:pPr>
      <w:r>
        <w:rPr>
          <w:rFonts w:ascii="Times New Roman" w:hAnsi="Times New Roman" w:cs="Times New Roman"/>
        </w:rPr>
        <w:tab/>
      </w:r>
      <w:r w:rsidR="00A102D1" w:rsidRPr="00534072">
        <w:rPr>
          <w:rFonts w:ascii="Times New Roman" w:hAnsi="Times New Roman" w:cs="Times New Roman"/>
        </w:rPr>
        <w:t xml:space="preserve">The first </w:t>
      </w:r>
      <w:r w:rsidR="00243855">
        <w:rPr>
          <w:rFonts w:ascii="Times New Roman" w:hAnsi="Times New Roman" w:cs="Times New Roman"/>
        </w:rPr>
        <w:t>goal</w:t>
      </w:r>
      <w:r w:rsidR="00A102D1" w:rsidRPr="00534072">
        <w:rPr>
          <w:rFonts w:ascii="Times New Roman" w:hAnsi="Times New Roman" w:cs="Times New Roman"/>
        </w:rPr>
        <w:t xml:space="preserve"> of the present study </w:t>
      </w:r>
      <w:r w:rsidR="00AB717F">
        <w:rPr>
          <w:rFonts w:ascii="Times New Roman" w:hAnsi="Times New Roman" w:cs="Times New Roman"/>
        </w:rPr>
        <w:t>was</w:t>
      </w:r>
      <w:r w:rsidR="00A102D1" w:rsidRPr="00534072">
        <w:rPr>
          <w:rFonts w:ascii="Times New Roman" w:hAnsi="Times New Roman" w:cs="Times New Roman"/>
        </w:rPr>
        <w:t xml:space="preserve"> </w:t>
      </w:r>
      <w:r w:rsidR="00243855">
        <w:rPr>
          <w:rFonts w:ascii="Times New Roman" w:hAnsi="Times New Roman" w:cs="Times New Roman"/>
        </w:rPr>
        <w:t xml:space="preserve">to identify which mammalian </w:t>
      </w:r>
      <w:r w:rsidR="005A4520">
        <w:rPr>
          <w:rFonts w:ascii="Times New Roman" w:hAnsi="Times New Roman" w:cs="Times New Roman"/>
        </w:rPr>
        <w:t>taxa</w:t>
      </w:r>
      <w:r w:rsidR="00243855">
        <w:rPr>
          <w:rFonts w:ascii="Times New Roman" w:hAnsi="Times New Roman" w:cs="Times New Roman"/>
        </w:rPr>
        <w:t xml:space="preserve"> </w:t>
      </w:r>
      <w:r w:rsidR="00B3350E">
        <w:rPr>
          <w:rFonts w:ascii="Times New Roman" w:hAnsi="Times New Roman" w:cs="Times New Roman"/>
        </w:rPr>
        <w:t xml:space="preserve">(if any) </w:t>
      </w:r>
      <w:r w:rsidR="00E631C7">
        <w:rPr>
          <w:rFonts w:ascii="Times New Roman" w:hAnsi="Times New Roman" w:cs="Times New Roman"/>
        </w:rPr>
        <w:t>display</w:t>
      </w:r>
      <w:r w:rsidR="00243855">
        <w:rPr>
          <w:rFonts w:ascii="Times New Roman" w:hAnsi="Times New Roman" w:cs="Times New Roman"/>
        </w:rPr>
        <w:t xml:space="preserve"> evidence for evolutionary increases in brain size</w:t>
      </w:r>
      <w:r w:rsidR="007D5E19">
        <w:rPr>
          <w:rFonts w:ascii="Times New Roman" w:hAnsi="Times New Roman" w:cs="Times New Roman"/>
        </w:rPr>
        <w:t xml:space="preserve"> over time</w:t>
      </w:r>
      <w:r w:rsidR="00243855">
        <w:rPr>
          <w:rFonts w:ascii="Times New Roman" w:hAnsi="Times New Roman" w:cs="Times New Roman"/>
        </w:rPr>
        <w:t>.</w:t>
      </w:r>
      <w:r w:rsidR="00B3350E">
        <w:rPr>
          <w:rFonts w:ascii="Times New Roman" w:hAnsi="Times New Roman" w:cs="Times New Roman"/>
        </w:rPr>
        <w:t xml:space="preserve"> This </w:t>
      </w:r>
      <w:r w:rsidR="007D5E19">
        <w:rPr>
          <w:rFonts w:ascii="Times New Roman" w:hAnsi="Times New Roman" w:cs="Times New Roman"/>
        </w:rPr>
        <w:t>was</w:t>
      </w:r>
      <w:r w:rsidR="00B3350E">
        <w:rPr>
          <w:rFonts w:ascii="Times New Roman" w:hAnsi="Times New Roman" w:cs="Times New Roman"/>
        </w:rPr>
        <w:t xml:space="preserve"> assessed </w:t>
      </w:r>
      <w:r w:rsidR="00AB717F">
        <w:rPr>
          <w:rFonts w:ascii="Times New Roman" w:hAnsi="Times New Roman" w:cs="Times New Roman"/>
        </w:rPr>
        <w:t>using two</w:t>
      </w:r>
      <w:r w:rsidR="00B3350E">
        <w:rPr>
          <w:rFonts w:ascii="Times New Roman" w:hAnsi="Times New Roman" w:cs="Times New Roman"/>
        </w:rPr>
        <w:t xml:space="preserve"> independent </w:t>
      </w:r>
      <w:r w:rsidR="00AB717F">
        <w:rPr>
          <w:rFonts w:ascii="Times New Roman" w:hAnsi="Times New Roman" w:cs="Times New Roman"/>
        </w:rPr>
        <w:t xml:space="preserve">sources of </w:t>
      </w:r>
      <w:r w:rsidR="005D76BA">
        <w:rPr>
          <w:rFonts w:ascii="Times New Roman" w:hAnsi="Times New Roman" w:cs="Times New Roman"/>
        </w:rPr>
        <w:t>CC</w:t>
      </w:r>
      <w:r w:rsidR="00AB717F">
        <w:rPr>
          <w:rFonts w:ascii="Times New Roman" w:hAnsi="Times New Roman" w:cs="Times New Roman"/>
        </w:rPr>
        <w:t xml:space="preserve"> data</w:t>
      </w:r>
      <w:r w:rsidR="00B3350E">
        <w:rPr>
          <w:rFonts w:ascii="Times New Roman" w:hAnsi="Times New Roman" w:cs="Times New Roman"/>
        </w:rPr>
        <w:t xml:space="preserve">: fossil </w:t>
      </w:r>
      <w:r w:rsidR="007D5E19">
        <w:rPr>
          <w:rFonts w:ascii="Times New Roman" w:hAnsi="Times New Roman" w:cs="Times New Roman"/>
        </w:rPr>
        <w:t>CCs</w:t>
      </w:r>
      <w:r w:rsidR="00B3350E">
        <w:rPr>
          <w:rFonts w:ascii="Times New Roman" w:hAnsi="Times New Roman" w:cs="Times New Roman"/>
        </w:rPr>
        <w:t xml:space="preserve"> and</w:t>
      </w:r>
      <w:r w:rsidR="007D5E19">
        <w:rPr>
          <w:rFonts w:ascii="Times New Roman" w:hAnsi="Times New Roman" w:cs="Times New Roman"/>
        </w:rPr>
        <w:t xml:space="preserve"> ancestral state reconstructions derived from</w:t>
      </w:r>
      <w:r w:rsidR="00AB717F">
        <w:rPr>
          <w:rFonts w:ascii="Times New Roman" w:hAnsi="Times New Roman" w:cs="Times New Roman"/>
        </w:rPr>
        <w:t xml:space="preserve"> extant mammalian </w:t>
      </w:r>
      <w:r w:rsidR="007D5E19">
        <w:rPr>
          <w:rFonts w:ascii="Times New Roman" w:hAnsi="Times New Roman" w:cs="Times New Roman"/>
        </w:rPr>
        <w:t>CCs</w:t>
      </w:r>
      <w:r w:rsidR="00AB717F">
        <w:rPr>
          <w:rFonts w:ascii="Times New Roman" w:hAnsi="Times New Roman" w:cs="Times New Roman"/>
        </w:rPr>
        <w:t xml:space="preserve">. </w:t>
      </w:r>
      <w:r w:rsidR="00EC468E">
        <w:rPr>
          <w:rFonts w:ascii="Times New Roman" w:hAnsi="Times New Roman" w:cs="Times New Roman"/>
        </w:rPr>
        <w:t>The fossil record is limited</w:t>
      </w:r>
      <w:r w:rsidR="007F1A89">
        <w:rPr>
          <w:rFonts w:ascii="Times New Roman" w:hAnsi="Times New Roman" w:cs="Times New Roman"/>
        </w:rPr>
        <w:t xml:space="preserve"> in a number of ways, including</w:t>
      </w:r>
      <w:r w:rsidR="007D5E19">
        <w:rPr>
          <w:rFonts w:ascii="Times New Roman" w:hAnsi="Times New Roman" w:cs="Times New Roman"/>
        </w:rPr>
        <w:t xml:space="preserve"> the error associated with various dating techniques</w:t>
      </w:r>
      <w:r w:rsidR="00EC468E">
        <w:rPr>
          <w:rFonts w:ascii="Times New Roman" w:hAnsi="Times New Roman" w:cs="Times New Roman"/>
        </w:rPr>
        <w:t xml:space="preserve"> </w:t>
      </w:r>
      <w:r w:rsidR="00A50BA7">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8AD8E884-9793-473E-8EF8-8BC1BE806A9A&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citekey&gt;Ludwig:2000ia&lt;/citekey&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Pr>
          <w:rFonts w:ascii="Times New Roman" w:hAnsi="Times New Roman" w:cs="Times New Roman"/>
        </w:rPr>
        <w:fldChar w:fldCharType="separate"/>
      </w:r>
      <w:r w:rsidR="00D45F4E">
        <w:rPr>
          <w:rFonts w:ascii="Times New Roman" w:hAnsi="Times New Roman" w:cs="Times New Roman"/>
        </w:rPr>
        <w:t>(Ludwig and Renne, 2000)</w:t>
      </w:r>
      <w:r w:rsidR="00A50BA7">
        <w:rPr>
          <w:rFonts w:ascii="Times New Roman" w:hAnsi="Times New Roman" w:cs="Times New Roman"/>
        </w:rPr>
        <w:fldChar w:fldCharType="end"/>
      </w:r>
      <w:r w:rsidR="00A50BA7">
        <w:rPr>
          <w:rFonts w:ascii="Times New Roman" w:hAnsi="Times New Roman" w:cs="Times New Roman"/>
        </w:rPr>
        <w:t xml:space="preserve"> </w:t>
      </w:r>
      <w:r w:rsidR="00EC468E">
        <w:rPr>
          <w:rFonts w:ascii="Times New Roman" w:hAnsi="Times New Roman" w:cs="Times New Roman"/>
        </w:rPr>
        <w:t>and the possibility that the earliest representative</w:t>
      </w:r>
      <w:r>
        <w:rPr>
          <w:rFonts w:ascii="Times New Roman" w:hAnsi="Times New Roman" w:cs="Times New Roman"/>
        </w:rPr>
        <w:t>s</w:t>
      </w:r>
      <w:r w:rsidR="00EC468E">
        <w:rPr>
          <w:rFonts w:ascii="Times New Roman" w:hAnsi="Times New Roman" w:cs="Times New Roman"/>
        </w:rPr>
        <w:t xml:space="preserve"> of </w:t>
      </w:r>
      <w:r>
        <w:rPr>
          <w:rFonts w:ascii="Times New Roman" w:hAnsi="Times New Roman" w:cs="Times New Roman"/>
        </w:rPr>
        <w:t xml:space="preserve">phylogenetic lineages </w:t>
      </w:r>
      <w:r w:rsidR="00EC468E">
        <w:rPr>
          <w:rFonts w:ascii="Times New Roman" w:hAnsi="Times New Roman" w:cs="Times New Roman"/>
        </w:rPr>
        <w:t>ha</w:t>
      </w:r>
      <w:r>
        <w:rPr>
          <w:rFonts w:ascii="Times New Roman" w:hAnsi="Times New Roman" w:cs="Times New Roman"/>
        </w:rPr>
        <w:t>ve</w:t>
      </w:r>
      <w:r w:rsidR="00EC468E">
        <w:rPr>
          <w:rFonts w:ascii="Times New Roman" w:hAnsi="Times New Roman" w:cs="Times New Roman"/>
        </w:rPr>
        <w:t xml:space="preserve"> </w:t>
      </w:r>
      <w:r w:rsidR="00A50BA7">
        <w:rPr>
          <w:rFonts w:ascii="Times New Roman" w:hAnsi="Times New Roman" w:cs="Times New Roman"/>
        </w:rPr>
        <w:t>not yet</w:t>
      </w:r>
      <w:r w:rsidR="00BF4A1A">
        <w:rPr>
          <w:rFonts w:ascii="Times New Roman" w:hAnsi="Times New Roman" w:cs="Times New Roman"/>
        </w:rPr>
        <w:t xml:space="preserve"> been discovered. The fragment</w:t>
      </w:r>
      <w:r w:rsidR="00927FDF">
        <w:rPr>
          <w:rFonts w:ascii="Times New Roman" w:hAnsi="Times New Roman" w:cs="Times New Roman"/>
        </w:rPr>
        <w:t>ary</w:t>
      </w:r>
      <w:r w:rsidR="00BF4A1A">
        <w:rPr>
          <w:rFonts w:ascii="Times New Roman" w:hAnsi="Times New Roman" w:cs="Times New Roman"/>
        </w:rPr>
        <w:t xml:space="preserve"> nature of many fossils often make taxonomic placement of these specimens challenging or sometimes inconclusive. </w:t>
      </w:r>
      <w:r w:rsidR="00EC468E">
        <w:rPr>
          <w:rFonts w:ascii="Times New Roman" w:hAnsi="Times New Roman" w:cs="Times New Roman"/>
        </w:rPr>
        <w:t xml:space="preserve">Furthermore, </w:t>
      </w:r>
      <w:r w:rsidR="00871985">
        <w:rPr>
          <w:rFonts w:ascii="Times New Roman" w:hAnsi="Times New Roman" w:cs="Times New Roman"/>
        </w:rPr>
        <w:t>taphonomic</w:t>
      </w:r>
      <w:r w:rsidR="00EC468E">
        <w:rPr>
          <w:rFonts w:ascii="Times New Roman" w:hAnsi="Times New Roman" w:cs="Times New Roman"/>
        </w:rPr>
        <w:t xml:space="preserve"> processes</w:t>
      </w:r>
      <w:r w:rsidR="00871985">
        <w:rPr>
          <w:rFonts w:ascii="Times New Roman" w:hAnsi="Times New Roman" w:cs="Times New Roman"/>
        </w:rPr>
        <w:t xml:space="preserve"> can </w:t>
      </w:r>
      <w:r w:rsidR="002B5154">
        <w:rPr>
          <w:rFonts w:ascii="Times New Roman" w:hAnsi="Times New Roman" w:cs="Times New Roman"/>
        </w:rPr>
        <w:t xml:space="preserve">potentially </w:t>
      </w:r>
      <w:r w:rsidR="00871985">
        <w:rPr>
          <w:rFonts w:ascii="Times New Roman" w:hAnsi="Times New Roman" w:cs="Times New Roman"/>
        </w:rPr>
        <w:t>deform the endocranial cavity</w:t>
      </w:r>
      <w:r w:rsidR="002B5154">
        <w:rPr>
          <w:rFonts w:ascii="Times New Roman" w:hAnsi="Times New Roman" w:cs="Times New Roman"/>
        </w:rPr>
        <w:t xml:space="preserve"> of the skull</w:t>
      </w:r>
      <w:r w:rsidR="00871985">
        <w:rPr>
          <w:rFonts w:ascii="Times New Roman" w:hAnsi="Times New Roman" w:cs="Times New Roman"/>
        </w:rPr>
        <w:t>, thus affecting the ultimate</w:t>
      </w:r>
      <w:r>
        <w:rPr>
          <w:rFonts w:ascii="Times New Roman" w:hAnsi="Times New Roman" w:cs="Times New Roman"/>
        </w:rPr>
        <w:t xml:space="preserve"> estimate of </w:t>
      </w:r>
      <w:r w:rsidR="00871985">
        <w:rPr>
          <w:rFonts w:ascii="Times New Roman" w:hAnsi="Times New Roman" w:cs="Times New Roman"/>
        </w:rPr>
        <w:t xml:space="preserve">CC </w:t>
      </w:r>
      <w:r w:rsidR="00871985">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93E1C808-D7A0-4415-B6F4-E68EE926CCC9&lt;/uuid&gt;&lt;priority&gt;0&lt;/priority&gt;&lt;publications&gt;&lt;publication&gt;&lt;uuid&gt;2C6ADCE4-19FB-4461-8174-5B5223C20429&lt;/uuid&gt;&lt;volume&gt;37&lt;/volume&gt;&lt;doi&gt;10.1146/annurev.anthro.37.081407.085211&lt;/doi&gt;&lt;startpage&gt;1&lt;/startpage&gt;&lt;publication_date&gt;99200810001200000000220000&lt;/publication_date&gt;&lt;url&gt;http://www.annualreviews.org/doi/abs/10.1146/annurev.anthro.37.081407.085211&lt;/url&gt;&lt;citekey&gt;Holloway:2008iy&lt;/citekey&gt;&lt;type&gt;400&lt;/type&gt;&lt;title&gt;The Human Brain Evolving: A Personal Retrospective&lt;/title&gt;&lt;number&gt;1&lt;/number&gt;&lt;subtype&gt;400&lt;/subtype&gt;&lt;endpage&gt;19&lt;/endpage&gt;&lt;bundle&gt;&lt;publication&gt;&lt;title&gt;Annual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Pr>
          <w:rFonts w:ascii="Times New Roman" w:hAnsi="Times New Roman" w:cs="Times New Roman"/>
        </w:rPr>
        <w:fldChar w:fldCharType="separate"/>
      </w:r>
      <w:r w:rsidR="00D45F4E">
        <w:rPr>
          <w:rFonts w:ascii="Times New Roman" w:hAnsi="Times New Roman" w:cs="Times New Roman"/>
        </w:rPr>
        <w:t>(Holloway, 2008)</w:t>
      </w:r>
      <w:r w:rsidR="00871985">
        <w:rPr>
          <w:rFonts w:ascii="Times New Roman" w:hAnsi="Times New Roman" w:cs="Times New Roman"/>
        </w:rPr>
        <w:fldChar w:fldCharType="end"/>
      </w:r>
      <w:r w:rsidR="00871985">
        <w:rPr>
          <w:rFonts w:ascii="Times New Roman" w:hAnsi="Times New Roman" w:cs="Times New Roman"/>
        </w:rPr>
        <w:t>.</w:t>
      </w:r>
      <w:r w:rsidR="00BF09EE">
        <w:rPr>
          <w:rFonts w:ascii="Times New Roman" w:hAnsi="Times New Roman" w:cs="Times New Roman"/>
        </w:rPr>
        <w:t xml:space="preserve"> Thus </w:t>
      </w:r>
      <w:r w:rsidR="00B913A2">
        <w:rPr>
          <w:rFonts w:ascii="Times New Roman" w:hAnsi="Times New Roman" w:cs="Times New Roman"/>
        </w:rPr>
        <w:t xml:space="preserve">uncertainties in </w:t>
      </w:r>
      <w:r w:rsidR="00BF09EE">
        <w:rPr>
          <w:rFonts w:ascii="Times New Roman" w:hAnsi="Times New Roman" w:cs="Times New Roman"/>
        </w:rPr>
        <w:t xml:space="preserve">dating and </w:t>
      </w:r>
      <w:r w:rsidR="00B913A2">
        <w:rPr>
          <w:rFonts w:ascii="Times New Roman" w:hAnsi="Times New Roman" w:cs="Times New Roman"/>
        </w:rPr>
        <w:t xml:space="preserve">morphological estimates </w:t>
      </w:r>
      <w:r w:rsidR="00BF09EE">
        <w:rPr>
          <w:rFonts w:ascii="Times New Roman" w:hAnsi="Times New Roman" w:cs="Times New Roman"/>
        </w:rPr>
        <w:t xml:space="preserve">in the fossil record pose some notable </w:t>
      </w:r>
      <w:r w:rsidR="0046706C">
        <w:rPr>
          <w:rFonts w:ascii="Times New Roman" w:hAnsi="Times New Roman" w:cs="Times New Roman"/>
        </w:rPr>
        <w:t>sources of error</w:t>
      </w:r>
      <w:r w:rsidR="00BF09EE">
        <w:rPr>
          <w:rFonts w:ascii="Times New Roman" w:hAnsi="Times New Roman" w:cs="Times New Roman"/>
        </w:rPr>
        <w:t>.</w:t>
      </w:r>
    </w:p>
    <w:p w14:paraId="459D43F9" w14:textId="6B08BD33" w:rsidR="00243855" w:rsidRDefault="00F66B0F" w:rsidP="003B0233">
      <w:pPr>
        <w:ind w:firstLine="720"/>
        <w:rPr>
          <w:rFonts w:ascii="Times New Roman" w:hAnsi="Times New Roman" w:cs="Times New Roman"/>
        </w:rPr>
      </w:pPr>
      <w:r>
        <w:rPr>
          <w:rFonts w:ascii="Times New Roman" w:hAnsi="Times New Roman" w:cs="Times New Roman"/>
        </w:rPr>
        <w:t xml:space="preserve"> </w:t>
      </w:r>
      <w:r w:rsidR="000A10D5">
        <w:rPr>
          <w:rFonts w:ascii="Times New Roman" w:hAnsi="Times New Roman" w:cs="Times New Roman"/>
        </w:rPr>
        <w:t>We used a</w:t>
      </w:r>
      <w:r>
        <w:rPr>
          <w:rFonts w:ascii="Times New Roman" w:hAnsi="Times New Roman" w:cs="Times New Roman"/>
        </w:rPr>
        <w:t xml:space="preserve">ncestral state </w:t>
      </w:r>
      <w:r w:rsidR="001661CE">
        <w:rPr>
          <w:rFonts w:ascii="Times New Roman" w:hAnsi="Times New Roman" w:cs="Times New Roman"/>
        </w:rPr>
        <w:t>reconstruction</w:t>
      </w:r>
      <w:r w:rsidR="000A10D5">
        <w:rPr>
          <w:rFonts w:ascii="Times New Roman" w:hAnsi="Times New Roman" w:cs="Times New Roman"/>
        </w:rPr>
        <w:t xml:space="preserve"> as a complementary </w:t>
      </w:r>
      <w:r w:rsidR="00223005">
        <w:rPr>
          <w:rFonts w:ascii="Times New Roman" w:hAnsi="Times New Roman" w:cs="Times New Roman"/>
        </w:rPr>
        <w:t xml:space="preserve">method </w:t>
      </w:r>
      <w:r w:rsidR="00504DE5">
        <w:rPr>
          <w:rFonts w:ascii="Times New Roman" w:hAnsi="Times New Roman" w:cs="Times New Roman"/>
        </w:rPr>
        <w:t>to</w:t>
      </w:r>
      <w:r w:rsidR="00223005">
        <w:rPr>
          <w:rFonts w:ascii="Times New Roman" w:hAnsi="Times New Roman" w:cs="Times New Roman"/>
        </w:rPr>
        <w:t xml:space="preserve"> </w:t>
      </w:r>
      <w:r w:rsidR="00504DE5">
        <w:rPr>
          <w:rFonts w:ascii="Times New Roman" w:hAnsi="Times New Roman" w:cs="Times New Roman"/>
        </w:rPr>
        <w:t xml:space="preserve">computationally </w:t>
      </w:r>
      <w:r w:rsidR="00223005">
        <w:rPr>
          <w:rFonts w:ascii="Times New Roman" w:hAnsi="Times New Roman" w:cs="Times New Roman"/>
        </w:rPr>
        <w:t xml:space="preserve">infer the </w:t>
      </w:r>
      <w:r w:rsidR="009A71BE">
        <w:rPr>
          <w:rFonts w:ascii="Times New Roman" w:hAnsi="Times New Roman" w:cs="Times New Roman"/>
        </w:rPr>
        <w:t xml:space="preserve">most probable </w:t>
      </w:r>
      <w:r w:rsidR="00223005">
        <w:rPr>
          <w:rFonts w:ascii="Times New Roman" w:hAnsi="Times New Roman" w:cs="Times New Roman"/>
        </w:rPr>
        <w:t>state of a common ancestor shared between two or more species.</w:t>
      </w:r>
      <w:r w:rsidR="00AC27FB">
        <w:rPr>
          <w:rFonts w:ascii="Times New Roman" w:hAnsi="Times New Roman" w:cs="Times New Roman"/>
        </w:rPr>
        <w:t xml:space="preserve"> While </w:t>
      </w:r>
      <w:r w:rsidR="00374BD5">
        <w:rPr>
          <w:rFonts w:ascii="Times New Roman" w:hAnsi="Times New Roman" w:cs="Times New Roman"/>
        </w:rPr>
        <w:t>this method</w:t>
      </w:r>
      <w:r w:rsidR="00AC27FB">
        <w:rPr>
          <w:rFonts w:ascii="Times New Roman" w:hAnsi="Times New Roman" w:cs="Times New Roman"/>
        </w:rPr>
        <w:t xml:space="preserve"> </w:t>
      </w:r>
      <w:r w:rsidR="003B0233">
        <w:rPr>
          <w:rFonts w:ascii="Times New Roman" w:hAnsi="Times New Roman" w:cs="Times New Roman"/>
        </w:rPr>
        <w:t>avoid</w:t>
      </w:r>
      <w:r w:rsidR="001661CE">
        <w:rPr>
          <w:rFonts w:ascii="Times New Roman" w:hAnsi="Times New Roman" w:cs="Times New Roman"/>
        </w:rPr>
        <w:t>s</w:t>
      </w:r>
      <w:r w:rsidR="003B0233">
        <w:rPr>
          <w:rFonts w:ascii="Times New Roman" w:hAnsi="Times New Roman" w:cs="Times New Roman"/>
        </w:rPr>
        <w:t xml:space="preserve"> some of the l</w:t>
      </w:r>
      <w:r w:rsidR="00AC27FB">
        <w:rPr>
          <w:rFonts w:ascii="Times New Roman" w:hAnsi="Times New Roman" w:cs="Times New Roman"/>
        </w:rPr>
        <w:t xml:space="preserve">imitations of the fossil record, </w:t>
      </w:r>
      <w:r w:rsidR="00374BD5">
        <w:rPr>
          <w:rFonts w:ascii="Times New Roman" w:hAnsi="Times New Roman" w:cs="Times New Roman"/>
        </w:rPr>
        <w:t>it</w:t>
      </w:r>
      <w:r w:rsidR="001D281C">
        <w:rPr>
          <w:rFonts w:ascii="Times New Roman" w:hAnsi="Times New Roman" w:cs="Times New Roman"/>
        </w:rPr>
        <w:t xml:space="preserve"> </w:t>
      </w:r>
      <w:r w:rsidR="00CB28AE">
        <w:rPr>
          <w:rFonts w:ascii="Times New Roman" w:hAnsi="Times New Roman" w:cs="Times New Roman"/>
        </w:rPr>
        <w:t>pos</w:t>
      </w:r>
      <w:r w:rsidR="003B0233">
        <w:rPr>
          <w:rFonts w:ascii="Times New Roman" w:hAnsi="Times New Roman" w:cs="Times New Roman"/>
        </w:rPr>
        <w:t>sess</w:t>
      </w:r>
      <w:r w:rsidR="001661CE">
        <w:rPr>
          <w:rFonts w:ascii="Times New Roman" w:hAnsi="Times New Roman" w:cs="Times New Roman"/>
        </w:rPr>
        <w:t>es</w:t>
      </w:r>
      <w:r w:rsidR="003B0233">
        <w:rPr>
          <w:rFonts w:ascii="Times New Roman" w:hAnsi="Times New Roman" w:cs="Times New Roman"/>
        </w:rPr>
        <w:t xml:space="preserve"> </w:t>
      </w:r>
      <w:r w:rsidR="00CB28AE">
        <w:rPr>
          <w:rFonts w:ascii="Times New Roman" w:hAnsi="Times New Roman" w:cs="Times New Roman"/>
        </w:rPr>
        <w:t xml:space="preserve">several </w:t>
      </w:r>
      <w:r w:rsidR="00361C3E">
        <w:rPr>
          <w:rFonts w:ascii="Times New Roman" w:hAnsi="Times New Roman" w:cs="Times New Roman"/>
        </w:rPr>
        <w:t xml:space="preserve">of </w:t>
      </w:r>
      <w:r w:rsidR="001661CE">
        <w:rPr>
          <w:rFonts w:ascii="Times New Roman" w:hAnsi="Times New Roman" w:cs="Times New Roman"/>
        </w:rPr>
        <w:t>its</w:t>
      </w:r>
      <w:r w:rsidR="003B0233">
        <w:rPr>
          <w:rFonts w:ascii="Times New Roman" w:hAnsi="Times New Roman" w:cs="Times New Roman"/>
        </w:rPr>
        <w:t xml:space="preserve"> own inherent sources of error</w:t>
      </w:r>
      <w:r w:rsidR="000207A2">
        <w:rPr>
          <w:rFonts w:ascii="Times New Roman" w:hAnsi="Times New Roman" w:cs="Times New Roman"/>
        </w:rPr>
        <w:t xml:space="preserve"> and assumptions</w:t>
      </w:r>
      <w:r>
        <w:rPr>
          <w:rFonts w:ascii="Times New Roman" w:hAnsi="Times New Roman" w:cs="Times New Roman"/>
        </w:rPr>
        <w:t xml:space="preserve">. </w:t>
      </w:r>
      <w:r w:rsidR="000C2FA1">
        <w:rPr>
          <w:rFonts w:ascii="Times New Roman" w:hAnsi="Times New Roman" w:cs="Times New Roman"/>
        </w:rPr>
        <w:t>Notably, it</w:t>
      </w:r>
      <w:r w:rsidR="000207A2">
        <w:rPr>
          <w:rFonts w:ascii="Times New Roman" w:hAnsi="Times New Roman" w:cs="Times New Roman"/>
        </w:rPr>
        <w:t xml:space="preserve"> inherits errors </w:t>
      </w:r>
      <w:r w:rsidR="0061322D">
        <w:rPr>
          <w:rFonts w:ascii="Times New Roman" w:hAnsi="Times New Roman" w:cs="Times New Roman"/>
        </w:rPr>
        <w:t>associated with the</w:t>
      </w:r>
      <w:r w:rsidR="000207A2">
        <w:rPr>
          <w:rFonts w:ascii="Times New Roman" w:hAnsi="Times New Roman" w:cs="Times New Roman"/>
        </w:rPr>
        <w:t xml:space="preserve"> </w:t>
      </w:r>
      <w:r w:rsidR="0061322D">
        <w:rPr>
          <w:rFonts w:ascii="Times New Roman" w:hAnsi="Times New Roman" w:cs="Times New Roman"/>
        </w:rPr>
        <w:t>estimation of</w:t>
      </w:r>
      <w:r w:rsidR="000207A2">
        <w:rPr>
          <w:rFonts w:ascii="Times New Roman" w:hAnsi="Times New Roman" w:cs="Times New Roman"/>
        </w:rPr>
        <w:t xml:space="preserve"> molecular divergence dates and </w:t>
      </w:r>
      <w:r w:rsidR="0061322D">
        <w:rPr>
          <w:rFonts w:ascii="Times New Roman" w:hAnsi="Times New Roman" w:cs="Times New Roman"/>
        </w:rPr>
        <w:t>species</w:t>
      </w:r>
      <w:r w:rsidR="000207A2">
        <w:rPr>
          <w:rFonts w:ascii="Times New Roman" w:hAnsi="Times New Roman" w:cs="Times New Roman"/>
        </w:rPr>
        <w:t xml:space="preserve"> relationships</w:t>
      </w:r>
      <w:r w:rsidR="0061322D">
        <w:rPr>
          <w:rFonts w:ascii="Times New Roman" w:hAnsi="Times New Roman" w:cs="Times New Roman"/>
        </w:rPr>
        <w:t xml:space="preserve"> from the chosen phylogenetic tree</w:t>
      </w:r>
      <w:r w:rsidR="000207A2">
        <w:rPr>
          <w:rFonts w:ascii="Times New Roman" w:hAnsi="Times New Roman" w:cs="Times New Roman"/>
        </w:rPr>
        <w:t>.</w:t>
      </w:r>
      <w:r w:rsidR="0061322D">
        <w:rPr>
          <w:rFonts w:ascii="Times New Roman" w:hAnsi="Times New Roman" w:cs="Times New Roman"/>
        </w:rPr>
        <w:t xml:space="preserve"> </w:t>
      </w:r>
      <w:r w:rsidR="00EB0441">
        <w:rPr>
          <w:rFonts w:ascii="Times New Roman" w:hAnsi="Times New Roman" w:cs="Times New Roman"/>
        </w:rPr>
        <w:t>Despite this, in the way we employ it here</w:t>
      </w:r>
      <w:r>
        <w:rPr>
          <w:rFonts w:ascii="Times New Roman" w:hAnsi="Times New Roman" w:cs="Times New Roman"/>
        </w:rPr>
        <w:t xml:space="preserve"> </w:t>
      </w:r>
      <w:r w:rsidR="00C17A50">
        <w:rPr>
          <w:rFonts w:ascii="Times New Roman" w:hAnsi="Times New Roman" w:cs="Times New Roman"/>
        </w:rPr>
        <w:t>ancestral state reconstruction</w:t>
      </w:r>
      <w:r>
        <w:rPr>
          <w:rFonts w:ascii="Times New Roman" w:hAnsi="Times New Roman" w:cs="Times New Roman"/>
        </w:rPr>
        <w:t xml:space="preserve"> has the advantage of</w:t>
      </w:r>
      <w:r w:rsidR="007D5E19">
        <w:rPr>
          <w:rFonts w:ascii="Times New Roman" w:hAnsi="Times New Roman" w:cs="Times New Roman"/>
        </w:rPr>
        <w:t xml:space="preserve"> being derived from</w:t>
      </w:r>
      <w:r>
        <w:rPr>
          <w:rFonts w:ascii="Times New Roman" w:hAnsi="Times New Roman" w:cs="Times New Roman"/>
        </w:rPr>
        <w:t xml:space="preserve"> precise </w:t>
      </w:r>
      <w:r w:rsidR="00883403">
        <w:rPr>
          <w:rFonts w:ascii="Times New Roman" w:hAnsi="Times New Roman" w:cs="Times New Roman"/>
        </w:rPr>
        <w:t>estimates</w:t>
      </w:r>
      <w:r>
        <w:rPr>
          <w:rFonts w:ascii="Times New Roman" w:hAnsi="Times New Roman" w:cs="Times New Roman"/>
        </w:rPr>
        <w:t xml:space="preserve"> of CC as they are </w:t>
      </w:r>
      <w:r w:rsidR="0055700E">
        <w:rPr>
          <w:rFonts w:ascii="Times New Roman" w:hAnsi="Times New Roman" w:cs="Times New Roman"/>
        </w:rPr>
        <w:t>directly measured</w:t>
      </w:r>
      <w:r>
        <w:rPr>
          <w:rFonts w:ascii="Times New Roman" w:hAnsi="Times New Roman" w:cs="Times New Roman"/>
        </w:rPr>
        <w:t xml:space="preserve"> from an extant sample</w:t>
      </w:r>
      <w:r w:rsidR="00790735">
        <w:rPr>
          <w:rFonts w:ascii="Times New Roman" w:hAnsi="Times New Roman" w:cs="Times New Roman"/>
        </w:rPr>
        <w:t xml:space="preserve"> of mammalian</w:t>
      </w:r>
      <w:r w:rsidR="00F81771">
        <w:rPr>
          <w:rFonts w:ascii="Times New Roman" w:hAnsi="Times New Roman" w:cs="Times New Roman"/>
        </w:rPr>
        <w:t xml:space="preserve"> specimens</w:t>
      </w:r>
      <w:r>
        <w:rPr>
          <w:rFonts w:ascii="Times New Roman" w:hAnsi="Times New Roman" w:cs="Times New Roman"/>
        </w:rPr>
        <w:t xml:space="preserve">. </w:t>
      </w:r>
      <w:r w:rsidR="00757AF1">
        <w:rPr>
          <w:rFonts w:ascii="Times New Roman" w:hAnsi="Times New Roman" w:cs="Times New Roman"/>
        </w:rPr>
        <w:t>Here we employ both</w:t>
      </w:r>
      <w:r w:rsidR="00AB717F">
        <w:rPr>
          <w:rFonts w:ascii="Times New Roman" w:hAnsi="Times New Roman" w:cs="Times New Roman"/>
        </w:rPr>
        <w:t xml:space="preserve"> </w:t>
      </w:r>
      <w:r w:rsidR="004C70CA">
        <w:rPr>
          <w:rFonts w:ascii="Times New Roman" w:hAnsi="Times New Roman" w:cs="Times New Roman"/>
        </w:rPr>
        <w:t>fossil and ancestral</w:t>
      </w:r>
      <w:r w:rsidR="00AB717F">
        <w:rPr>
          <w:rFonts w:ascii="Times New Roman" w:hAnsi="Times New Roman" w:cs="Times New Roman"/>
        </w:rPr>
        <w:t xml:space="preserve"> </w:t>
      </w:r>
      <w:r w:rsidR="004C70CA">
        <w:rPr>
          <w:rFonts w:ascii="Times New Roman" w:hAnsi="Times New Roman" w:cs="Times New Roman"/>
        </w:rPr>
        <w:t xml:space="preserve">CCs </w:t>
      </w:r>
      <w:r w:rsidR="00757AF1">
        <w:rPr>
          <w:rFonts w:ascii="Times New Roman" w:hAnsi="Times New Roman" w:cs="Times New Roman"/>
        </w:rPr>
        <w:t>in our analyses under the supposition that</w:t>
      </w:r>
      <w:r w:rsidR="00AB717F">
        <w:rPr>
          <w:rFonts w:ascii="Times New Roman" w:hAnsi="Times New Roman" w:cs="Times New Roman"/>
        </w:rPr>
        <w:t xml:space="preserve"> concurrence</w:t>
      </w:r>
      <w:r w:rsidR="00352311">
        <w:rPr>
          <w:rFonts w:ascii="Times New Roman" w:hAnsi="Times New Roman" w:cs="Times New Roman"/>
        </w:rPr>
        <w:t xml:space="preserve"> of results</w:t>
      </w:r>
      <w:r w:rsidR="00AB717F">
        <w:rPr>
          <w:rFonts w:ascii="Times New Roman" w:hAnsi="Times New Roman" w:cs="Times New Roman"/>
        </w:rPr>
        <w:t xml:space="preserve"> between both methods increases </w:t>
      </w:r>
      <w:r w:rsidR="00504DE5">
        <w:rPr>
          <w:rFonts w:ascii="Times New Roman" w:hAnsi="Times New Roman" w:cs="Times New Roman"/>
        </w:rPr>
        <w:t>confidence in results showing a</w:t>
      </w:r>
      <w:r w:rsidR="00AB717F">
        <w:rPr>
          <w:rFonts w:ascii="Times New Roman" w:hAnsi="Times New Roman" w:cs="Times New Roman"/>
        </w:rPr>
        <w:t xml:space="preserve"> </w:t>
      </w:r>
      <w:r w:rsidR="00082244">
        <w:rPr>
          <w:rFonts w:ascii="Times New Roman" w:hAnsi="Times New Roman" w:cs="Times New Roman"/>
        </w:rPr>
        <w:t>relationship betw</w:t>
      </w:r>
      <w:r w:rsidR="00B177B5">
        <w:rPr>
          <w:rFonts w:ascii="Times New Roman" w:hAnsi="Times New Roman" w:cs="Times New Roman"/>
        </w:rPr>
        <w:t xml:space="preserve">een </w:t>
      </w:r>
      <w:r w:rsidR="00082244">
        <w:rPr>
          <w:rFonts w:ascii="Times New Roman" w:hAnsi="Times New Roman" w:cs="Times New Roman"/>
        </w:rPr>
        <w:t>CC and climate</w:t>
      </w:r>
      <w:r w:rsidR="00AB717F">
        <w:rPr>
          <w:rFonts w:ascii="Times New Roman" w:hAnsi="Times New Roman" w:cs="Times New Roman"/>
        </w:rPr>
        <w:t xml:space="preserve"> </w:t>
      </w:r>
      <w:r w:rsidR="00504DE5">
        <w:rPr>
          <w:rFonts w:ascii="Times New Roman" w:hAnsi="Times New Roman" w:cs="Times New Roman"/>
        </w:rPr>
        <w:t>variables</w:t>
      </w:r>
      <w:r w:rsidR="00AB717F">
        <w:rPr>
          <w:rFonts w:ascii="Times New Roman" w:hAnsi="Times New Roman" w:cs="Times New Roman"/>
        </w:rPr>
        <w:t>.</w:t>
      </w:r>
      <w:r w:rsidR="00EC468E">
        <w:rPr>
          <w:rFonts w:ascii="Times New Roman" w:hAnsi="Times New Roman" w:cs="Times New Roman"/>
        </w:rPr>
        <w:t xml:space="preserve"> </w:t>
      </w:r>
    </w:p>
    <w:p w14:paraId="369ECD38" w14:textId="652BB8F0" w:rsidR="005110F7" w:rsidRPr="00534072" w:rsidRDefault="00243855" w:rsidP="00AB717F">
      <w:pPr>
        <w:ind w:firstLine="720"/>
        <w:rPr>
          <w:rFonts w:ascii="Times New Roman" w:hAnsi="Times New Roman" w:cs="Times New Roman"/>
        </w:rPr>
      </w:pPr>
      <w:r>
        <w:rPr>
          <w:rFonts w:ascii="Times New Roman" w:hAnsi="Times New Roman" w:cs="Times New Roman"/>
        </w:rPr>
        <w:t xml:space="preserve">The second goal </w:t>
      </w:r>
      <w:r w:rsidR="00AB717F">
        <w:rPr>
          <w:rFonts w:ascii="Times New Roman" w:hAnsi="Times New Roman" w:cs="Times New Roman"/>
        </w:rPr>
        <w:t>was</w:t>
      </w:r>
      <w:r>
        <w:rPr>
          <w:rFonts w:ascii="Times New Roman" w:hAnsi="Times New Roman" w:cs="Times New Roman"/>
        </w:rPr>
        <w:t xml:space="preserve"> to test for potential relationships between</w:t>
      </w:r>
      <w:r w:rsidR="003B1651">
        <w:rPr>
          <w:rFonts w:ascii="Times New Roman" w:hAnsi="Times New Roman" w:cs="Times New Roman"/>
        </w:rPr>
        <w:t xml:space="preserve"> changes in CC and changes in global climate, </w:t>
      </w:r>
      <w:r w:rsidR="00FE08D6">
        <w:rPr>
          <w:rFonts w:ascii="Times New Roman" w:hAnsi="Times New Roman" w:cs="Times New Roman"/>
        </w:rPr>
        <w:t>using the deep-sea o</w:t>
      </w:r>
      <w:r w:rsidR="003B1651">
        <w:rPr>
          <w:rFonts w:ascii="Times New Roman" w:hAnsi="Times New Roman" w:cs="Times New Roman"/>
        </w:rPr>
        <w:t>xygen isotope record as a proxy</w:t>
      </w:r>
      <w:r w:rsidR="00B6581E" w:rsidRPr="00534072">
        <w:rPr>
          <w:rFonts w:ascii="Times New Roman" w:hAnsi="Times New Roman" w:cs="Times New Roman"/>
        </w:rPr>
        <w:t xml:space="preserve">. </w:t>
      </w:r>
      <w:r w:rsidR="003B1651">
        <w:rPr>
          <w:rFonts w:ascii="Times New Roman" w:hAnsi="Times New Roman" w:cs="Times New Roman"/>
        </w:rPr>
        <w:t xml:space="preserve">In order to address the </w:t>
      </w:r>
      <w:r w:rsidR="00163C2D">
        <w:rPr>
          <w:rFonts w:ascii="Times New Roman" w:hAnsi="Times New Roman" w:cs="Times New Roman"/>
        </w:rPr>
        <w:t>possibility</w:t>
      </w:r>
      <w:r w:rsidR="003B1651">
        <w:rPr>
          <w:rFonts w:ascii="Times New Roman" w:hAnsi="Times New Roman" w:cs="Times New Roman"/>
        </w:rPr>
        <w:t xml:space="preserve"> of multiple climatic factors simultaneously </w:t>
      </w:r>
      <w:r w:rsidR="003F208C">
        <w:rPr>
          <w:rFonts w:ascii="Times New Roman" w:hAnsi="Times New Roman" w:cs="Times New Roman"/>
        </w:rPr>
        <w:t>influencing</w:t>
      </w:r>
      <w:r w:rsidR="00FB76D2">
        <w:rPr>
          <w:rFonts w:ascii="Times New Roman" w:hAnsi="Times New Roman" w:cs="Times New Roman"/>
        </w:rPr>
        <w:t xml:space="preserve"> brain evolution, </w:t>
      </w:r>
      <w:r w:rsidR="00FE08D6">
        <w:rPr>
          <w:rFonts w:ascii="Times New Roman" w:hAnsi="Times New Roman" w:cs="Times New Roman"/>
        </w:rPr>
        <w:t xml:space="preserve">we used multiple regression models with </w:t>
      </w:r>
      <w:r w:rsidR="005D76BA">
        <w:rPr>
          <w:rFonts w:ascii="Times New Roman" w:hAnsi="Times New Roman" w:cs="Times New Roman"/>
        </w:rPr>
        <w:t>CC</w:t>
      </w:r>
      <w:r w:rsidR="00FE08D6">
        <w:rPr>
          <w:rFonts w:ascii="Times New Roman" w:hAnsi="Times New Roman" w:cs="Times New Roman"/>
        </w:rPr>
        <w:t xml:space="preserve"> as the </w:t>
      </w:r>
      <w:r w:rsidR="00FB76D2">
        <w:rPr>
          <w:rFonts w:ascii="Times New Roman" w:hAnsi="Times New Roman" w:cs="Times New Roman"/>
        </w:rPr>
        <w:t>response</w:t>
      </w:r>
      <w:r w:rsidR="00FE08D6">
        <w:rPr>
          <w:rFonts w:ascii="Times New Roman" w:hAnsi="Times New Roman" w:cs="Times New Roman"/>
        </w:rPr>
        <w:t xml:space="preserve"> variable and three different measures of c</w:t>
      </w:r>
      <w:r w:rsidR="00F66B0F">
        <w:rPr>
          <w:rFonts w:ascii="Times New Roman" w:hAnsi="Times New Roman" w:cs="Times New Roman"/>
        </w:rPr>
        <w:t>limatic change as the predictor</w:t>
      </w:r>
      <w:r w:rsidR="00FE08D6">
        <w:rPr>
          <w:rFonts w:ascii="Times New Roman" w:hAnsi="Times New Roman" w:cs="Times New Roman"/>
        </w:rPr>
        <w:t xml:space="preserve"> variables. Each climatic measure was intended to </w:t>
      </w:r>
      <w:r w:rsidR="003F208C">
        <w:rPr>
          <w:rFonts w:ascii="Times New Roman" w:hAnsi="Times New Roman" w:cs="Times New Roman"/>
        </w:rPr>
        <w:t xml:space="preserve">represent </w:t>
      </w:r>
      <w:r w:rsidR="00FE08D6">
        <w:rPr>
          <w:rFonts w:ascii="Times New Roman" w:hAnsi="Times New Roman" w:cs="Times New Roman"/>
        </w:rPr>
        <w:t>a different climatic hypothesis</w:t>
      </w:r>
      <w:r w:rsidR="00A102D1" w:rsidRPr="00534072">
        <w:rPr>
          <w:rFonts w:ascii="Times New Roman" w:hAnsi="Times New Roman" w:cs="Times New Roman"/>
        </w:rPr>
        <w:t>:</w:t>
      </w:r>
    </w:p>
    <w:p w14:paraId="6F5F4718" w14:textId="0F1B5692" w:rsidR="00A102D1" w:rsidRDefault="00FE08D6" w:rsidP="00A60175">
      <w:pPr>
        <w:ind w:left="720"/>
        <w:rPr>
          <w:rFonts w:ascii="Times New Roman" w:hAnsi="Times New Roman" w:cs="Times New Roman"/>
        </w:rPr>
      </w:pPr>
      <w:r>
        <w:rPr>
          <w:rFonts w:ascii="Times New Roman" w:hAnsi="Times New Roman" w:cs="Times New Roman"/>
        </w:rPr>
        <w:t>1</w:t>
      </w:r>
      <w:r w:rsidR="00A60175" w:rsidRPr="00534072">
        <w:rPr>
          <w:rFonts w:ascii="Times New Roman" w:hAnsi="Times New Roman" w:cs="Times New Roman"/>
        </w:rPr>
        <w:t xml:space="preserve">) </w:t>
      </w:r>
      <w:r>
        <w:rPr>
          <w:rFonts w:ascii="Times New Roman" w:hAnsi="Times New Roman" w:cs="Times New Roman"/>
          <w:i/>
        </w:rPr>
        <w:t>Trend</w:t>
      </w:r>
      <w:r w:rsidR="005D76BA">
        <w:rPr>
          <w:rFonts w:ascii="Times New Roman" w:hAnsi="Times New Roman" w:cs="Times New Roman"/>
        </w:rPr>
        <w:t xml:space="preserve">: This measure represents </w:t>
      </w:r>
      <w:r w:rsidR="00C51D2F">
        <w:rPr>
          <w:rFonts w:ascii="Times New Roman" w:hAnsi="Times New Roman" w:cs="Times New Roman"/>
        </w:rPr>
        <w:t>directional change</w:t>
      </w:r>
      <w:r w:rsidR="001A5441">
        <w:rPr>
          <w:rFonts w:ascii="Times New Roman" w:hAnsi="Times New Roman" w:cs="Times New Roman"/>
        </w:rPr>
        <w:t>-based hypotheses (e.g.</w:t>
      </w:r>
      <w:r w:rsidR="00846DC0">
        <w:rPr>
          <w:rFonts w:ascii="Times New Roman" w:hAnsi="Times New Roman" w:cs="Times New Roman"/>
        </w:rPr>
        <w:t xml:space="preserve"> </w:t>
      </w:r>
      <w:proofErr w:type="spellStart"/>
      <w:r w:rsidR="0066558B">
        <w:rPr>
          <w:rFonts w:ascii="Times New Roman" w:hAnsi="Times New Roman" w:cs="Times New Roman"/>
        </w:rPr>
        <w:t>deMenoca</w:t>
      </w:r>
      <w:r w:rsidR="003A71A3">
        <w:rPr>
          <w:rFonts w:ascii="Times New Roman" w:hAnsi="Times New Roman" w:cs="Times New Roman"/>
        </w:rPr>
        <w:t>l’s</w:t>
      </w:r>
      <w:proofErr w:type="spellEnd"/>
      <w:r w:rsidR="0069711B">
        <w:rPr>
          <w:rFonts w:ascii="Times New Roman" w:hAnsi="Times New Roman" w:cs="Times New Roman"/>
        </w:rPr>
        <w:t xml:space="preserve"> </w:t>
      </w:r>
      <w:r w:rsidR="00DC51C2">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21E32357-97AB-4AE3-8141-38353C411E98&lt;/uuid&gt;&lt;priority&gt;0&lt;/priority&gt;&lt;publications&gt;&lt;publication&gt;&lt;uuid&gt;32149A72-AE6B-4937-A56B-056260115C06&lt;/uuid&gt;&lt;volume&gt;220&lt;/volume&gt;&lt;doi&gt;10.1016/S0012-821X(04)00003-2&lt;/doi&gt;&lt;startpage&gt;3&lt;/startpage&gt;&lt;publication_date&gt;99200403001200000000220000&lt;/publication_date&gt;&lt;url&gt;http://linkinghub.elsevier.com/retrieve/pii/S0012821X04000032&lt;/url&gt;&lt;citekey&gt;deMenocal:2004fn&lt;/citekey&gt;&lt;type&gt;400&lt;/type&gt;&lt;title&gt;African climate change and faunal evolution during the Pliocene–Pleistocene&lt;/title&gt;&lt;number&gt;1-2&lt;/number&gt;&lt;subtype&gt;400&lt;/subtype&gt;&lt;endpage&gt;24&lt;/endpage&gt;&lt;bundle&gt;&lt;publication&gt;&lt;publisher&gt;Elsevier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s&gt;&lt;cites&gt;&lt;cite&gt;&lt;suppress&gt;A&lt;/suppress&gt;&lt;/cite&gt;&lt;/cites&gt;&lt;/citation&gt;</w:instrText>
      </w:r>
      <w:r w:rsidR="00DC51C2">
        <w:rPr>
          <w:rFonts w:ascii="Times New Roman" w:hAnsi="Times New Roman" w:cs="Times New Roman"/>
        </w:rPr>
        <w:fldChar w:fldCharType="separate"/>
      </w:r>
      <w:r w:rsidR="00DC51C2">
        <w:rPr>
          <w:rFonts w:ascii="Times New Roman" w:hAnsi="Times New Roman" w:cs="Times New Roman"/>
        </w:rPr>
        <w:t>(2004)</w:t>
      </w:r>
      <w:r w:rsidR="00DC51C2">
        <w:rPr>
          <w:rFonts w:ascii="Times New Roman" w:hAnsi="Times New Roman" w:cs="Times New Roman"/>
        </w:rPr>
        <w:fldChar w:fldCharType="end"/>
      </w:r>
      <w:r w:rsidR="003A71A3">
        <w:rPr>
          <w:rFonts w:ascii="Times New Roman" w:hAnsi="Times New Roman" w:cs="Times New Roman"/>
        </w:rPr>
        <w:t xml:space="preserve"> aridity hypothesis </w:t>
      </w:r>
      <w:r w:rsidR="001A5441">
        <w:rPr>
          <w:rFonts w:ascii="Times New Roman" w:hAnsi="Times New Roman" w:cs="Times New Roman"/>
        </w:rPr>
        <w:t>)</w:t>
      </w:r>
      <w:r w:rsidR="005D76BA">
        <w:rPr>
          <w:rFonts w:ascii="Times New Roman" w:hAnsi="Times New Roman" w:cs="Times New Roman"/>
        </w:rPr>
        <w:t>, which predict that t</w:t>
      </w:r>
      <w:r w:rsidR="00A60175" w:rsidRPr="00534072">
        <w:rPr>
          <w:rFonts w:ascii="Times New Roman" w:hAnsi="Times New Roman" w:cs="Times New Roman"/>
        </w:rPr>
        <w:t xml:space="preserve">rends towards colder temperatures and increased </w:t>
      </w:r>
      <w:r w:rsidR="005D76BA">
        <w:rPr>
          <w:rFonts w:ascii="Times New Roman" w:hAnsi="Times New Roman" w:cs="Times New Roman"/>
        </w:rPr>
        <w:t>aridity</w:t>
      </w:r>
      <w:r w:rsidR="00A60175" w:rsidRPr="00534072">
        <w:rPr>
          <w:rFonts w:ascii="Times New Roman" w:hAnsi="Times New Roman" w:cs="Times New Roman"/>
        </w:rPr>
        <w:t xml:space="preserve"> correlate with increased </w:t>
      </w:r>
      <w:r w:rsidR="005D76BA">
        <w:rPr>
          <w:rFonts w:ascii="Times New Roman" w:hAnsi="Times New Roman" w:cs="Times New Roman"/>
        </w:rPr>
        <w:t>CC</w:t>
      </w:r>
      <w:r w:rsidR="00B81CB5">
        <w:rPr>
          <w:rFonts w:ascii="Times New Roman" w:hAnsi="Times New Roman" w:cs="Times New Roman"/>
        </w:rPr>
        <w:t xml:space="preserve"> in </w:t>
      </w:r>
      <w:r w:rsidR="003F208C">
        <w:rPr>
          <w:rFonts w:ascii="Times New Roman" w:hAnsi="Times New Roman" w:cs="Times New Roman"/>
        </w:rPr>
        <w:t>h</w:t>
      </w:r>
      <w:r w:rsidR="00A41265">
        <w:rPr>
          <w:rFonts w:ascii="Times New Roman" w:hAnsi="Times New Roman" w:cs="Times New Roman"/>
        </w:rPr>
        <w:t>ominin</w:t>
      </w:r>
      <w:r w:rsidR="00B81CB5">
        <w:rPr>
          <w:rFonts w:ascii="Times New Roman" w:hAnsi="Times New Roman" w:cs="Times New Roman"/>
        </w:rPr>
        <w:t>s</w:t>
      </w:r>
      <w:r w:rsidR="00A60175" w:rsidRPr="00534072">
        <w:rPr>
          <w:rFonts w:ascii="Times New Roman" w:hAnsi="Times New Roman" w:cs="Times New Roman"/>
        </w:rPr>
        <w:t>.</w:t>
      </w:r>
      <w:r w:rsidR="005D76BA">
        <w:rPr>
          <w:rFonts w:ascii="Times New Roman" w:hAnsi="Times New Roman" w:cs="Times New Roman"/>
        </w:rPr>
        <w:t xml:space="preserve"> This was quantified as mean oxygen isotope values</w:t>
      </w:r>
      <w:r w:rsidR="00011F8B">
        <w:rPr>
          <w:rFonts w:ascii="Times New Roman" w:hAnsi="Times New Roman" w:cs="Times New Roman"/>
        </w:rPr>
        <w:t xml:space="preserve"> in a given </w:t>
      </w:r>
      <w:r w:rsidR="003F208C">
        <w:rPr>
          <w:rFonts w:ascii="Times New Roman" w:hAnsi="Times New Roman" w:cs="Times New Roman"/>
        </w:rPr>
        <w:t xml:space="preserve">time </w:t>
      </w:r>
      <w:r w:rsidR="00011F8B">
        <w:rPr>
          <w:rFonts w:ascii="Times New Roman" w:hAnsi="Times New Roman" w:cs="Times New Roman"/>
        </w:rPr>
        <w:t>interval</w:t>
      </w:r>
      <w:r w:rsidR="005D76BA">
        <w:rPr>
          <w:rFonts w:ascii="Times New Roman" w:hAnsi="Times New Roman" w:cs="Times New Roman"/>
        </w:rPr>
        <w:t>.</w:t>
      </w:r>
    </w:p>
    <w:p w14:paraId="67F5C0A0" w14:textId="342CF9B9" w:rsidR="00FE08D6" w:rsidRPr="00534072" w:rsidRDefault="00FE08D6" w:rsidP="005D76BA">
      <w:pPr>
        <w:ind w:left="720"/>
        <w:rPr>
          <w:rFonts w:ascii="Times New Roman" w:hAnsi="Times New Roman" w:cs="Times New Roman"/>
        </w:rPr>
      </w:pPr>
      <w:r>
        <w:rPr>
          <w:rFonts w:ascii="Times New Roman" w:hAnsi="Times New Roman" w:cs="Times New Roman"/>
        </w:rPr>
        <w:t>2</w:t>
      </w:r>
      <w:r w:rsidRPr="00534072">
        <w:rPr>
          <w:rFonts w:ascii="Times New Roman" w:hAnsi="Times New Roman" w:cs="Times New Roman"/>
        </w:rPr>
        <w:t xml:space="preserve">) </w:t>
      </w:r>
      <w:r w:rsidRPr="00534072">
        <w:rPr>
          <w:rFonts w:ascii="Times New Roman" w:hAnsi="Times New Roman" w:cs="Times New Roman"/>
          <w:i/>
        </w:rPr>
        <w:t>Variability</w:t>
      </w:r>
      <w:r w:rsidR="005D76BA">
        <w:rPr>
          <w:rFonts w:ascii="Times New Roman" w:hAnsi="Times New Roman" w:cs="Times New Roman"/>
        </w:rPr>
        <w:t>: This measure rep</w:t>
      </w:r>
      <w:r w:rsidR="00545EF6">
        <w:rPr>
          <w:rFonts w:ascii="Times New Roman" w:hAnsi="Times New Roman" w:cs="Times New Roman"/>
        </w:rPr>
        <w:t>resents</w:t>
      </w:r>
      <w:r w:rsidR="007F2F76">
        <w:rPr>
          <w:rFonts w:ascii="Times New Roman" w:hAnsi="Times New Roman" w:cs="Times New Roman"/>
        </w:rPr>
        <w:t xml:space="preserve"> variability-based</w:t>
      </w:r>
      <w:r w:rsidR="00545EF6">
        <w:rPr>
          <w:rFonts w:ascii="Times New Roman" w:hAnsi="Times New Roman" w:cs="Times New Roman"/>
        </w:rPr>
        <w:t xml:space="preserve"> hypotheses </w:t>
      </w:r>
      <w:r w:rsidR="007F2F76">
        <w:rPr>
          <w:rFonts w:ascii="Times New Roman" w:hAnsi="Times New Roman" w:cs="Times New Roman"/>
        </w:rPr>
        <w:t>(e.g.</w:t>
      </w:r>
      <w:r w:rsidR="00545EF6">
        <w:rPr>
          <w:rFonts w:ascii="Times New Roman" w:hAnsi="Times New Roman" w:cs="Times New Roman"/>
        </w:rPr>
        <w:t xml:space="preserve"> Pott</w:t>
      </w:r>
      <w:r w:rsidR="005D76BA">
        <w:rPr>
          <w:rFonts w:ascii="Times New Roman" w:hAnsi="Times New Roman" w:cs="Times New Roman"/>
        </w:rPr>
        <w:t>s</w:t>
      </w:r>
      <w:r w:rsidR="00545EF6">
        <w:rPr>
          <w:rFonts w:ascii="Times New Roman" w:hAnsi="Times New Roman" w:cs="Times New Roman"/>
        </w:rPr>
        <w:t>’</w:t>
      </w:r>
      <w:r w:rsidR="005D76BA">
        <w:rPr>
          <w:rFonts w:ascii="Times New Roman" w:hAnsi="Times New Roman" w:cs="Times New Roman"/>
        </w:rPr>
        <w:t xml:space="preserve"> </w:t>
      </w:r>
      <w:r w:rsidR="00BC1175">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9D76569E-F758-4F2A-9C42-2B9F1EBCEF07&lt;/uuid&gt;&lt;priority&gt;0&lt;/priority&gt;&lt;publications&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B5F9F3EA-860C-474A-8979-F0D3865446BA&lt;/uuid&gt;&lt;volume&gt;273&lt;/volume&gt;&lt;startpage&gt;922&lt;/startpage&gt;&lt;publication_date&gt;99199600001200000000200000&lt;/publication_date&gt;&lt;url&gt;http://www.sciencemag.org/content/273/5277/922.short&lt;/url&gt;&lt;citekey&gt;Potts:1996vx&lt;/citekey&gt;&lt;type&gt;400&lt;/type&gt;&lt;title&gt;Evolution and climate variability&lt;/title&gt;&lt;publisher&gt;American Association for the Advancement of Science&lt;/publisher&gt;&lt;number&gt;5277&lt;/number&gt;&lt;subtype&gt;400&lt;/subtype&gt;&lt;endpage&gt;923&lt;/endpage&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citekey&gt;Potts:1998dk&lt;/citekey&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citekey&gt;Potts:2013ki&lt;/citekey&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gt;&lt;suppress&gt;A&lt;/suppress&gt;&lt;/cite&gt;&lt;cite&gt;&lt;suppress&gt;A&lt;/suppress&gt;&lt;/cite&gt;&lt;cite&gt;&lt;suppress&gt;A&lt;/suppress&gt;&lt;/cite&gt;&lt;cite&gt;&lt;suppress&gt;A&lt;/suppress&gt;&lt;/cite&gt;&lt;cite&gt;&lt;suppress&gt;A&lt;/suppress&gt;&lt;/cite&gt;&lt;/cites&gt;&lt;/citation&gt;</w:instrText>
      </w:r>
      <w:r w:rsidR="00BC1175">
        <w:rPr>
          <w:rFonts w:ascii="Times New Roman" w:hAnsi="Times New Roman" w:cs="Times New Roman"/>
        </w:rPr>
        <w:fldChar w:fldCharType="separate"/>
      </w:r>
      <w:r w:rsidR="00BC1175">
        <w:rPr>
          <w:rFonts w:ascii="Times New Roman" w:hAnsi="Times New Roman" w:cs="Times New Roman"/>
        </w:rPr>
        <w:t>(1996; 1998a; 1998b; 2012; 2013)</w:t>
      </w:r>
      <w:r w:rsidR="00BC1175">
        <w:rPr>
          <w:rFonts w:ascii="Times New Roman" w:hAnsi="Times New Roman" w:cs="Times New Roman"/>
        </w:rPr>
        <w:fldChar w:fldCharType="end"/>
      </w:r>
      <w:r w:rsidR="0066558B">
        <w:rPr>
          <w:rFonts w:ascii="Times New Roman" w:hAnsi="Times New Roman" w:cs="Times New Roman"/>
        </w:rPr>
        <w:t xml:space="preserve"> </w:t>
      </w:r>
      <w:r w:rsidR="005D76BA">
        <w:rPr>
          <w:rFonts w:ascii="Times New Roman" w:hAnsi="Times New Roman" w:cs="Times New Roman"/>
        </w:rPr>
        <w:t>variability selection hypothesis</w:t>
      </w:r>
      <w:r w:rsidR="007F2F76">
        <w:rPr>
          <w:rFonts w:ascii="Times New Roman" w:hAnsi="Times New Roman" w:cs="Times New Roman"/>
        </w:rPr>
        <w:t>)</w:t>
      </w:r>
      <w:r w:rsidRPr="00534072">
        <w:rPr>
          <w:rFonts w:ascii="Times New Roman" w:hAnsi="Times New Roman" w:cs="Times New Roman"/>
        </w:rPr>
        <w:t xml:space="preserve"> </w:t>
      </w:r>
      <w:r w:rsidR="00B81CB5">
        <w:rPr>
          <w:rFonts w:ascii="Times New Roman" w:hAnsi="Times New Roman" w:cs="Times New Roman"/>
        </w:rPr>
        <w:t>which predict</w:t>
      </w:r>
      <w:r w:rsidR="005D76BA">
        <w:rPr>
          <w:rFonts w:ascii="Times New Roman" w:hAnsi="Times New Roman" w:cs="Times New Roman"/>
        </w:rPr>
        <w:t xml:space="preserve"> that </w:t>
      </w:r>
      <w:r w:rsidR="00F72C91">
        <w:rPr>
          <w:rFonts w:ascii="Times New Roman" w:hAnsi="Times New Roman" w:cs="Times New Roman"/>
        </w:rPr>
        <w:t xml:space="preserve">increased fluctuations </w:t>
      </w:r>
      <w:r w:rsidRPr="00534072">
        <w:rPr>
          <w:rFonts w:ascii="Times New Roman" w:hAnsi="Times New Roman" w:cs="Times New Roman"/>
        </w:rPr>
        <w:t xml:space="preserve">in </w:t>
      </w:r>
      <w:r w:rsidR="00D860CE">
        <w:rPr>
          <w:rFonts w:ascii="Times New Roman" w:hAnsi="Times New Roman" w:cs="Times New Roman"/>
        </w:rPr>
        <w:t>global temperature and aridity</w:t>
      </w:r>
      <w:r w:rsidR="00E556D8">
        <w:rPr>
          <w:rFonts w:ascii="Times New Roman" w:hAnsi="Times New Roman" w:cs="Times New Roman"/>
        </w:rPr>
        <w:t xml:space="preserve"> lead</w:t>
      </w:r>
      <w:r w:rsidR="00D860CE">
        <w:rPr>
          <w:rFonts w:ascii="Times New Roman" w:hAnsi="Times New Roman" w:cs="Times New Roman"/>
        </w:rPr>
        <w:t xml:space="preserve"> to increased CC</w:t>
      </w:r>
      <w:r w:rsidR="00B81CB5">
        <w:rPr>
          <w:rFonts w:ascii="Times New Roman" w:hAnsi="Times New Roman" w:cs="Times New Roman"/>
        </w:rPr>
        <w:t xml:space="preserve"> in </w:t>
      </w:r>
      <w:r w:rsidR="003F208C">
        <w:rPr>
          <w:rFonts w:ascii="Times New Roman" w:hAnsi="Times New Roman" w:cs="Times New Roman"/>
        </w:rPr>
        <w:t>h</w:t>
      </w:r>
      <w:r w:rsidR="00A41265">
        <w:rPr>
          <w:rFonts w:ascii="Times New Roman" w:hAnsi="Times New Roman" w:cs="Times New Roman"/>
        </w:rPr>
        <w:t>ominin</w:t>
      </w:r>
      <w:r w:rsidR="00B81CB5">
        <w:rPr>
          <w:rFonts w:ascii="Times New Roman" w:hAnsi="Times New Roman" w:cs="Times New Roman"/>
        </w:rPr>
        <w:t>s</w:t>
      </w:r>
      <w:r w:rsidR="00D860CE">
        <w:rPr>
          <w:rFonts w:ascii="Times New Roman" w:hAnsi="Times New Roman" w:cs="Times New Roman"/>
        </w:rPr>
        <w:t>. This was quantified as standard deviation of oxygen isotope values</w:t>
      </w:r>
      <w:r w:rsidR="00011F8B">
        <w:rPr>
          <w:rFonts w:ascii="Times New Roman" w:hAnsi="Times New Roman" w:cs="Times New Roman"/>
        </w:rPr>
        <w:t xml:space="preserve"> in a given </w:t>
      </w:r>
      <w:r w:rsidR="003F208C">
        <w:rPr>
          <w:rFonts w:ascii="Times New Roman" w:hAnsi="Times New Roman" w:cs="Times New Roman"/>
        </w:rPr>
        <w:t xml:space="preserve">time </w:t>
      </w:r>
      <w:r w:rsidR="00011F8B">
        <w:rPr>
          <w:rFonts w:ascii="Times New Roman" w:hAnsi="Times New Roman" w:cs="Times New Roman"/>
        </w:rPr>
        <w:t>interval</w:t>
      </w:r>
      <w:r w:rsidR="00D860CE">
        <w:rPr>
          <w:rFonts w:ascii="Times New Roman" w:hAnsi="Times New Roman" w:cs="Times New Roman"/>
        </w:rPr>
        <w:t>.</w:t>
      </w:r>
    </w:p>
    <w:p w14:paraId="18393AE6" w14:textId="658DD28C" w:rsidR="00A60175" w:rsidRPr="00862889" w:rsidRDefault="00FE08D6" w:rsidP="00A60175">
      <w:pPr>
        <w:ind w:left="720"/>
        <w:rPr>
          <w:rFonts w:ascii="Times New Roman" w:hAnsi="Times New Roman" w:cs="Times New Roman"/>
        </w:rPr>
      </w:pPr>
      <w:r>
        <w:rPr>
          <w:rFonts w:ascii="Times New Roman" w:hAnsi="Times New Roman" w:cs="Times New Roman"/>
        </w:rPr>
        <w:lastRenderedPageBreak/>
        <w:t>3</w:t>
      </w:r>
      <w:r w:rsidR="00A60175" w:rsidRPr="00534072">
        <w:rPr>
          <w:rFonts w:ascii="Times New Roman" w:hAnsi="Times New Roman" w:cs="Times New Roman"/>
        </w:rPr>
        <w:t xml:space="preserve">) </w:t>
      </w:r>
      <w:r>
        <w:rPr>
          <w:rFonts w:ascii="Times New Roman" w:hAnsi="Times New Roman" w:cs="Times New Roman"/>
          <w:i/>
        </w:rPr>
        <w:t>Rate</w:t>
      </w:r>
      <w:r w:rsidR="00A60175" w:rsidRPr="00534072">
        <w:rPr>
          <w:rFonts w:ascii="Times New Roman" w:hAnsi="Times New Roman" w:cs="Times New Roman"/>
        </w:rPr>
        <w:t xml:space="preserve">: </w:t>
      </w:r>
      <w:r w:rsidR="00D860CE">
        <w:rPr>
          <w:rFonts w:ascii="Times New Roman" w:hAnsi="Times New Roman" w:cs="Times New Roman"/>
        </w:rPr>
        <w:t xml:space="preserve">This </w:t>
      </w:r>
      <w:r w:rsidR="00E6048C">
        <w:rPr>
          <w:rFonts w:ascii="Times New Roman" w:hAnsi="Times New Roman" w:cs="Times New Roman"/>
        </w:rPr>
        <w:t>measure</w:t>
      </w:r>
      <w:r w:rsidR="00D860CE">
        <w:rPr>
          <w:rFonts w:ascii="Times New Roman" w:hAnsi="Times New Roman" w:cs="Times New Roman"/>
        </w:rPr>
        <w:t xml:space="preserve"> draws from </w:t>
      </w:r>
      <w:r w:rsidR="00574B00">
        <w:rPr>
          <w:rFonts w:ascii="Times New Roman" w:hAnsi="Times New Roman" w:cs="Times New Roman"/>
        </w:rPr>
        <w:t>aspects</w:t>
      </w:r>
      <w:r w:rsidR="00D860CE">
        <w:rPr>
          <w:rFonts w:ascii="Times New Roman" w:hAnsi="Times New Roman" w:cs="Times New Roman"/>
        </w:rPr>
        <w:t xml:space="preserve"> in both trend- and variability-based hypotheses and predicts that increases in the rate of change in global temperature and aridity lead to increases in CC. This was quantified as </w:t>
      </w:r>
      <w:r w:rsidR="007F3734">
        <w:rPr>
          <w:rFonts w:ascii="Times New Roman" w:hAnsi="Times New Roman" w:cs="Times New Roman"/>
        </w:rPr>
        <w:t>the slope of the linear regression of oxygen isotope values</w:t>
      </w:r>
      <w:r w:rsidR="00324214">
        <w:rPr>
          <w:rFonts w:ascii="Times New Roman" w:hAnsi="Times New Roman" w:cs="Times New Roman"/>
        </w:rPr>
        <w:t xml:space="preserve"> in a given </w:t>
      </w:r>
      <w:r w:rsidR="003F208C">
        <w:rPr>
          <w:rFonts w:ascii="Times New Roman" w:hAnsi="Times New Roman" w:cs="Times New Roman"/>
        </w:rPr>
        <w:t xml:space="preserve">time </w:t>
      </w:r>
      <w:r w:rsidR="00324214">
        <w:rPr>
          <w:rFonts w:ascii="Times New Roman" w:hAnsi="Times New Roman" w:cs="Times New Roman"/>
        </w:rPr>
        <w:t>interval</w:t>
      </w:r>
      <w:r w:rsidR="007F3734">
        <w:rPr>
          <w:rFonts w:ascii="Times New Roman" w:hAnsi="Times New Roman" w:cs="Times New Roman"/>
        </w:rPr>
        <w:t>.</w:t>
      </w:r>
    </w:p>
    <w:p w14:paraId="37C52F51" w14:textId="2E4F9B61" w:rsidR="00B21E67" w:rsidRDefault="00AA1EE3" w:rsidP="00AA1EE3">
      <w:pPr>
        <w:rPr>
          <w:rFonts w:ascii="Times New Roman" w:hAnsi="Times New Roman" w:cs="Times New Roman"/>
        </w:rPr>
      </w:pPr>
      <w:r>
        <w:rPr>
          <w:rFonts w:ascii="Times New Roman" w:hAnsi="Times New Roman" w:cs="Times New Roman"/>
        </w:rPr>
        <w:t xml:space="preserve">The third goal of this study was </w:t>
      </w:r>
      <w:r w:rsidR="003A66B2">
        <w:rPr>
          <w:rFonts w:ascii="Times New Roman" w:hAnsi="Times New Roman" w:cs="Times New Roman"/>
        </w:rPr>
        <w:t xml:space="preserve">to </w:t>
      </w:r>
      <w:r w:rsidR="00B1265F">
        <w:rPr>
          <w:rFonts w:ascii="Times New Roman" w:hAnsi="Times New Roman" w:cs="Times New Roman"/>
        </w:rPr>
        <w:t xml:space="preserve">assess </w:t>
      </w:r>
      <w:r w:rsidR="00733938">
        <w:rPr>
          <w:rFonts w:ascii="Times New Roman" w:hAnsi="Times New Roman" w:cs="Times New Roman"/>
        </w:rPr>
        <w:t>whether</w:t>
      </w:r>
      <w:r>
        <w:rPr>
          <w:rFonts w:ascii="Times New Roman" w:hAnsi="Times New Roman" w:cs="Times New Roman"/>
        </w:rPr>
        <w:t xml:space="preserve"> </w:t>
      </w:r>
      <w:r w:rsidR="000F4D45">
        <w:rPr>
          <w:rFonts w:ascii="Times New Roman" w:hAnsi="Times New Roman" w:cs="Times New Roman"/>
        </w:rPr>
        <w:t>correct</w:t>
      </w:r>
      <w:r w:rsidR="00B1265F">
        <w:rPr>
          <w:rFonts w:ascii="Times New Roman" w:hAnsi="Times New Roman" w:cs="Times New Roman"/>
        </w:rPr>
        <w:t>ing</w:t>
      </w:r>
      <w:r w:rsidR="00733938">
        <w:rPr>
          <w:rFonts w:ascii="Times New Roman" w:hAnsi="Times New Roman" w:cs="Times New Roman"/>
        </w:rPr>
        <w:t xml:space="preserve"> for temporal autocorrelation </w:t>
      </w:r>
      <w:r w:rsidR="00553F49">
        <w:rPr>
          <w:rFonts w:ascii="Times New Roman" w:hAnsi="Times New Roman" w:cs="Times New Roman"/>
        </w:rPr>
        <w:t xml:space="preserve">has any effects on the </w:t>
      </w:r>
      <w:r w:rsidR="0015012D">
        <w:rPr>
          <w:rFonts w:ascii="Times New Roman" w:hAnsi="Times New Roman" w:cs="Times New Roman"/>
        </w:rPr>
        <w:t>relationship between CC and global climate</w:t>
      </w:r>
      <w:r w:rsidR="00301E78">
        <w:rPr>
          <w:rFonts w:ascii="Times New Roman" w:hAnsi="Times New Roman" w:cs="Times New Roman"/>
        </w:rPr>
        <w:t>.</w:t>
      </w:r>
    </w:p>
    <w:p w14:paraId="488BC486" w14:textId="3B0904F7" w:rsidR="00D0621A" w:rsidRPr="00862889" w:rsidRDefault="00D0621A">
      <w:pPr>
        <w:rPr>
          <w:rFonts w:ascii="Times New Roman" w:hAnsi="Times New Roman" w:cs="Times New Roman"/>
        </w:rPr>
      </w:pPr>
      <w:r>
        <w:rPr>
          <w:rFonts w:ascii="Times New Roman" w:hAnsi="Times New Roman" w:cs="Times New Roman"/>
        </w:rPr>
        <w:tab/>
      </w:r>
      <w:r w:rsidR="00006CF5">
        <w:rPr>
          <w:rFonts w:ascii="Times New Roman" w:hAnsi="Times New Roman" w:cs="Times New Roman"/>
        </w:rPr>
        <w:t xml:space="preserve">Each </w:t>
      </w:r>
      <w:r w:rsidR="005A4520">
        <w:rPr>
          <w:rFonts w:ascii="Times New Roman" w:hAnsi="Times New Roman" w:cs="Times New Roman"/>
        </w:rPr>
        <w:t>taxon</w:t>
      </w:r>
      <w:r w:rsidR="00006CF5">
        <w:rPr>
          <w:rFonts w:ascii="Times New Roman" w:hAnsi="Times New Roman" w:cs="Times New Roman"/>
        </w:rPr>
        <w:t xml:space="preserve"> has </w:t>
      </w:r>
      <w:r w:rsidR="00AF4BB7">
        <w:rPr>
          <w:rFonts w:ascii="Times New Roman" w:hAnsi="Times New Roman" w:cs="Times New Roman"/>
        </w:rPr>
        <w:t>its</w:t>
      </w:r>
      <w:r w:rsidR="00006CF5">
        <w:rPr>
          <w:rFonts w:ascii="Times New Roman" w:hAnsi="Times New Roman" w:cs="Times New Roman"/>
        </w:rPr>
        <w:t xml:space="preserve"> own evolutionary history, </w:t>
      </w:r>
      <w:r w:rsidR="00AC0A6E">
        <w:rPr>
          <w:rFonts w:ascii="Times New Roman" w:hAnsi="Times New Roman" w:cs="Times New Roman"/>
        </w:rPr>
        <w:t xml:space="preserve">array of </w:t>
      </w:r>
      <w:r w:rsidR="00006CF5">
        <w:rPr>
          <w:rFonts w:ascii="Times New Roman" w:hAnsi="Times New Roman" w:cs="Times New Roman"/>
        </w:rPr>
        <w:t xml:space="preserve">ecological niches, and </w:t>
      </w:r>
      <w:r w:rsidR="00AC0A6E">
        <w:rPr>
          <w:rFonts w:ascii="Times New Roman" w:hAnsi="Times New Roman" w:cs="Times New Roman"/>
        </w:rPr>
        <w:t>distribution</w:t>
      </w:r>
      <w:r w:rsidR="00973289">
        <w:rPr>
          <w:rFonts w:ascii="Times New Roman" w:hAnsi="Times New Roman" w:cs="Times New Roman"/>
        </w:rPr>
        <w:t xml:space="preserve"> acros</w:t>
      </w:r>
      <w:r w:rsidR="007C2303">
        <w:rPr>
          <w:rFonts w:ascii="Times New Roman" w:hAnsi="Times New Roman" w:cs="Times New Roman"/>
        </w:rPr>
        <w:t>s</w:t>
      </w:r>
      <w:r w:rsidR="00973289">
        <w:rPr>
          <w:rFonts w:ascii="Times New Roman" w:hAnsi="Times New Roman" w:cs="Times New Roman"/>
        </w:rPr>
        <w:t xml:space="preserve"> </w:t>
      </w:r>
      <w:r w:rsidR="004F08F0">
        <w:rPr>
          <w:rFonts w:ascii="Times New Roman" w:hAnsi="Times New Roman" w:cs="Times New Roman"/>
        </w:rPr>
        <w:t>habitats</w:t>
      </w:r>
      <w:r w:rsidR="00CF7AEA">
        <w:rPr>
          <w:rFonts w:ascii="Times New Roman" w:hAnsi="Times New Roman" w:cs="Times New Roman"/>
        </w:rPr>
        <w:t>,</w:t>
      </w:r>
      <w:r w:rsidR="007C2036">
        <w:rPr>
          <w:rFonts w:ascii="Times New Roman" w:hAnsi="Times New Roman" w:cs="Times New Roman"/>
        </w:rPr>
        <w:t xml:space="preserve"> which can influence how they respond to a given environmental pressure</w:t>
      </w:r>
      <w:r w:rsidR="004F08F0">
        <w:rPr>
          <w:rFonts w:ascii="Times New Roman" w:hAnsi="Times New Roman" w:cs="Times New Roman"/>
        </w:rPr>
        <w:t xml:space="preserve">. Thus </w:t>
      </w:r>
      <w:r w:rsidR="00657B3C">
        <w:rPr>
          <w:rFonts w:ascii="Times New Roman" w:hAnsi="Times New Roman" w:cs="Times New Roman"/>
        </w:rPr>
        <w:t>we predicted</w:t>
      </w:r>
      <w:r w:rsidR="00006CF5">
        <w:rPr>
          <w:rFonts w:ascii="Times New Roman" w:hAnsi="Times New Roman" w:cs="Times New Roman"/>
        </w:rPr>
        <w:t xml:space="preserve"> that </w:t>
      </w:r>
      <w:r w:rsidR="004F08F0">
        <w:rPr>
          <w:rFonts w:ascii="Times New Roman" w:hAnsi="Times New Roman" w:cs="Times New Roman"/>
        </w:rPr>
        <w:t xml:space="preserve">each </w:t>
      </w:r>
      <w:r w:rsidR="005A4520">
        <w:rPr>
          <w:rFonts w:ascii="Times New Roman" w:hAnsi="Times New Roman" w:cs="Times New Roman"/>
        </w:rPr>
        <w:t>taxon</w:t>
      </w:r>
      <w:r w:rsidR="00006CF5">
        <w:rPr>
          <w:rFonts w:ascii="Times New Roman" w:hAnsi="Times New Roman" w:cs="Times New Roman"/>
        </w:rPr>
        <w:t xml:space="preserve"> </w:t>
      </w:r>
      <w:proofErr w:type="gramStart"/>
      <w:r w:rsidR="00F22D3B">
        <w:rPr>
          <w:rFonts w:ascii="Times New Roman" w:hAnsi="Times New Roman" w:cs="Times New Roman"/>
        </w:rPr>
        <w:t>may</w:t>
      </w:r>
      <w:proofErr w:type="gramEnd"/>
      <w:r w:rsidR="00F22D3B">
        <w:rPr>
          <w:rFonts w:ascii="Times New Roman" w:hAnsi="Times New Roman" w:cs="Times New Roman"/>
        </w:rPr>
        <w:t xml:space="preserve"> </w:t>
      </w:r>
      <w:r w:rsidR="00006CF5">
        <w:rPr>
          <w:rFonts w:ascii="Times New Roman" w:hAnsi="Times New Roman" w:cs="Times New Roman"/>
        </w:rPr>
        <w:t>be differentially affected by</w:t>
      </w:r>
      <w:r w:rsidR="00CF7AEA">
        <w:rPr>
          <w:rFonts w:ascii="Times New Roman" w:hAnsi="Times New Roman" w:cs="Times New Roman"/>
        </w:rPr>
        <w:t xml:space="preserve"> </w:t>
      </w:r>
      <w:r w:rsidR="00B4557B">
        <w:rPr>
          <w:rFonts w:ascii="Times New Roman" w:hAnsi="Times New Roman" w:cs="Times New Roman"/>
        </w:rPr>
        <w:t>various</w:t>
      </w:r>
      <w:r w:rsidR="00CF7AEA">
        <w:rPr>
          <w:rFonts w:ascii="Times New Roman" w:hAnsi="Times New Roman" w:cs="Times New Roman"/>
        </w:rPr>
        <w:t xml:space="preserve"> aspects of</w:t>
      </w:r>
      <w:r w:rsidR="00006CF5">
        <w:rPr>
          <w:rFonts w:ascii="Times New Roman" w:hAnsi="Times New Roman" w:cs="Times New Roman"/>
        </w:rPr>
        <w:t xml:space="preserve"> global climatic shifts</w:t>
      </w:r>
      <w:r w:rsidR="00973879">
        <w:rPr>
          <w:rFonts w:ascii="Times New Roman" w:hAnsi="Times New Roman" w:cs="Times New Roman"/>
        </w:rPr>
        <w:t xml:space="preserve"> </w:t>
      </w:r>
      <w:r w:rsidR="00021841">
        <w:rPr>
          <w:rFonts w:ascii="Times New Roman" w:hAnsi="Times New Roman" w:cs="Times New Roman"/>
        </w:rPr>
        <w:t xml:space="preserve">over time </w:t>
      </w:r>
      <w:r w:rsidR="00973879">
        <w:rPr>
          <w:rFonts w:ascii="Times New Roman" w:hAnsi="Times New Roman" w:cs="Times New Roman"/>
        </w:rPr>
        <w:t>(</w:t>
      </w:r>
      <w:r w:rsidR="00CE20E7">
        <w:rPr>
          <w:rFonts w:ascii="Times New Roman" w:hAnsi="Times New Roman" w:cs="Times New Roman"/>
        </w:rPr>
        <w:t xml:space="preserve">i.e. </w:t>
      </w:r>
      <w:r w:rsidR="00973879">
        <w:rPr>
          <w:rFonts w:ascii="Times New Roman" w:hAnsi="Times New Roman" w:cs="Times New Roman"/>
        </w:rPr>
        <w:t>trend, variability, rate)</w:t>
      </w:r>
      <w:r w:rsidR="00006CF5">
        <w:rPr>
          <w:rFonts w:ascii="Times New Roman" w:hAnsi="Times New Roman" w:cs="Times New Roman"/>
        </w:rPr>
        <w:t>, if at all.</w:t>
      </w:r>
    </w:p>
    <w:p w14:paraId="127C92C7" w14:textId="77777777" w:rsidR="00BA125A" w:rsidRPr="00862889" w:rsidRDefault="00BA125A" w:rsidP="00C93B97">
      <w:pPr>
        <w:rPr>
          <w:rFonts w:ascii="Times New Roman" w:hAnsi="Times New Roman" w:cs="Times New Roman"/>
        </w:rPr>
      </w:pPr>
    </w:p>
    <w:p w14:paraId="7AE23B2A" w14:textId="4DECBAFA" w:rsidR="00B21E67" w:rsidRPr="00862889" w:rsidRDefault="009168D7" w:rsidP="00BA125A">
      <w:pPr>
        <w:rPr>
          <w:rFonts w:ascii="Times New Roman" w:hAnsi="Times New Roman" w:cs="Times New Roman"/>
          <w:b/>
        </w:rPr>
      </w:pPr>
      <w:r>
        <w:rPr>
          <w:rFonts w:ascii="Times New Roman" w:hAnsi="Times New Roman" w:cs="Times New Roman"/>
          <w:b/>
        </w:rPr>
        <w:t>MATERIALS</w:t>
      </w:r>
      <w:r w:rsidR="00003A3B">
        <w:rPr>
          <w:rFonts w:ascii="Times New Roman" w:hAnsi="Times New Roman" w:cs="Times New Roman"/>
          <w:b/>
        </w:rPr>
        <w:t xml:space="preserve"> AND METHODS</w:t>
      </w:r>
    </w:p>
    <w:p w14:paraId="5017A14D" w14:textId="77777777" w:rsidR="00BA125A" w:rsidRPr="00862889" w:rsidRDefault="00BA125A" w:rsidP="00BA125A">
      <w:pPr>
        <w:rPr>
          <w:rFonts w:ascii="Times New Roman" w:hAnsi="Times New Roman" w:cs="Times New Roman"/>
          <w:b/>
        </w:rPr>
      </w:pPr>
    </w:p>
    <w:p w14:paraId="7BAA1E2E" w14:textId="77777777" w:rsidR="009168D7" w:rsidRPr="006C528C" w:rsidRDefault="009168D7" w:rsidP="009168D7">
      <w:pPr>
        <w:rPr>
          <w:rFonts w:ascii="Times New Roman" w:hAnsi="Times New Roman" w:cs="Times New Roman"/>
          <w:b/>
          <w:i/>
        </w:rPr>
      </w:pPr>
      <w:r w:rsidRPr="006C528C">
        <w:rPr>
          <w:rFonts w:ascii="Times New Roman" w:hAnsi="Times New Roman" w:cs="Times New Roman"/>
          <w:b/>
          <w:i/>
        </w:rPr>
        <w:t xml:space="preserve">Fossil CC Data </w:t>
      </w:r>
    </w:p>
    <w:p w14:paraId="7694D4CA" w14:textId="77777777" w:rsidR="009168D7" w:rsidRDefault="009168D7" w:rsidP="009168D7">
      <w:pPr>
        <w:rPr>
          <w:rFonts w:ascii="Times New Roman" w:hAnsi="Times New Roman" w:cs="Times New Roman"/>
        </w:rPr>
      </w:pPr>
    </w:p>
    <w:p w14:paraId="2EB319E0" w14:textId="3C69394D" w:rsidR="00004BB6" w:rsidRDefault="009168D7" w:rsidP="00C613F5">
      <w:pPr>
        <w:rPr>
          <w:rFonts w:ascii="Times New Roman" w:hAnsi="Times New Roman" w:cs="Times New Roman"/>
        </w:rPr>
      </w:pPr>
      <w:r>
        <w:rPr>
          <w:rFonts w:ascii="Times New Roman" w:hAnsi="Times New Roman" w:cs="Times New Roman"/>
        </w:rPr>
        <w:t>CCs</w:t>
      </w:r>
      <w:r w:rsidRPr="00862889">
        <w:rPr>
          <w:rFonts w:ascii="Times New Roman" w:hAnsi="Times New Roman" w:cs="Times New Roman"/>
        </w:rPr>
        <w:t xml:space="preserve"> for </w:t>
      </w:r>
      <w:r w:rsidR="000E6F60">
        <w:rPr>
          <w:rFonts w:ascii="Times New Roman" w:hAnsi="Times New Roman" w:cs="Times New Roman"/>
        </w:rPr>
        <w:t>227</w:t>
      </w:r>
      <w:r w:rsidR="0096705E" w:rsidRPr="00862889">
        <w:rPr>
          <w:rFonts w:ascii="Times New Roman" w:hAnsi="Times New Roman" w:cs="Times New Roman"/>
        </w:rPr>
        <w:t xml:space="preserve"> </w:t>
      </w:r>
      <w:r>
        <w:rPr>
          <w:rFonts w:ascii="Times New Roman" w:hAnsi="Times New Roman" w:cs="Times New Roman"/>
        </w:rPr>
        <w:t xml:space="preserve">mammalian fossil </w:t>
      </w:r>
      <w:r w:rsidR="00C613F5">
        <w:rPr>
          <w:rFonts w:ascii="Times New Roman" w:hAnsi="Times New Roman" w:cs="Times New Roman"/>
        </w:rPr>
        <w:t>species</w:t>
      </w:r>
      <w:r w:rsidRPr="00862889">
        <w:rPr>
          <w:rFonts w:ascii="Times New Roman" w:hAnsi="Times New Roman" w:cs="Times New Roman"/>
        </w:rPr>
        <w:t xml:space="preserve"> from six different </w:t>
      </w:r>
      <w:r w:rsidR="005A4520">
        <w:rPr>
          <w:rFonts w:ascii="Times New Roman" w:hAnsi="Times New Roman" w:cs="Times New Roman"/>
        </w:rPr>
        <w:t>taxa</w:t>
      </w:r>
      <w:r w:rsidRPr="00862889">
        <w:rPr>
          <w:rFonts w:ascii="Times New Roman" w:hAnsi="Times New Roman" w:cs="Times New Roman"/>
        </w:rPr>
        <w:t xml:space="preserve"> (</w:t>
      </w:r>
      <w:r w:rsidR="00703937">
        <w:rPr>
          <w:rFonts w:ascii="Times New Roman" w:hAnsi="Times New Roman" w:cs="Times New Roman"/>
        </w:rPr>
        <w:t>Artiodactyla</w:t>
      </w:r>
      <w:r w:rsidR="00703937" w:rsidRPr="00703937">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2</w:t>
      </w:r>
      <w:r w:rsidR="00215559">
        <w:rPr>
          <w:rFonts w:ascii="Times New Roman" w:hAnsi="Times New Roman" w:cs="Times New Roman"/>
        </w:rPr>
        <w:t>0</w:t>
      </w:r>
      <w:r w:rsidR="00472C87">
        <w:rPr>
          <w:rFonts w:ascii="Times New Roman" w:hAnsi="Times New Roman" w:cs="Times New Roman"/>
        </w:rPr>
        <w:t xml:space="preserve"> species</w:t>
      </w:r>
      <w:r w:rsidR="000C477D">
        <w:rPr>
          <w:rFonts w:ascii="Times New Roman" w:hAnsi="Times New Roman" w:cs="Times New Roman"/>
        </w:rPr>
        <w:t>)</w:t>
      </w:r>
      <w:r w:rsidRPr="00862889">
        <w:rPr>
          <w:rFonts w:ascii="Times New Roman" w:hAnsi="Times New Roman" w:cs="Times New Roman"/>
        </w:rPr>
        <w:t xml:space="preserve">, </w:t>
      </w:r>
      <w:r w:rsidR="00703937">
        <w:rPr>
          <w:rFonts w:ascii="Times New Roman" w:hAnsi="Times New Roman" w:cs="Times New Roman"/>
        </w:rPr>
        <w:t>Carnivora</w:t>
      </w:r>
      <w:r w:rsidRPr="00862889">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1</w:t>
      </w:r>
      <w:r w:rsidR="00215559">
        <w:rPr>
          <w:rFonts w:ascii="Times New Roman" w:hAnsi="Times New Roman" w:cs="Times New Roman"/>
        </w:rPr>
        <w:t>29</w:t>
      </w:r>
      <w:r w:rsidR="000C477D">
        <w:rPr>
          <w:rFonts w:ascii="Times New Roman" w:hAnsi="Times New Roman" w:cs="Times New Roman"/>
        </w:rPr>
        <w:t>)</w:t>
      </w:r>
      <w:r w:rsidRPr="00862889">
        <w:rPr>
          <w:rFonts w:ascii="Times New Roman" w:hAnsi="Times New Roman" w:cs="Times New Roman"/>
        </w:rPr>
        <w:t xml:space="preserve">, Cetacea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26</w:t>
      </w:r>
      <w:r w:rsidR="000C477D">
        <w:rPr>
          <w:rFonts w:ascii="Times New Roman" w:hAnsi="Times New Roman" w:cs="Times New Roman"/>
        </w:rPr>
        <w:t>)</w:t>
      </w:r>
      <w:r w:rsidRPr="00862889">
        <w:rPr>
          <w:rFonts w:ascii="Times New Roman" w:hAnsi="Times New Roman" w:cs="Times New Roman"/>
        </w:rPr>
        <w:t xml:space="preserve">, Perissodactyla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14</w:t>
      </w:r>
      <w:r w:rsidR="000C477D">
        <w:rPr>
          <w:rFonts w:ascii="Times New Roman" w:hAnsi="Times New Roman" w:cs="Times New Roman"/>
        </w:rPr>
        <w:t>)</w:t>
      </w:r>
      <w:r w:rsidRPr="00862889">
        <w:rPr>
          <w:rFonts w:ascii="Times New Roman" w:hAnsi="Times New Roman" w:cs="Times New Roman"/>
        </w:rPr>
        <w:t>, and non-</w:t>
      </w:r>
      <w:r w:rsidR="00B23F65">
        <w:rPr>
          <w:rFonts w:ascii="Times New Roman" w:hAnsi="Times New Roman" w:cs="Times New Roman"/>
        </w:rPr>
        <w:t>h</w:t>
      </w:r>
      <w:r w:rsidR="00A41265">
        <w:rPr>
          <w:rFonts w:ascii="Times New Roman" w:hAnsi="Times New Roman" w:cs="Times New Roman"/>
        </w:rPr>
        <w:t>ominin</w:t>
      </w:r>
      <w:r w:rsidRPr="00862889">
        <w:rPr>
          <w:rFonts w:ascii="Times New Roman" w:hAnsi="Times New Roman" w:cs="Times New Roman"/>
        </w:rPr>
        <w:t xml:space="preserve"> Primates </w:t>
      </w:r>
      <w:r w:rsidR="000C477D">
        <w:rPr>
          <w:rFonts w:ascii="Times New Roman" w:hAnsi="Times New Roman" w:cs="Times New Roman"/>
        </w:rPr>
        <w:t>(</w:t>
      </w:r>
      <w:r w:rsidRPr="00862889">
        <w:rPr>
          <w:rFonts w:ascii="Times New Roman" w:hAnsi="Times New Roman" w:cs="Times New Roman"/>
          <w:i/>
        </w:rPr>
        <w:t>n</w:t>
      </w:r>
      <w:r w:rsidR="00215559">
        <w:rPr>
          <w:rFonts w:ascii="Times New Roman" w:hAnsi="Times New Roman" w:cs="Times New Roman"/>
        </w:rPr>
        <w:t>=19</w:t>
      </w:r>
      <w:r w:rsidR="000C477D">
        <w:rPr>
          <w:rFonts w:ascii="Times New Roman" w:hAnsi="Times New Roman" w:cs="Times New Roman"/>
        </w:rPr>
        <w:t>)</w:t>
      </w:r>
      <w:r w:rsidRPr="00862889">
        <w:rPr>
          <w:rFonts w:ascii="Times New Roman" w:hAnsi="Times New Roman" w:cs="Times New Roman"/>
        </w:rPr>
        <w:t xml:space="preserve">) were extracted from the Shultz &amp; Dunbar supplementary dataset </w:t>
      </w:r>
      <w:r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AE2F88F6-A5E9-4C4C-9DC7-B2EBF7F477E0&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Pr="00862889">
        <w:rPr>
          <w:rFonts w:ascii="Times New Roman" w:hAnsi="Times New Roman" w:cs="Times New Roman"/>
        </w:rPr>
        <w:fldChar w:fldCharType="separate"/>
      </w:r>
      <w:r w:rsidR="00D45F4E">
        <w:rPr>
          <w:rFonts w:ascii="Times New Roman" w:hAnsi="Times New Roman" w:cs="Times New Roman"/>
        </w:rPr>
        <w:t>(2010)</w:t>
      </w:r>
      <w:r w:rsidRPr="00862889">
        <w:rPr>
          <w:rFonts w:ascii="Times New Roman" w:hAnsi="Times New Roman" w:cs="Times New Roman"/>
        </w:rPr>
        <w:fldChar w:fldCharType="end"/>
      </w:r>
      <w:r w:rsidRPr="00862889">
        <w:rPr>
          <w:rFonts w:ascii="Times New Roman" w:hAnsi="Times New Roman" w:cs="Times New Roman"/>
        </w:rPr>
        <w:t xml:space="preserve">. </w:t>
      </w:r>
      <w:r w:rsidR="00C613F5" w:rsidRPr="00862889">
        <w:rPr>
          <w:rFonts w:ascii="Times New Roman" w:hAnsi="Times New Roman" w:cs="Times New Roman"/>
        </w:rPr>
        <w:t xml:space="preserve">For the </w:t>
      </w:r>
      <w:r w:rsidR="00FD08B1">
        <w:rPr>
          <w:rFonts w:ascii="Times New Roman" w:hAnsi="Times New Roman" w:cs="Times New Roman"/>
        </w:rPr>
        <w:t>h</w:t>
      </w:r>
      <w:r w:rsidR="00A41265">
        <w:rPr>
          <w:rFonts w:ascii="Times New Roman" w:hAnsi="Times New Roman" w:cs="Times New Roman"/>
        </w:rPr>
        <w:t>ominin</w:t>
      </w:r>
      <w:r w:rsidR="00C613F5" w:rsidRPr="00862889">
        <w:rPr>
          <w:rFonts w:ascii="Times New Roman" w:hAnsi="Times New Roman" w:cs="Times New Roman"/>
        </w:rPr>
        <w:t xml:space="preserve"> sample, CC and </w:t>
      </w:r>
      <w:r w:rsidR="00FD08B1">
        <w:rPr>
          <w:rFonts w:ascii="Times New Roman" w:hAnsi="Times New Roman" w:cs="Times New Roman"/>
        </w:rPr>
        <w:t xml:space="preserve">date (in </w:t>
      </w:r>
      <w:r w:rsidR="00D07500">
        <w:rPr>
          <w:rFonts w:ascii="Times New Roman" w:hAnsi="Times New Roman" w:cs="Times New Roman"/>
        </w:rPr>
        <w:t>Ma</w:t>
      </w:r>
      <w:r w:rsidR="00FD08B1">
        <w:rPr>
          <w:rFonts w:ascii="Times New Roman" w:hAnsi="Times New Roman" w:cs="Times New Roman"/>
        </w:rPr>
        <w:t>)</w:t>
      </w:r>
      <w:r w:rsidR="00415849">
        <w:rPr>
          <w:rFonts w:ascii="Times New Roman" w:hAnsi="Times New Roman" w:cs="Times New Roman"/>
        </w:rPr>
        <w:t xml:space="preserve"> for 189</w:t>
      </w:r>
      <w:r w:rsidR="004223BC">
        <w:rPr>
          <w:rFonts w:ascii="Times New Roman" w:hAnsi="Times New Roman" w:cs="Times New Roman"/>
        </w:rPr>
        <w:t xml:space="preserve"> individual specimens </w:t>
      </w:r>
      <w:r w:rsidR="00415849">
        <w:rPr>
          <w:rFonts w:ascii="Times New Roman" w:hAnsi="Times New Roman" w:cs="Times New Roman"/>
        </w:rPr>
        <w:t>were extracted from</w:t>
      </w:r>
      <w:r w:rsidR="00C613F5" w:rsidRPr="00862889">
        <w:rPr>
          <w:rFonts w:ascii="Times New Roman" w:hAnsi="Times New Roman" w:cs="Times New Roman"/>
        </w:rPr>
        <w:t xml:space="preserve"> Shultz, Nelson, &amp; Dunbar </w:t>
      </w:r>
      <w:r w:rsidR="00C613F5"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A2517042-AD7A-40E0-A743-4CB04FAE8082&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citekey&gt;Shultz:2012gt&lt;/citekey&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862889">
        <w:rPr>
          <w:rFonts w:ascii="Times New Roman" w:hAnsi="Times New Roman" w:cs="Times New Roman"/>
        </w:rPr>
        <w:fldChar w:fldCharType="separate"/>
      </w:r>
      <w:r w:rsidR="00D45F4E">
        <w:rPr>
          <w:rFonts w:ascii="Times New Roman" w:hAnsi="Times New Roman" w:cs="Times New Roman"/>
        </w:rPr>
        <w:t>(2012a)</w:t>
      </w:r>
      <w:r w:rsidR="00C613F5" w:rsidRPr="00862889">
        <w:rPr>
          <w:rFonts w:ascii="Times New Roman" w:hAnsi="Times New Roman" w:cs="Times New Roman"/>
        </w:rPr>
        <w:fldChar w:fldCharType="end"/>
      </w:r>
      <w:r w:rsidR="00415849">
        <w:rPr>
          <w:rFonts w:ascii="Times New Roman" w:hAnsi="Times New Roman" w:cs="Times New Roman"/>
        </w:rPr>
        <w:t xml:space="preserve">, </w:t>
      </w:r>
      <w:proofErr w:type="spellStart"/>
      <w:r w:rsidR="00E1237A">
        <w:rPr>
          <w:rFonts w:ascii="Times New Roman" w:hAnsi="Times New Roman" w:cs="Times New Roman"/>
        </w:rPr>
        <w:t>Schoenemann</w:t>
      </w:r>
      <w:proofErr w:type="spellEnd"/>
      <w:r w:rsidR="00E1237A">
        <w:rPr>
          <w:rFonts w:ascii="Times New Roman" w:hAnsi="Times New Roman" w:cs="Times New Roman"/>
        </w:rPr>
        <w:t xml:space="preserve"> </w:t>
      </w:r>
      <w:r w:rsidR="00E1237A">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75D6D660-B6EF-4C6C-A7AB-DCAE065B476B&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citekey&gt;Schoenemann:2013wx&lt;/citekey&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E1237A">
        <w:rPr>
          <w:rFonts w:ascii="Times New Roman" w:hAnsi="Times New Roman" w:cs="Times New Roman"/>
        </w:rPr>
        <w:fldChar w:fldCharType="separate"/>
      </w:r>
      <w:r w:rsidR="0060314B">
        <w:rPr>
          <w:rFonts w:ascii="Times New Roman" w:hAnsi="Times New Roman" w:cs="Times New Roman"/>
        </w:rPr>
        <w:t>(2013)</w:t>
      </w:r>
      <w:r w:rsidR="00E1237A">
        <w:rPr>
          <w:rFonts w:ascii="Times New Roman" w:hAnsi="Times New Roman" w:cs="Times New Roman"/>
        </w:rPr>
        <w:fldChar w:fldCharType="end"/>
      </w:r>
      <w:r w:rsidR="00415849">
        <w:rPr>
          <w:rFonts w:ascii="Times New Roman" w:hAnsi="Times New Roman" w:cs="Times New Roman"/>
        </w:rPr>
        <w:t xml:space="preserve">, and Berger </w:t>
      </w:r>
      <w:r w:rsidR="00D150AB">
        <w:rPr>
          <w:rFonts w:ascii="Times New Roman" w:hAnsi="Times New Roman" w:cs="Times New Roman"/>
        </w:rPr>
        <w:t xml:space="preserve">et al. </w:t>
      </w:r>
      <w:r w:rsidR="00D150AB">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5D7E897B-44DB-453E-9BD0-42262B47F3DE&lt;/uuid&gt;&lt;priority&gt;0&lt;/priority&gt;&lt;publications&gt;&lt;publication&gt;&lt;uuid&gt;3C107155-95D1-4D2F-94F6-9BCF05C3AFAF&lt;/uuid&gt;&lt;volume&gt;328&lt;/volume&gt;&lt;doi&gt;10.1126/science.1184944&lt;/doi&gt;&lt;startpage&gt;195&lt;/startpage&gt;&lt;publication_date&gt;99201004091200000000222000&lt;/publication_date&gt;&lt;url&gt;http://www.sciencemag.org/cgi/doi/10.1126/science.1184944&lt;/url&gt;&lt;type&gt;400&lt;/type&gt;&lt;title&gt;Australopithecus sediba: a new species of Homo-like australopith from South Africa.&lt;/title&gt;&lt;publisher&gt;American Association for the Advancement of Science&lt;/publisher&gt;&lt;institution&gt;Institute for Human Evolution, University of the Witwatersrand, Private Bag 3, Wits 2050, South Africa. profleeberger@yahoo.com&lt;/institution&gt;&lt;number&gt;5975&lt;/number&gt;&lt;subtype&gt;400&lt;/subtype&gt;&lt;endpage&gt;204&lt;/endpage&gt;&lt;bundle&gt;&lt;publication&gt;&lt;title&gt;Science&lt;/title&gt;&lt;type&gt;-100&lt;/type&gt;&lt;subtype&gt;-100&lt;/subtype&gt;&lt;uuid&gt;8E97A13A-F8DE-467E-88CF-00434DA3F570&lt;/uuid&gt;&lt;/publication&gt;&lt;/bundle&gt;&lt;authors&gt;&lt;author&gt;&lt;firstName&gt;Lee&lt;/firstName&gt;&lt;middleNames&gt;R&lt;/middleNames&gt;&lt;lastName&gt;Berger&lt;/lastName&gt;&lt;/author&gt;&lt;author&gt;&lt;lastName&gt;Ruiter&lt;/lastName&gt;&lt;nonDroppingParticle&gt;de&lt;/nonDroppingParticle&gt;&lt;firstName&gt;Darryl&lt;/firstName&gt;&lt;middleNames&gt;J&lt;/middleNames&gt;&lt;/author&gt;&lt;author&gt;&lt;firstName&gt;Steven&lt;/firstName&gt;&lt;middleNames&gt;E&lt;/middleNames&gt;&lt;lastName&gt;Churchill&lt;/lastName&gt;&lt;/author&gt;&lt;author&gt;&lt;firstName&gt;Peter&lt;/firstName&gt;&lt;lastName&gt;Schmid&lt;/lastName&gt;&lt;/author&gt;&lt;author&gt;&lt;firstName&gt;Kristian&lt;/firstName&gt;&lt;middleNames&gt;J&lt;/middleNames&gt;&lt;lastName&gt;Carlson&lt;/lastName&gt;&lt;/author&gt;&lt;author&gt;&lt;firstName&gt;Paul&lt;/firstName&gt;&lt;middleNames&gt;H G M&lt;/middleNames&gt;&lt;lastName&gt;Dirks&lt;/lastName&gt;&lt;/author&gt;&lt;author&gt;&lt;firstName&gt;Job&lt;/firstName&gt;&lt;middleNames&gt;M&lt;/middleNames&gt;&lt;lastName&gt;Kibii&lt;/lastName&gt;&lt;/author&gt;&lt;/authors&gt;&lt;/publication&gt;&lt;/publications&gt;&lt;cites&gt;&lt;cite&gt;&lt;suppress&gt;A&lt;/suppress&gt;&lt;/cite&gt;&lt;/cites&gt;&lt;/citation&gt;</w:instrText>
      </w:r>
      <w:r w:rsidR="00D150AB">
        <w:rPr>
          <w:rFonts w:ascii="Times New Roman" w:hAnsi="Times New Roman" w:cs="Times New Roman"/>
        </w:rPr>
        <w:fldChar w:fldCharType="separate"/>
      </w:r>
      <w:r w:rsidR="008C793A">
        <w:rPr>
          <w:rFonts w:ascii="Times New Roman" w:hAnsi="Times New Roman" w:cs="Times New Roman"/>
        </w:rPr>
        <w:t>(2010)</w:t>
      </w:r>
      <w:r w:rsidR="00D150AB">
        <w:rPr>
          <w:rFonts w:ascii="Times New Roman" w:hAnsi="Times New Roman" w:cs="Times New Roman"/>
        </w:rPr>
        <w:fldChar w:fldCharType="end"/>
      </w:r>
      <w:r w:rsidR="00C613F5" w:rsidRPr="00862889">
        <w:rPr>
          <w:rFonts w:ascii="Times New Roman" w:hAnsi="Times New Roman" w:cs="Times New Roman"/>
        </w:rPr>
        <w:t>. These individuals were fit into a scheme of</w:t>
      </w:r>
      <w:r w:rsidR="00215559">
        <w:rPr>
          <w:rFonts w:ascii="Times New Roman" w:hAnsi="Times New Roman" w:cs="Times New Roman"/>
        </w:rPr>
        <w:t xml:space="preserve"> 1</w:t>
      </w:r>
      <w:r w:rsidR="000E6F60">
        <w:rPr>
          <w:rFonts w:ascii="Times New Roman" w:hAnsi="Times New Roman" w:cs="Times New Roman"/>
        </w:rPr>
        <w:t>9</w:t>
      </w:r>
      <w:r w:rsidR="00C17444">
        <w:rPr>
          <w:rFonts w:ascii="Times New Roman" w:hAnsi="Times New Roman" w:cs="Times New Roman"/>
        </w:rPr>
        <w:t xml:space="preserve"> </w:t>
      </w:r>
      <w:r w:rsidR="00BD66FE">
        <w:rPr>
          <w:rFonts w:ascii="Times New Roman" w:hAnsi="Times New Roman" w:cs="Times New Roman"/>
        </w:rPr>
        <w:t xml:space="preserve">different </w:t>
      </w:r>
      <w:r w:rsidR="00FD08B1">
        <w:rPr>
          <w:rFonts w:ascii="Times New Roman" w:hAnsi="Times New Roman" w:cs="Times New Roman"/>
        </w:rPr>
        <w:t>h</w:t>
      </w:r>
      <w:r w:rsidR="00A41265">
        <w:rPr>
          <w:rFonts w:ascii="Times New Roman" w:hAnsi="Times New Roman" w:cs="Times New Roman"/>
        </w:rPr>
        <w:t>ominin</w:t>
      </w:r>
      <w:r w:rsidR="00BD66FE">
        <w:rPr>
          <w:rFonts w:ascii="Times New Roman" w:hAnsi="Times New Roman" w:cs="Times New Roman"/>
        </w:rPr>
        <w:t xml:space="preserve"> species including:</w:t>
      </w:r>
      <w:r w:rsidR="00060990" w:rsidRPr="00060990">
        <w:rPr>
          <w:rFonts w:ascii="Times New Roman" w:hAnsi="Times New Roman" w:cs="Times New Roman"/>
          <w:i/>
        </w:rPr>
        <w:t xml:space="preserve"> </w:t>
      </w:r>
      <w:r w:rsidR="00060990" w:rsidRPr="00151F35">
        <w:rPr>
          <w:rFonts w:ascii="Times New Roman" w:hAnsi="Times New Roman" w:cs="Times New Roman"/>
          <w:i/>
        </w:rPr>
        <w:t>Ardipithecus ramidus</w:t>
      </w:r>
      <w:r w:rsidR="00060990">
        <w:rPr>
          <w:rFonts w:ascii="Times New Roman" w:hAnsi="Times New Roman" w:cs="Times New Roman"/>
        </w:rPr>
        <w:t xml:space="preserve"> (n=1),</w:t>
      </w:r>
      <w:r w:rsidR="00151F35">
        <w:rPr>
          <w:rFonts w:ascii="Times New Roman" w:hAnsi="Times New Roman" w:cs="Times New Roman"/>
        </w:rPr>
        <w:t xml:space="preserve"> </w:t>
      </w:r>
      <w:r w:rsidR="00C613F5" w:rsidRPr="00862889">
        <w:rPr>
          <w:rFonts w:ascii="Times New Roman" w:hAnsi="Times New Roman" w:cs="Times New Roman"/>
          <w:i/>
        </w:rPr>
        <w:t>Australopithecus afarensis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=5</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Australopithecus africanus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=8</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Australopithecus garhi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1</w:t>
      </w:r>
      <w:r w:rsidR="000C477D">
        <w:rPr>
          <w:rFonts w:ascii="Times New Roman" w:hAnsi="Times New Roman" w:cs="Times New Roman"/>
        </w:rPr>
        <w:t>)</w:t>
      </w:r>
      <w:r w:rsidR="00C613F5" w:rsidRPr="00862889">
        <w:rPr>
          <w:rFonts w:ascii="Times New Roman" w:hAnsi="Times New Roman" w:cs="Times New Roman"/>
        </w:rPr>
        <w:t xml:space="preserve">, </w:t>
      </w:r>
      <w:r w:rsidR="00A960EA" w:rsidRPr="00A960EA">
        <w:rPr>
          <w:rFonts w:ascii="Times New Roman" w:hAnsi="Times New Roman" w:cs="Times New Roman"/>
          <w:i/>
        </w:rPr>
        <w:t>Australopithecus sediba</w:t>
      </w:r>
      <w:r w:rsidR="00A960EA">
        <w:rPr>
          <w:rFonts w:ascii="Times New Roman" w:hAnsi="Times New Roman" w:cs="Times New Roman"/>
        </w:rPr>
        <w:t xml:space="preserve"> (n=1), </w:t>
      </w:r>
      <w:r w:rsidR="00201BF9" w:rsidRPr="00201BF9">
        <w:rPr>
          <w:rFonts w:ascii="Times New Roman" w:hAnsi="Times New Roman" w:cs="Times New Roman"/>
          <w:i/>
        </w:rPr>
        <w:t>Kenyanthropus platyops</w:t>
      </w:r>
      <w:r w:rsidR="00201BF9">
        <w:rPr>
          <w:rFonts w:ascii="Times New Roman" w:hAnsi="Times New Roman" w:cs="Times New Roman"/>
        </w:rPr>
        <w:t xml:space="preserve"> (n=1), </w:t>
      </w:r>
      <w:r w:rsidR="00C613F5" w:rsidRPr="00862889">
        <w:rPr>
          <w:rFonts w:ascii="Times New Roman" w:hAnsi="Times New Roman" w:cs="Times New Roman"/>
          <w:i/>
        </w:rPr>
        <w:t>Homo habilis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B33AF1">
        <w:rPr>
          <w:rFonts w:ascii="Times New Roman" w:hAnsi="Times New Roman" w:cs="Times New Roman"/>
        </w:rPr>
        <w:t>n=10</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rudolfensis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ergaster</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6</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georgicus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862889">
        <w:rPr>
          <w:rFonts w:ascii="Times New Roman" w:hAnsi="Times New Roman" w:cs="Times New Roman"/>
          <w:i/>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erectus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33</w:t>
      </w:r>
      <w:r w:rsidR="000C477D">
        <w:rPr>
          <w:rFonts w:ascii="Times New Roman" w:hAnsi="Times New Roman" w:cs="Times New Roman"/>
        </w:rPr>
        <w:t>)</w:t>
      </w:r>
      <w:r w:rsidR="00C613F5" w:rsidRPr="00862889">
        <w:rPr>
          <w:rFonts w:ascii="Times New Roman" w:hAnsi="Times New Roman" w:cs="Times New Roman"/>
        </w:rPr>
        <w:t xml:space="preserve">, </w:t>
      </w:r>
      <w:r w:rsidR="006A4E84" w:rsidRPr="006A4E84">
        <w:rPr>
          <w:rFonts w:ascii="Times New Roman" w:hAnsi="Times New Roman" w:cs="Times New Roman"/>
          <w:i/>
        </w:rPr>
        <w:t>Homo floresiensis</w:t>
      </w:r>
      <w:r w:rsidR="006A4E84">
        <w:rPr>
          <w:rFonts w:ascii="Times New Roman" w:hAnsi="Times New Roman" w:cs="Times New Roman"/>
        </w:rPr>
        <w:t xml:space="preserve"> (n=1), </w:t>
      </w:r>
      <w:r w:rsidR="00415849" w:rsidRPr="00415849">
        <w:rPr>
          <w:rFonts w:ascii="Times New Roman" w:hAnsi="Times New Roman" w:cs="Times New Roman"/>
          <w:i/>
        </w:rPr>
        <w:t>Homo antecessor</w:t>
      </w:r>
      <w:r w:rsidR="00415849">
        <w:rPr>
          <w:rFonts w:ascii="Times New Roman" w:hAnsi="Times New Roman" w:cs="Times New Roman"/>
        </w:rPr>
        <w:t xml:space="preserve"> (n=3), </w:t>
      </w:r>
      <w:r w:rsidR="00C613F5" w:rsidRPr="00862889">
        <w:rPr>
          <w:rFonts w:ascii="Times New Roman" w:hAnsi="Times New Roman" w:cs="Times New Roman"/>
          <w:i/>
        </w:rPr>
        <w:t>Homo heidelbergensis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604B23">
        <w:rPr>
          <w:rFonts w:ascii="Times New Roman" w:hAnsi="Times New Roman" w:cs="Times New Roman"/>
        </w:rPr>
        <w:t>n=21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neanderthalensis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=27</w:t>
      </w:r>
      <w:r w:rsidR="000C477D">
        <w:rPr>
          <w:rFonts w:ascii="Times New Roman" w:hAnsi="Times New Roman" w:cs="Times New Roman"/>
        </w:rPr>
        <w:t>)</w:t>
      </w:r>
      <w:r w:rsidR="00C613F5" w:rsidRPr="00862889">
        <w:rPr>
          <w:rFonts w:ascii="Times New Roman" w:hAnsi="Times New Roman" w:cs="Times New Roman"/>
        </w:rPr>
        <w:t>,</w:t>
      </w:r>
      <w:r w:rsidR="00BD66FE">
        <w:rPr>
          <w:rFonts w:ascii="Times New Roman" w:hAnsi="Times New Roman" w:cs="Times New Roman"/>
        </w:rPr>
        <w:t xml:space="preserve"> </w:t>
      </w:r>
      <w:r w:rsidR="00C613F5" w:rsidRPr="00862889">
        <w:rPr>
          <w:rFonts w:ascii="Times New Roman" w:hAnsi="Times New Roman" w:cs="Times New Roman"/>
          <w:i/>
        </w:rPr>
        <w:t>Homo sapiens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523657">
        <w:rPr>
          <w:rFonts w:ascii="Times New Roman" w:hAnsi="Times New Roman" w:cs="Times New Roman"/>
        </w:rPr>
        <w:t>=58</w:t>
      </w:r>
      <w:r w:rsidR="000C477D">
        <w:rPr>
          <w:rFonts w:ascii="Times New Roman" w:hAnsi="Times New Roman" w:cs="Times New Roman"/>
        </w:rPr>
        <w:t>)</w:t>
      </w:r>
      <w:r w:rsidR="0060314B">
        <w:rPr>
          <w:rFonts w:ascii="Times New Roman" w:hAnsi="Times New Roman" w:cs="Times New Roman"/>
        </w:rPr>
        <w:t xml:space="preserve">, </w:t>
      </w:r>
      <w:r w:rsidR="00004BB6">
        <w:rPr>
          <w:rFonts w:ascii="Times New Roman" w:hAnsi="Times New Roman" w:cs="Times New Roman"/>
        </w:rPr>
        <w:t xml:space="preserve">and </w:t>
      </w:r>
      <w:r w:rsidR="00523657">
        <w:rPr>
          <w:rFonts w:ascii="Times New Roman" w:hAnsi="Times New Roman" w:cs="Times New Roman"/>
        </w:rPr>
        <w:t xml:space="preserve">the robust australopiths </w:t>
      </w:r>
      <w:r w:rsidR="00BD66FE" w:rsidRPr="00523657">
        <w:rPr>
          <w:rFonts w:ascii="Times New Roman" w:hAnsi="Times New Roman" w:cs="Times New Roman"/>
          <w:i/>
        </w:rPr>
        <w:t>Paranthropus aethiopicus</w:t>
      </w:r>
      <w:r w:rsidR="00ED2D7D">
        <w:rPr>
          <w:rFonts w:ascii="Times New Roman" w:hAnsi="Times New Roman" w:cs="Times New Roman"/>
        </w:rPr>
        <w:t xml:space="preserve"> </w:t>
      </w:r>
      <w:r w:rsidR="000C477D">
        <w:rPr>
          <w:rFonts w:ascii="Times New Roman" w:hAnsi="Times New Roman" w:cs="Times New Roman"/>
        </w:rPr>
        <w:t>(</w:t>
      </w:r>
      <w:r w:rsidR="00ED2D7D">
        <w:rPr>
          <w:rFonts w:ascii="Times New Roman" w:hAnsi="Times New Roman" w:cs="Times New Roman"/>
        </w:rPr>
        <w:t>n=1</w:t>
      </w:r>
      <w:r w:rsidR="000C477D">
        <w:rPr>
          <w:rFonts w:ascii="Times New Roman" w:hAnsi="Times New Roman" w:cs="Times New Roman"/>
        </w:rPr>
        <w:t>)</w:t>
      </w:r>
      <w:r w:rsidR="00BD66FE">
        <w:rPr>
          <w:rFonts w:ascii="Times New Roman" w:hAnsi="Times New Roman" w:cs="Times New Roman"/>
        </w:rPr>
        <w:t xml:space="preserve">, </w:t>
      </w:r>
      <w:r w:rsidR="00BD66FE" w:rsidRPr="00523657">
        <w:rPr>
          <w:rFonts w:ascii="Times New Roman" w:hAnsi="Times New Roman" w:cs="Times New Roman"/>
          <w:i/>
        </w:rPr>
        <w:t>Paranthropus boisei</w:t>
      </w:r>
      <w:r w:rsidR="00BD66FE">
        <w:rPr>
          <w:rFonts w:ascii="Times New Roman" w:hAnsi="Times New Roman" w:cs="Times New Roman"/>
        </w:rPr>
        <w:t xml:space="preserve"> </w:t>
      </w:r>
      <w:r w:rsidR="000C477D">
        <w:rPr>
          <w:rFonts w:ascii="Times New Roman" w:hAnsi="Times New Roman" w:cs="Times New Roman"/>
        </w:rPr>
        <w:t>(</w:t>
      </w:r>
      <w:r w:rsidR="00BD66FE">
        <w:rPr>
          <w:rFonts w:ascii="Times New Roman" w:hAnsi="Times New Roman" w:cs="Times New Roman"/>
        </w:rPr>
        <w:t>n=</w:t>
      </w:r>
      <w:r w:rsidR="008B4591">
        <w:rPr>
          <w:rFonts w:ascii="Times New Roman" w:hAnsi="Times New Roman" w:cs="Times New Roman"/>
        </w:rPr>
        <w:t>6</w:t>
      </w:r>
      <w:r w:rsidR="000C477D">
        <w:rPr>
          <w:rFonts w:ascii="Times New Roman" w:hAnsi="Times New Roman" w:cs="Times New Roman"/>
        </w:rPr>
        <w:t>)</w:t>
      </w:r>
      <w:r w:rsidR="00415849">
        <w:rPr>
          <w:rFonts w:ascii="Times New Roman" w:hAnsi="Times New Roman" w:cs="Times New Roman"/>
        </w:rPr>
        <w:t xml:space="preserve">, and </w:t>
      </w:r>
      <w:r w:rsidR="00415849" w:rsidRPr="00415849">
        <w:rPr>
          <w:rFonts w:ascii="Times New Roman" w:hAnsi="Times New Roman" w:cs="Times New Roman"/>
          <w:i/>
        </w:rPr>
        <w:t>Paranthropus robustus</w:t>
      </w:r>
      <w:r w:rsidR="00415849">
        <w:rPr>
          <w:rFonts w:ascii="Times New Roman" w:hAnsi="Times New Roman" w:cs="Times New Roman"/>
        </w:rPr>
        <w:t xml:space="preserve"> (</w:t>
      </w:r>
      <w:r w:rsidR="00201BF9">
        <w:rPr>
          <w:rFonts w:ascii="Times New Roman" w:hAnsi="Times New Roman" w:cs="Times New Roman"/>
        </w:rPr>
        <w:t>n=3)</w:t>
      </w:r>
      <w:r w:rsidR="0060314B">
        <w:rPr>
          <w:rFonts w:ascii="Times New Roman" w:hAnsi="Times New Roman" w:cs="Times New Roman"/>
        </w:rPr>
        <w:t>.</w:t>
      </w:r>
      <w:r w:rsidR="00836336">
        <w:rPr>
          <w:rFonts w:ascii="Times New Roman" w:hAnsi="Times New Roman" w:cs="Times New Roman"/>
        </w:rPr>
        <w:t xml:space="preserve"> Species averages were calculated when multiple specimens per species </w:t>
      </w:r>
      <w:r w:rsidR="00643D7B">
        <w:rPr>
          <w:rFonts w:ascii="Times New Roman" w:hAnsi="Times New Roman" w:cs="Times New Roman"/>
        </w:rPr>
        <w:t>were available.</w:t>
      </w:r>
    </w:p>
    <w:p w14:paraId="217576B9" w14:textId="3419B001" w:rsidR="00286139" w:rsidRDefault="009168D7" w:rsidP="006C528C">
      <w:pPr>
        <w:ind w:firstLine="720"/>
        <w:rPr>
          <w:rFonts w:ascii="Times New Roman" w:hAnsi="Times New Roman" w:cs="Times New Roman"/>
        </w:rPr>
      </w:pPr>
      <w:r w:rsidRPr="00862889">
        <w:rPr>
          <w:rFonts w:ascii="Times New Roman" w:hAnsi="Times New Roman" w:cs="Times New Roman"/>
        </w:rPr>
        <w:t>Each specimen was assigned an associated date (</w:t>
      </w:r>
      <w:r w:rsidR="00D878DD">
        <w:rPr>
          <w:rFonts w:ascii="Times New Roman" w:hAnsi="Times New Roman" w:cs="Times New Roman"/>
        </w:rPr>
        <w:t>Ma</w:t>
      </w:r>
      <w:r w:rsidRPr="00862889">
        <w:rPr>
          <w:rFonts w:ascii="Times New Roman" w:hAnsi="Times New Roman" w:cs="Times New Roman"/>
        </w:rPr>
        <w:t xml:space="preserve">) corresponding </w:t>
      </w:r>
      <w:r w:rsidR="00C613F5">
        <w:rPr>
          <w:rFonts w:ascii="Times New Roman" w:hAnsi="Times New Roman" w:cs="Times New Roman"/>
        </w:rPr>
        <w:t xml:space="preserve">to the </w:t>
      </w:r>
      <w:r w:rsidRPr="00862889">
        <w:rPr>
          <w:rFonts w:ascii="Times New Roman" w:hAnsi="Times New Roman" w:cs="Times New Roman"/>
        </w:rPr>
        <w:t>First Appearance Datum (FAD)</w:t>
      </w:r>
      <w:r w:rsidR="00C613F5">
        <w:rPr>
          <w:rFonts w:ascii="Times New Roman" w:hAnsi="Times New Roman" w:cs="Times New Roman"/>
        </w:rPr>
        <w:t xml:space="preserve"> of that fossil species as an approximation of its emergence</w:t>
      </w:r>
      <w:r w:rsidRPr="00862889">
        <w:rPr>
          <w:rFonts w:ascii="Times New Roman" w:hAnsi="Times New Roman" w:cs="Times New Roman"/>
        </w:rPr>
        <w:t xml:space="preserve">. </w:t>
      </w:r>
      <w:r w:rsidR="00FD08B1">
        <w:rPr>
          <w:rFonts w:ascii="Times New Roman" w:hAnsi="Times New Roman" w:cs="Times New Roman"/>
        </w:rPr>
        <w:t>We assume that a</w:t>
      </w:r>
      <w:r w:rsidRPr="00862889">
        <w:rPr>
          <w:rFonts w:ascii="Times New Roman" w:hAnsi="Times New Roman" w:cs="Times New Roman"/>
        </w:rPr>
        <w:t xml:space="preserve">ny error associated with these measures was equally distributed across all </w:t>
      </w:r>
      <w:r w:rsidR="005A4520">
        <w:rPr>
          <w:rFonts w:ascii="Times New Roman" w:hAnsi="Times New Roman" w:cs="Times New Roman"/>
        </w:rPr>
        <w:t>taxa</w:t>
      </w:r>
      <w:r w:rsidRPr="00862889">
        <w:rPr>
          <w:rFonts w:ascii="Times New Roman" w:hAnsi="Times New Roman" w:cs="Times New Roman"/>
        </w:rPr>
        <w:t xml:space="preserve"> </w:t>
      </w:r>
      <w:r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D6A82153-215C-4F56-A78D-18D801691ECE&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M&lt;/middleNames&gt;&lt;lastName&gt;Dunbar&lt;/lastName&gt;&lt;/author&gt;&lt;/authors&gt;&lt;/publication&gt;&lt;/publications&gt;&lt;cites&gt;&lt;/cites&gt;&lt;/citation&gt;</w:instrText>
      </w:r>
      <w:r w:rsidRPr="00862889">
        <w:rPr>
          <w:rFonts w:ascii="Times New Roman" w:hAnsi="Times New Roman" w:cs="Times New Roman"/>
        </w:rPr>
        <w:fldChar w:fldCharType="separate"/>
      </w:r>
      <w:r w:rsidR="00766BBB">
        <w:rPr>
          <w:rFonts w:ascii="Times New Roman" w:hAnsi="Times New Roman" w:cs="Times New Roman"/>
        </w:rPr>
        <w:t>(Shultz and Dunbar, 2010)</w:t>
      </w:r>
      <w:r w:rsidRPr="00862889">
        <w:rPr>
          <w:rFonts w:ascii="Times New Roman" w:hAnsi="Times New Roman" w:cs="Times New Roman"/>
        </w:rPr>
        <w:fldChar w:fldCharType="end"/>
      </w:r>
      <w:r w:rsidRPr="00862889">
        <w:rPr>
          <w:rFonts w:ascii="Times New Roman" w:hAnsi="Times New Roman" w:cs="Times New Roman"/>
        </w:rPr>
        <w:t xml:space="preserve">. </w:t>
      </w:r>
    </w:p>
    <w:p w14:paraId="62DB8C20" w14:textId="0D335DB2" w:rsidR="00862E6D" w:rsidRPr="00862889" w:rsidRDefault="00862E6D" w:rsidP="000C1FC4">
      <w:pPr>
        <w:ind w:firstLine="720"/>
        <w:rPr>
          <w:rFonts w:ascii="Times New Roman" w:hAnsi="Times New Roman" w:cs="Times New Roman"/>
        </w:rPr>
      </w:pPr>
      <w:r>
        <w:rPr>
          <w:rFonts w:ascii="Times New Roman" w:hAnsi="Times New Roman" w:cs="Times New Roman"/>
        </w:rPr>
        <w:t>While</w:t>
      </w:r>
      <w:r w:rsidRPr="00862889">
        <w:rPr>
          <w:rFonts w:ascii="Times New Roman" w:hAnsi="Times New Roman" w:cs="Times New Roman"/>
        </w:rPr>
        <w:t xml:space="preserve"> a complete </w:t>
      </w:r>
      <w:r w:rsidR="00764847">
        <w:rPr>
          <w:rFonts w:ascii="Times New Roman" w:hAnsi="Times New Roman" w:cs="Times New Roman"/>
        </w:rPr>
        <w:t>set of analyses investigating</w:t>
      </w:r>
      <w:r w:rsidRPr="00862889">
        <w:rPr>
          <w:rFonts w:ascii="Times New Roman" w:hAnsi="Times New Roman" w:cs="Times New Roman"/>
        </w:rPr>
        <w:t xml:space="preserve"> CC, </w:t>
      </w:r>
      <w:r w:rsidR="00FD08B1">
        <w:rPr>
          <w:rFonts w:ascii="Times New Roman" w:hAnsi="Times New Roman" w:cs="Times New Roman"/>
        </w:rPr>
        <w:t>b</w:t>
      </w:r>
      <w:r w:rsidRPr="00862889">
        <w:rPr>
          <w:rFonts w:ascii="Times New Roman" w:hAnsi="Times New Roman" w:cs="Times New Roman"/>
        </w:rPr>
        <w:t xml:space="preserve">ody </w:t>
      </w:r>
      <w:r w:rsidR="00FD08B1">
        <w:rPr>
          <w:rFonts w:ascii="Times New Roman" w:hAnsi="Times New Roman" w:cs="Times New Roman"/>
        </w:rPr>
        <w:t>s</w:t>
      </w:r>
      <w:r w:rsidRPr="00862889">
        <w:rPr>
          <w:rFonts w:ascii="Times New Roman" w:hAnsi="Times New Roman" w:cs="Times New Roman"/>
        </w:rPr>
        <w:t xml:space="preserve">ize, </w:t>
      </w:r>
      <w:r w:rsidR="00A56A78">
        <w:rPr>
          <w:rFonts w:ascii="Times New Roman" w:hAnsi="Times New Roman" w:cs="Times New Roman"/>
        </w:rPr>
        <w:t xml:space="preserve">encephalization </w:t>
      </w:r>
      <w:r w:rsidR="00ED2791">
        <w:rPr>
          <w:rFonts w:ascii="Times New Roman" w:hAnsi="Times New Roman" w:cs="Times New Roman"/>
        </w:rPr>
        <w:t>quotient</w:t>
      </w:r>
      <w:r w:rsidR="00A56A78">
        <w:rPr>
          <w:rFonts w:ascii="Times New Roman" w:hAnsi="Times New Roman" w:cs="Times New Roman"/>
        </w:rPr>
        <w:t xml:space="preserve"> (</w:t>
      </w:r>
      <w:r w:rsidRPr="00862889">
        <w:rPr>
          <w:rFonts w:ascii="Times New Roman" w:hAnsi="Times New Roman" w:cs="Times New Roman"/>
        </w:rPr>
        <w:t>EQ</w:t>
      </w:r>
      <w:r w:rsidR="00A56A78">
        <w:rPr>
          <w:rFonts w:ascii="Times New Roman" w:hAnsi="Times New Roman" w:cs="Times New Roman"/>
        </w:rPr>
        <w:t>)</w:t>
      </w:r>
      <w:r w:rsidR="00ED2791">
        <w:rPr>
          <w:rFonts w:ascii="Times New Roman" w:hAnsi="Times New Roman" w:cs="Times New Roman"/>
        </w:rPr>
        <w:t xml:space="preserve"> </w:t>
      </w:r>
      <w:r w:rsidR="00ED2791">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A7793777-8072-4B6E-858E-17109DCB2F4F&lt;/uuid&gt;&lt;priority&gt;0&lt;/priority&gt;&lt;publications&gt;&lt;publication&gt;&lt;publication_date&gt;99198400001200000000200000&lt;/publication_date&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citekey&gt;Martin:1984uw&lt;/citekey&gt;&lt;endpage&gt;103&lt;/endpage&gt;&lt;url&gt;http://www.worldcat.org/title/food-acquisition-and-processing-in-primates/oclc/851732693&lt;/url&gt;&lt;authors&gt;&lt;author&gt;&lt;firstName&gt;Robert&lt;/firstName&gt;&lt;middleNames&gt;D&lt;/middleNames&gt;&lt;lastName&gt;Martin&lt;/lastName&gt;&lt;/author&gt;&lt;/authors&gt;&lt;/publication&gt;&lt;publication&gt;&lt;uuid&gt;979E7AAC-8D78-4A03-A239-8ABC1AD82F2F&lt;/uuid&gt;&lt;volume&gt;293&lt;/volume&gt;&lt;doi&gt;10.1038/293057a0&lt;/doi&gt;&lt;startpage&gt;57&lt;/startpage&gt;&lt;publication_date&gt;99198109031200000000222000&lt;/publication_date&gt;&lt;url&gt;http://eutils.ncbi.nlm.nih.gov/entrez/eutils/elink.fcgi?dbfrom=pubmed&amp;amp;id=7266659&amp;amp;retmode=ref&amp;amp;cmd=prlinks&lt;/url&gt;&lt;citekey&gt;Martin:1981bx&lt;/citekey&gt;&lt;type&gt;400&lt;/type&gt;&lt;title&gt;Relative brain size and basal metabolic rate in terrestrial vertebrates.&lt;/title&gt;&lt;number&gt;5827&lt;/number&gt;&lt;subtype&gt;400&lt;/subtype&gt;&lt;endpage&gt;60&lt;/endpage&gt;&lt;bundle&gt;&lt;publication&gt;&lt;publisher&gt;Nature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Pr>
          <w:rFonts w:ascii="Times New Roman" w:hAnsi="Times New Roman" w:cs="Times New Roman"/>
        </w:rPr>
        <w:fldChar w:fldCharType="separate"/>
      </w:r>
      <w:r w:rsidR="00D45F4E">
        <w:rPr>
          <w:rFonts w:ascii="Times New Roman" w:hAnsi="Times New Roman" w:cs="Times New Roman"/>
        </w:rPr>
        <w:t>(Martin, 1981; 1984)</w:t>
      </w:r>
      <w:r w:rsidR="00ED2791">
        <w:rPr>
          <w:rFonts w:ascii="Times New Roman" w:hAnsi="Times New Roman" w:cs="Times New Roman"/>
        </w:rPr>
        <w:fldChar w:fldCharType="end"/>
      </w:r>
      <w:r w:rsidRPr="00862889">
        <w:rPr>
          <w:rFonts w:ascii="Times New Roman" w:hAnsi="Times New Roman" w:cs="Times New Roman"/>
        </w:rPr>
        <w:t xml:space="preserve"> and their interrelated dynamics</w:t>
      </w:r>
      <w:r>
        <w:rPr>
          <w:rFonts w:ascii="Times New Roman" w:hAnsi="Times New Roman" w:cs="Times New Roman"/>
        </w:rPr>
        <w:t xml:space="preserve"> would be </w:t>
      </w:r>
      <w:r w:rsidR="00FD08B1">
        <w:rPr>
          <w:rFonts w:ascii="Times New Roman" w:hAnsi="Times New Roman" w:cs="Times New Roman"/>
        </w:rPr>
        <w:t>worthwhile</w:t>
      </w:r>
      <w:r>
        <w:rPr>
          <w:rFonts w:ascii="Times New Roman" w:hAnsi="Times New Roman" w:cs="Times New Roman"/>
        </w:rPr>
        <w:t xml:space="preserve">, </w:t>
      </w:r>
      <w:r w:rsidR="00A6629A">
        <w:rPr>
          <w:rFonts w:ascii="Times New Roman" w:hAnsi="Times New Roman" w:cs="Times New Roman"/>
        </w:rPr>
        <w:t xml:space="preserve"> </w:t>
      </w:r>
      <w:r w:rsidR="00FD08B1">
        <w:rPr>
          <w:rFonts w:ascii="Times New Roman" w:hAnsi="Times New Roman" w:cs="Times New Roman"/>
        </w:rPr>
        <w:t xml:space="preserve">reliable </w:t>
      </w:r>
      <w:r w:rsidR="00A6629A">
        <w:rPr>
          <w:rFonts w:ascii="Times New Roman" w:hAnsi="Times New Roman" w:cs="Times New Roman"/>
        </w:rPr>
        <w:t xml:space="preserve">estimates of body mass in fossil taxa are </w:t>
      </w:r>
      <w:r w:rsidR="00FD08B1">
        <w:rPr>
          <w:rFonts w:ascii="Times New Roman" w:hAnsi="Times New Roman" w:cs="Times New Roman"/>
        </w:rPr>
        <w:t>relatively sparse</w:t>
      </w:r>
      <w:r w:rsidR="00A6629A">
        <w:rPr>
          <w:rFonts w:ascii="Times New Roman" w:hAnsi="Times New Roman" w:cs="Times New Roman"/>
        </w:rPr>
        <w:t xml:space="preserve">. In the Shultz  &amp; Dunbar dataset </w:t>
      </w:r>
      <w:r w:rsidR="00A6629A">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4173C6E6-4FEC-40C4-8C57-ADC49BE81D6B&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A6629A">
        <w:rPr>
          <w:rFonts w:ascii="Times New Roman" w:hAnsi="Times New Roman" w:cs="Times New Roman"/>
        </w:rPr>
        <w:fldChar w:fldCharType="separate"/>
      </w:r>
      <w:r w:rsidR="00A6629A">
        <w:rPr>
          <w:rFonts w:ascii="Times New Roman" w:hAnsi="Times New Roman" w:cs="Times New Roman"/>
        </w:rPr>
        <w:t>(2010)</w:t>
      </w:r>
      <w:r w:rsidR="00A6629A">
        <w:rPr>
          <w:rFonts w:ascii="Times New Roman" w:hAnsi="Times New Roman" w:cs="Times New Roman"/>
        </w:rPr>
        <w:fldChar w:fldCharType="end"/>
      </w:r>
      <w:r w:rsidR="00A6629A">
        <w:rPr>
          <w:rFonts w:ascii="Times New Roman" w:hAnsi="Times New Roman" w:cs="Times New Roman"/>
        </w:rPr>
        <w:t xml:space="preserve">, fossil body mass was often estimated based on cranial orbit measurements. However recent evidence </w:t>
      </w:r>
      <w:r w:rsidR="00A6629A">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8C8B66AD-DF6B-44CD-899F-FDD951F59D3F&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citekey&gt;Elliott:2014hs&lt;/citekey&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(Elliott et al., 2014)</w:t>
      </w:r>
      <w:r w:rsidR="00A6629A">
        <w:rPr>
          <w:rFonts w:ascii="Times New Roman" w:hAnsi="Times New Roman" w:cs="Times New Roman"/>
        </w:rPr>
        <w:fldChar w:fldCharType="end"/>
      </w:r>
      <w:r w:rsidR="00A6629A">
        <w:rPr>
          <w:rFonts w:ascii="Times New Roman" w:hAnsi="Times New Roman" w:cs="Times New Roman"/>
        </w:rPr>
        <w:t xml:space="preserve"> suggests that orbit dimensions are not reliable estimators of </w:t>
      </w:r>
      <w:r w:rsidR="00FD08B1">
        <w:rPr>
          <w:rFonts w:ascii="Times New Roman" w:hAnsi="Times New Roman" w:cs="Times New Roman"/>
        </w:rPr>
        <w:t>h</w:t>
      </w:r>
      <w:r w:rsidR="00A6629A">
        <w:rPr>
          <w:rFonts w:ascii="Times New Roman" w:hAnsi="Times New Roman" w:cs="Times New Roman"/>
        </w:rPr>
        <w:t>ominin body mass</w:t>
      </w:r>
      <w:r w:rsidR="00FD08B1">
        <w:rPr>
          <w:rFonts w:ascii="Times New Roman" w:hAnsi="Times New Roman" w:cs="Times New Roman"/>
        </w:rPr>
        <w:t>,</w:t>
      </w:r>
      <w:r w:rsidR="00A6629A">
        <w:rPr>
          <w:rFonts w:ascii="Times New Roman" w:hAnsi="Times New Roman" w:cs="Times New Roman"/>
        </w:rPr>
        <w:t xml:space="preserve"> as previously suggested </w:t>
      </w:r>
      <w:r w:rsidR="00A6629A">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9499944E-0CFB-4B08-8EA0-36A55F6DEBB8&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citekey&gt;Aiello:1994jh&lt;/citekey&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(Aiello and Wood, 1994)</w:t>
      </w:r>
      <w:r w:rsidR="00A6629A">
        <w:rPr>
          <w:rFonts w:ascii="Times New Roman" w:hAnsi="Times New Roman" w:cs="Times New Roman"/>
        </w:rPr>
        <w:fldChar w:fldCharType="end"/>
      </w:r>
      <w:r w:rsidR="00A6629A">
        <w:rPr>
          <w:rFonts w:ascii="Times New Roman" w:hAnsi="Times New Roman" w:cs="Times New Roman"/>
        </w:rPr>
        <w:t xml:space="preserve">. This issue is further compounded when comparing specimens across multiple mammalian </w:t>
      </w:r>
      <w:r w:rsidR="005A4520">
        <w:rPr>
          <w:rFonts w:ascii="Times New Roman" w:hAnsi="Times New Roman" w:cs="Times New Roman"/>
        </w:rPr>
        <w:t>taxa</w:t>
      </w:r>
      <w:r w:rsidR="00A6629A">
        <w:rPr>
          <w:rFonts w:ascii="Times New Roman" w:hAnsi="Times New Roman" w:cs="Times New Roman"/>
        </w:rPr>
        <w:t xml:space="preserve"> with highly variable relationships between orbit dimensions and overall body size.</w:t>
      </w:r>
      <w:r w:rsidR="000C1FC4">
        <w:rPr>
          <w:rFonts w:ascii="Times New Roman" w:hAnsi="Times New Roman" w:cs="Times New Roman"/>
        </w:rPr>
        <w:t xml:space="preserve"> </w:t>
      </w:r>
      <w:r>
        <w:rPr>
          <w:rFonts w:ascii="Times New Roman" w:hAnsi="Times New Roman" w:cs="Times New Roman"/>
        </w:rPr>
        <w:t xml:space="preserve">Furthermore, </w:t>
      </w:r>
      <w:r w:rsidR="00ED2791">
        <w:rPr>
          <w:rFonts w:ascii="Times New Roman" w:hAnsi="Times New Roman" w:cs="Times New Roman"/>
        </w:rPr>
        <w:t xml:space="preserve">some evidence suggests that </w:t>
      </w:r>
      <w:r w:rsidR="00FD08B1">
        <w:rPr>
          <w:rFonts w:ascii="Times New Roman" w:hAnsi="Times New Roman" w:cs="Times New Roman"/>
        </w:rPr>
        <w:t xml:space="preserve">total </w:t>
      </w:r>
      <w:r>
        <w:rPr>
          <w:rFonts w:ascii="Times New Roman" w:hAnsi="Times New Roman" w:cs="Times New Roman"/>
        </w:rPr>
        <w:t xml:space="preserve">CC </w:t>
      </w:r>
      <w:r w:rsidR="00ED2791">
        <w:rPr>
          <w:rFonts w:ascii="Times New Roman" w:hAnsi="Times New Roman" w:cs="Times New Roman"/>
        </w:rPr>
        <w:t xml:space="preserve">is </w:t>
      </w:r>
      <w:r w:rsidR="008C5C33">
        <w:rPr>
          <w:rFonts w:ascii="Times New Roman" w:hAnsi="Times New Roman" w:cs="Times New Roman"/>
        </w:rPr>
        <w:t xml:space="preserve">the </w:t>
      </w:r>
      <w:r>
        <w:rPr>
          <w:rFonts w:ascii="Times New Roman" w:hAnsi="Times New Roman" w:cs="Times New Roman"/>
        </w:rPr>
        <w:t xml:space="preserve">best predictor </w:t>
      </w:r>
      <w:r w:rsidR="00FD08B1">
        <w:rPr>
          <w:rFonts w:ascii="Times New Roman" w:hAnsi="Times New Roman" w:cs="Times New Roman"/>
        </w:rPr>
        <w:t xml:space="preserve">than EQ </w:t>
      </w:r>
      <w:r w:rsidR="002524F7">
        <w:rPr>
          <w:rFonts w:ascii="Times New Roman" w:hAnsi="Times New Roman" w:cs="Times New Roman"/>
        </w:rPr>
        <w:t xml:space="preserve">of </w:t>
      </w:r>
      <w:r w:rsidR="00FD08B1">
        <w:rPr>
          <w:rFonts w:ascii="Times New Roman" w:hAnsi="Times New Roman" w:cs="Times New Roman"/>
        </w:rPr>
        <w:t xml:space="preserve">measures of </w:t>
      </w:r>
      <w:r>
        <w:rPr>
          <w:rFonts w:ascii="Times New Roman" w:hAnsi="Times New Roman" w:cs="Times New Roman"/>
        </w:rPr>
        <w:t xml:space="preserve">intelligence </w:t>
      </w:r>
      <w:r>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E00D2F01-8905-4F0F-BE74-3FDCE41DB90A&lt;/uuid&gt;&lt;priority&gt;0&lt;/priority&gt;&lt;publications&gt;&lt;publication&gt;&lt;uuid&gt;5FBE37DC-698E-4569-BC31-B1CE79DBDE81&lt;/uuid&gt;&lt;volume&gt;70&lt;/volume&gt;&lt;doi&gt;10.1159/000102973&lt;/doi&gt;&lt;startpage&gt;115&lt;/startpage&gt;&lt;publication_date&gt;99200700001200000000200000&lt;/publication_date&gt;&lt;url&gt;http://www.karger.com/doi/10.1159/000102973&lt;/url&gt;&lt;citekey&gt;Deaner:2007jf&lt;/citekey&gt;&lt;type&gt;400&lt;/type&gt;&lt;title&gt;Overall Brain Size, and Not Encephalization Quotient, Best Predicts Cognitive Ability across Non-Human Primates&lt;/title&gt;&lt;number&gt;2&lt;/number&gt;&lt;subtype&gt;400&lt;/subtype&gt;&lt;endpage&gt;124&lt;/endpage&gt;&lt;bundle&gt;&lt;publication&gt;&lt;title&gt;Brain,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w:t>
      </w:r>
      <w:r>
        <w:rPr>
          <w:rFonts w:ascii="Times New Roman" w:hAnsi="Times New Roman" w:cs="Times New Roman"/>
        </w:rPr>
        <w:fldChar w:fldCharType="end"/>
      </w:r>
      <w:r>
        <w:rPr>
          <w:rFonts w:ascii="Times New Roman" w:hAnsi="Times New Roman" w:cs="Times New Roman"/>
        </w:rPr>
        <w:t xml:space="preserve"> and the ability to adapt to novel environments </w:t>
      </w:r>
      <w:r>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7BE5D9A5-0EF0-4D49-B172-34092B864809&lt;/uuid&gt;&lt;priority&gt;12&lt;/priority&gt;&lt;publications&gt;&lt;publication&gt;&lt;uuid&gt;5FBE37DC-698E-4569-BC31-B1CE79DBDE81&lt;/uuid&gt;&lt;volume&gt;70&lt;/volume&gt;&lt;doi&gt;10.1159/000102973&lt;/doi&gt;&lt;startpage&gt;115&lt;/startpage&gt;&lt;publication_date&gt;99200700001200000000200000&lt;/publication_date&gt;&lt;url&gt;http://www.karger.com/doi/10.1159/000102973&lt;/url&gt;&lt;citekey&gt;Deaner:2007jf&lt;/citekey&gt;&lt;type&gt;400&lt;/type&gt;&lt;title&gt;Overall Brain Size, and Not Encephalization Quotient, Best Predicts Cognitive Ability across Non-Human Primates&lt;/title&gt;&lt;number&gt;2&lt;/number&gt;&lt;subtype&gt;400&lt;/subtype&gt;&lt;endpage&gt;124&lt;/endpage&gt;&lt;bundle&gt;&lt;publication&gt;&lt;title&gt;Brain,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uuid&gt;F8FF1A00-0362-42F0-AA54-918697E0DE40&lt;/uuid&gt;&lt;volume&gt;172 Suppl 1&lt;/volume&gt;&lt;doi&gt;10.1086/588304&lt;/doi&gt;&lt;startpage&gt;S63&lt;/startpage&gt;&lt;publication_date&gt;99200807001200000000220000&lt;/publication_date&gt;&lt;url&gt;http://eutils.ncbi.nlm.nih.gov/entrez/eutils/elink.fcgi?dbfrom=pubmed&amp;amp;id=18554145&amp;amp;retmode=ref&amp;amp;cmd=prlinks&lt;/url&gt;&lt;citekey&gt;Sol:2008bb&lt;/citekey&gt;&lt;type&gt;400&lt;/type&gt;&lt;title&gt;Brain size predicts the success of mammal species introduced into novel environments.&lt;/title&gt;&lt;institution&gt;Centre for Ecological Research and Applied Forestries, Autonomous University of Barcelona, E-08193 Bellaterra, Catalonia, Spain. d.sol@creaf.uab.es&lt;/institution&gt;&lt;subtype&gt;400&lt;/subtype&gt;&lt;endpage&gt;71&lt;/endpage&gt;&lt;bundle&gt;&lt;publication&gt;&lt;title&gt;The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 Sol et al., 2008)</w:t>
      </w:r>
      <w:r>
        <w:rPr>
          <w:rFonts w:ascii="Times New Roman" w:hAnsi="Times New Roman" w:cs="Times New Roman"/>
        </w:rPr>
        <w:fldChar w:fldCharType="end"/>
      </w:r>
      <w:r>
        <w:rPr>
          <w:rFonts w:ascii="Times New Roman" w:hAnsi="Times New Roman" w:cs="Times New Roman"/>
        </w:rPr>
        <w:t xml:space="preserve">. </w:t>
      </w:r>
    </w:p>
    <w:p w14:paraId="44223C7E" w14:textId="77777777" w:rsidR="009168D7" w:rsidRDefault="009168D7" w:rsidP="005024D6">
      <w:pPr>
        <w:rPr>
          <w:rFonts w:ascii="Times New Roman" w:hAnsi="Times New Roman" w:cs="Times New Roman"/>
        </w:rPr>
      </w:pPr>
    </w:p>
    <w:p w14:paraId="36802DDA" w14:textId="466FCB9A" w:rsidR="009168D7" w:rsidRPr="006C528C" w:rsidRDefault="009168D7" w:rsidP="005024D6">
      <w:pPr>
        <w:rPr>
          <w:rFonts w:ascii="Times New Roman" w:hAnsi="Times New Roman" w:cs="Times New Roman"/>
          <w:b/>
          <w:i/>
        </w:rPr>
      </w:pPr>
      <w:r w:rsidRPr="006C528C">
        <w:rPr>
          <w:rFonts w:ascii="Times New Roman" w:hAnsi="Times New Roman" w:cs="Times New Roman"/>
          <w:b/>
          <w:i/>
        </w:rPr>
        <w:t>Ancestral CC Data</w:t>
      </w:r>
    </w:p>
    <w:p w14:paraId="6014D79A" w14:textId="77777777" w:rsidR="006C528C" w:rsidRDefault="006C528C" w:rsidP="005024D6">
      <w:pPr>
        <w:rPr>
          <w:rFonts w:ascii="Times New Roman" w:hAnsi="Times New Roman" w:cs="Times New Roman"/>
        </w:rPr>
      </w:pPr>
    </w:p>
    <w:p w14:paraId="1F41066D" w14:textId="2F4C9425" w:rsidR="002A6C54" w:rsidRDefault="004A672D" w:rsidP="00625A3E">
      <w:pPr>
        <w:rPr>
          <w:rFonts w:ascii="Times New Roman" w:hAnsi="Times New Roman" w:cs="Times New Roman"/>
        </w:rPr>
      </w:pPr>
      <w:r>
        <w:rPr>
          <w:rFonts w:ascii="Times New Roman" w:hAnsi="Times New Roman" w:cs="Times New Roman"/>
        </w:rPr>
        <w:t>To provide an independent source of CC data, a</w:t>
      </w:r>
      <w:r w:rsidR="006C528C">
        <w:rPr>
          <w:rFonts w:ascii="Times New Roman" w:hAnsi="Times New Roman" w:cs="Times New Roman"/>
        </w:rPr>
        <w:t xml:space="preserve">ncestral state </w:t>
      </w:r>
      <w:r w:rsidR="001B75DF">
        <w:rPr>
          <w:rFonts w:ascii="Times New Roman" w:hAnsi="Times New Roman" w:cs="Times New Roman"/>
        </w:rPr>
        <w:t xml:space="preserve">reconstructions were calculated via </w:t>
      </w:r>
      <w:r w:rsidR="00B50F94">
        <w:rPr>
          <w:rFonts w:ascii="Times New Roman" w:hAnsi="Times New Roman" w:cs="Times New Roman"/>
        </w:rPr>
        <w:t>REML</w:t>
      </w:r>
      <w:r w:rsidR="00FF451E">
        <w:rPr>
          <w:rFonts w:ascii="Times New Roman" w:hAnsi="Times New Roman" w:cs="Times New Roman"/>
        </w:rPr>
        <w:t xml:space="preserve"> </w:t>
      </w:r>
      <w:r w:rsidR="001B75DF">
        <w:rPr>
          <w:rFonts w:ascii="Times New Roman" w:hAnsi="Times New Roman" w:cs="Times New Roman"/>
        </w:rPr>
        <w:t xml:space="preserve">estimation using the </w:t>
      </w:r>
      <w:r w:rsidR="00FF451E">
        <w:rPr>
          <w:rFonts w:ascii="Times New Roman" w:hAnsi="Times New Roman" w:cs="Times New Roman"/>
        </w:rPr>
        <w:t>Analysis of Phylogenetics and Evolution (APE)</w:t>
      </w:r>
      <w:r w:rsidR="001B75DF">
        <w:rPr>
          <w:rFonts w:ascii="Times New Roman" w:hAnsi="Times New Roman" w:cs="Times New Roman"/>
        </w:rPr>
        <w:t xml:space="preserve"> package </w:t>
      </w:r>
      <w:r w:rsidR="00FF451E">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F0809AB3-365F-4E44-BBA9-0DAAB8707A85&lt;/uuid&gt;&lt;priority&gt;0&lt;/priority&gt;&lt;publications&gt;&lt;publication&gt;&lt;uuid&gt;E2B61468-E9D0-40B0-A7AB-1BFC6D07B049&lt;/uuid&gt;&lt;volume&gt;20&lt;/volume&gt;&lt;startpage&gt;289&lt;/startpage&gt;&lt;publication_date&gt;99200401221200000000222000&lt;/publication_date&gt;&lt;url&gt;http://eutils.ncbi.nlm.nih.gov/entrez/eutils/elink.fcgi?dbfrom=pubmed&amp;amp;id=14734327&amp;amp;retmode=ref&amp;amp;cmd=prlinks&lt;/url&gt;&lt;citekey&gt;Paradis:2004ws&lt;/citekey&gt;&lt;type&gt;400&lt;/type&gt;&lt;title&gt;APE: Analyses of Phylogenetics and Evolution in R language.&lt;/title&gt;&lt;institution&gt;Laboratoire de Paléontologie, Paléobiologie and Phylogénie, Institut des Sciences de l'Evolution, Université Montpellier II, F-34095 Montpellier cédex 05, France. paradis@isem.univ-montp2.fr&lt;/institution&gt;&lt;number&gt;2&lt;/number&gt;&lt;subtype&gt;400&lt;/subtype&gt;&lt;endpage&gt;290&lt;/endpage&gt;&lt;bundle&gt;&lt;publication&gt;&lt;title&gt;Bioinformatics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Pr>
          <w:rFonts w:ascii="Times New Roman" w:hAnsi="Times New Roman" w:cs="Times New Roman"/>
        </w:rPr>
        <w:fldChar w:fldCharType="separate"/>
      </w:r>
      <w:r w:rsidR="00D45F4E">
        <w:rPr>
          <w:rFonts w:ascii="Times New Roman" w:hAnsi="Times New Roman" w:cs="Times New Roman"/>
        </w:rPr>
        <w:t>(Paradis et al., 2004)</w:t>
      </w:r>
      <w:r w:rsidR="00FF451E">
        <w:rPr>
          <w:rFonts w:ascii="Times New Roman" w:hAnsi="Times New Roman" w:cs="Times New Roman"/>
        </w:rPr>
        <w:fldChar w:fldCharType="end"/>
      </w:r>
      <w:r w:rsidR="007E2FAF">
        <w:rPr>
          <w:rFonts w:ascii="Times New Roman" w:hAnsi="Times New Roman" w:cs="Times New Roman"/>
        </w:rPr>
        <w:t xml:space="preserve"> </w:t>
      </w:r>
      <w:r w:rsidR="006538AA">
        <w:rPr>
          <w:rFonts w:ascii="Times New Roman" w:hAnsi="Times New Roman" w:cs="Times New Roman"/>
        </w:rPr>
        <w:t xml:space="preserve">in </w:t>
      </w:r>
      <w:r w:rsidR="00B83595">
        <w:rPr>
          <w:rFonts w:ascii="Times New Roman" w:hAnsi="Times New Roman" w:cs="Times New Roman"/>
        </w:rPr>
        <w:t xml:space="preserve">R </w:t>
      </w:r>
      <w:r w:rsidR="006538AA">
        <w:rPr>
          <w:rFonts w:ascii="Times New Roman" w:hAnsi="Times New Roman" w:cs="Times New Roman"/>
        </w:rPr>
        <w:t>v</w:t>
      </w:r>
      <w:r w:rsidR="006538AA" w:rsidRPr="006538AA">
        <w:rPr>
          <w:rFonts w:ascii="Times New Roman" w:hAnsi="Times New Roman" w:cs="Times New Roman"/>
        </w:rPr>
        <w:t xml:space="preserve">ersion </w:t>
      </w:r>
      <w:r w:rsidR="00B83595">
        <w:rPr>
          <w:rFonts w:ascii="Times New Roman" w:hAnsi="Times New Roman" w:cs="Times New Roman"/>
        </w:rPr>
        <w:t>3.1.2</w:t>
      </w:r>
      <w:r w:rsidR="00544A7F">
        <w:rPr>
          <w:rFonts w:ascii="Times New Roman" w:hAnsi="Times New Roman" w:cs="Times New Roman"/>
        </w:rPr>
        <w:t xml:space="preserve"> </w:t>
      </w:r>
      <w:r w:rsidR="00544A7F">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&lt;citation&gt;&lt;uuid&gt;8FB4D05A-3017-4C13-832B-BF7A062067C7&lt;/uuid&gt;&lt;priority&gt;0&lt;/priority&gt;&lt;publications&gt;&lt;publication&gt;&lt;title&gt;R: A language and environment for statistical computing. R Foundation for Statistical Computing, Vienna, Austria, 2012&lt;/title&gt;&lt;uuid&gt;EE0B79C1-B9EB-4FED-8EDD-EB12B717CC5F&lt;/uuid&gt;&lt;subtype&gt;400&lt;/subtype&gt;&lt;publisher&gt;ISBN 3-900051-07-0&lt;/publisher&gt;&lt;type&gt;400&lt;/type&gt;&lt;citekey&gt;Team:2014th&lt;/citekey&gt;&lt;publication_date&gt;99201400001200000000200000&lt;/publication_date&gt;&lt;authors&gt;&lt;author&gt;&lt;firstName&gt;R&lt;/firstName&gt;&lt;middleNames&gt;Core&lt;/middleNames&gt;&lt;lastName&gt;Team&lt;/lastName&gt;&lt;/author&gt;&lt;/authors&gt;&lt;/publication&gt;&lt;/publications&gt;&lt;cites&gt;&lt;/cites&gt;&lt;/citation&gt;</w:instrText>
      </w:r>
      <w:r w:rsidR="00544A7F">
        <w:rPr>
          <w:rFonts w:ascii="Times New Roman" w:hAnsi="Times New Roman" w:cs="Times New Roman"/>
        </w:rPr>
        <w:fldChar w:fldCharType="separate"/>
      </w:r>
      <w:r w:rsidR="00D45F4E">
        <w:rPr>
          <w:rFonts w:ascii="Times New Roman" w:hAnsi="Times New Roman" w:cs="Times New Roman"/>
        </w:rPr>
        <w:t>(Team, 2014)</w:t>
      </w:r>
      <w:r w:rsidR="00544A7F">
        <w:rPr>
          <w:rFonts w:ascii="Times New Roman" w:hAnsi="Times New Roman" w:cs="Times New Roman"/>
        </w:rPr>
        <w:fldChar w:fldCharType="end"/>
      </w:r>
      <w:r w:rsidR="001B75DF">
        <w:rPr>
          <w:rFonts w:ascii="Times New Roman" w:hAnsi="Times New Roman" w:cs="Times New Roman"/>
        </w:rPr>
        <w:t xml:space="preserve">. </w:t>
      </w:r>
      <w:r w:rsidR="002A6C54">
        <w:rPr>
          <w:rFonts w:ascii="Times New Roman" w:hAnsi="Times New Roman" w:cs="Times New Roman"/>
        </w:rPr>
        <w:t xml:space="preserve">In our model, we used a Restricted Maximum Likelihood (REML) estimation method that assumes species diverge according to Brownian motion and takes into account branch length. Despite these assumptions, it has proven capable of reliably generating reconstructions of biological measurements (e.g. brain size) that can be </w:t>
      </w:r>
      <w:proofErr w:type="gramStart"/>
      <w:r w:rsidR="002A6C54">
        <w:rPr>
          <w:rFonts w:ascii="Times New Roman" w:hAnsi="Times New Roman" w:cs="Times New Roman"/>
        </w:rPr>
        <w:t>cross-validated</w:t>
      </w:r>
      <w:proofErr w:type="gramEnd"/>
      <w:r w:rsidR="002A6C54">
        <w:rPr>
          <w:rFonts w:ascii="Times New Roman" w:hAnsi="Times New Roman" w:cs="Times New Roman"/>
        </w:rPr>
        <w:t xml:space="preserve"> with the fossil record.  Previous investigations have utilized this method to reconstruct the brain size of Primates </w:t>
      </w:r>
      <w:r w:rsidR="002A6C5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6F0522BC-3FA2-4F9B-8B53-1AFB4E4BE757&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citekey&gt;Montgomery:2010df&lt;/citekey&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(Montgomery et al., 2010; Boddy et al., 2012)</w:t>
      </w:r>
      <w:r w:rsidR="002A6C54">
        <w:rPr>
          <w:rFonts w:ascii="Times New Roman" w:hAnsi="Times New Roman" w:cs="Times New Roman"/>
        </w:rPr>
        <w:fldChar w:fldCharType="end"/>
      </w:r>
      <w:r w:rsidR="002A6C54">
        <w:rPr>
          <w:rFonts w:ascii="Times New Roman" w:hAnsi="Times New Roman" w:cs="Times New Roman"/>
        </w:rPr>
        <w:t xml:space="preserve">, Carnivora </w:t>
      </w:r>
      <w:r w:rsidR="002A6C5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BDF3908A-63AD-475B-A1CD-F914F14ED798&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citekey&gt;Finarelli:2007hw&lt;/citekey&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(Finarelli and Flynn, 2007)</w:t>
      </w:r>
      <w:r w:rsidR="002A6C54">
        <w:rPr>
          <w:rFonts w:ascii="Times New Roman" w:hAnsi="Times New Roman" w:cs="Times New Roman"/>
        </w:rPr>
        <w:fldChar w:fldCharType="end"/>
      </w:r>
      <w:r w:rsidR="002A6C54">
        <w:rPr>
          <w:rFonts w:ascii="Times New Roman" w:hAnsi="Times New Roman" w:cs="Times New Roman"/>
        </w:rPr>
        <w:t xml:space="preserve">, Cetacea </w:t>
      </w:r>
      <w:r w:rsidR="002A6C5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2F377949-ED89-48D3-81F9-86A756FAD364&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citekey&gt;Montgomery:2013kb&lt;/citekey&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(Montgomery et al., 2013)</w:t>
      </w:r>
      <w:r w:rsidR="002A6C54">
        <w:rPr>
          <w:rFonts w:ascii="Times New Roman" w:hAnsi="Times New Roman" w:cs="Times New Roman"/>
        </w:rPr>
        <w:fldChar w:fldCharType="end"/>
      </w:r>
      <w:r w:rsidR="002A6C54">
        <w:rPr>
          <w:rFonts w:ascii="Times New Roman" w:hAnsi="Times New Roman" w:cs="Times New Roman"/>
        </w:rPr>
        <w:t xml:space="preserve"> and other mammalian taxa </w:t>
      </w:r>
      <w:r w:rsidR="002A6C5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FA6E6C6D-5726-491C-AC48-9469C271C26D&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(Boddy et al., 2012)</w:t>
      </w:r>
      <w:r w:rsidR="002A6C54">
        <w:rPr>
          <w:rFonts w:ascii="Times New Roman" w:hAnsi="Times New Roman" w:cs="Times New Roman"/>
        </w:rPr>
        <w:fldChar w:fldCharType="end"/>
      </w:r>
      <w:r w:rsidR="002A6C54">
        <w:rPr>
          <w:rFonts w:ascii="Times New Roman" w:hAnsi="Times New Roman" w:cs="Times New Roman"/>
        </w:rPr>
        <w:t>.</w:t>
      </w:r>
    </w:p>
    <w:p w14:paraId="6B66F949" w14:textId="73476DE0" w:rsidR="00D928D4" w:rsidRPr="00A607F5" w:rsidRDefault="001B75DF" w:rsidP="002A6C54">
      <w:pPr>
        <w:ind w:firstLine="720"/>
        <w:rPr>
          <w:rFonts w:ascii="Times New Roman" w:hAnsi="Times New Roman" w:cs="Times New Roman"/>
        </w:rPr>
      </w:pPr>
      <w:r>
        <w:rPr>
          <w:rFonts w:ascii="Times New Roman" w:hAnsi="Times New Roman" w:cs="Times New Roman"/>
        </w:rPr>
        <w:t xml:space="preserve">Extant CCs </w:t>
      </w:r>
      <w:r w:rsidR="004A672D">
        <w:rPr>
          <w:rFonts w:ascii="Times New Roman" w:hAnsi="Times New Roman" w:cs="Times New Roman"/>
        </w:rPr>
        <w:t xml:space="preserve">tip data for Artiodactlya </w:t>
      </w:r>
      <w:r w:rsidR="000C477D">
        <w:rPr>
          <w:rFonts w:ascii="Times New Roman" w:hAnsi="Times New Roman" w:cs="Times New Roman"/>
        </w:rPr>
        <w:t>(</w:t>
      </w:r>
      <w:r w:rsidR="004A672D">
        <w:rPr>
          <w:rFonts w:ascii="Times New Roman" w:hAnsi="Times New Roman" w:cs="Times New Roman"/>
        </w:rPr>
        <w:t>n=</w:t>
      </w:r>
      <w:r w:rsidR="00EC1C6C">
        <w:rPr>
          <w:rFonts w:ascii="Times New Roman" w:hAnsi="Times New Roman" w:cs="Times New Roman"/>
        </w:rPr>
        <w:t>25</w:t>
      </w:r>
      <w:r w:rsidR="000C477D">
        <w:rPr>
          <w:rFonts w:ascii="Times New Roman" w:hAnsi="Times New Roman" w:cs="Times New Roman"/>
        </w:rPr>
        <w:t>)</w:t>
      </w:r>
      <w:r w:rsidR="00EC1C6C">
        <w:rPr>
          <w:rFonts w:ascii="Times New Roman" w:hAnsi="Times New Roman" w:cs="Times New Roman"/>
        </w:rPr>
        <w:t xml:space="preserve">, </w:t>
      </w:r>
      <w:r w:rsidR="00703937">
        <w:rPr>
          <w:rFonts w:ascii="Times New Roman" w:hAnsi="Times New Roman" w:cs="Times New Roman"/>
        </w:rPr>
        <w:t>Carnivora</w:t>
      </w:r>
      <w:r w:rsidR="004A672D">
        <w:rPr>
          <w:rFonts w:ascii="Times New Roman" w:hAnsi="Times New Roman" w:cs="Times New Roman"/>
        </w:rPr>
        <w:t xml:space="preserve"> </w:t>
      </w:r>
      <w:r w:rsidR="000C477D">
        <w:rPr>
          <w:rFonts w:ascii="Times New Roman" w:hAnsi="Times New Roman" w:cs="Times New Roman"/>
        </w:rPr>
        <w:t>(</w:t>
      </w:r>
      <w:r w:rsidR="004A672D">
        <w:rPr>
          <w:rFonts w:ascii="Times New Roman" w:hAnsi="Times New Roman" w:cs="Times New Roman"/>
        </w:rPr>
        <w:t>n=157</w:t>
      </w:r>
      <w:r w:rsidR="000C477D">
        <w:rPr>
          <w:rFonts w:ascii="Times New Roman" w:hAnsi="Times New Roman" w:cs="Times New Roman"/>
        </w:rPr>
        <w:t>)</w:t>
      </w:r>
      <w:r w:rsidR="00EC1C6C">
        <w:rPr>
          <w:rFonts w:ascii="Times New Roman" w:hAnsi="Times New Roman" w:cs="Times New Roman"/>
        </w:rPr>
        <w:t xml:space="preserve">, and Cetacea </w:t>
      </w:r>
      <w:r w:rsidR="000C477D">
        <w:rPr>
          <w:rFonts w:ascii="Times New Roman" w:hAnsi="Times New Roman" w:cs="Times New Roman"/>
        </w:rPr>
        <w:t>(</w:t>
      </w:r>
      <w:r w:rsidR="00EC1C6C">
        <w:rPr>
          <w:rFonts w:ascii="Times New Roman" w:hAnsi="Times New Roman" w:cs="Times New Roman"/>
        </w:rPr>
        <w:t>n=32</w:t>
      </w:r>
      <w:r w:rsidR="000C477D">
        <w:rPr>
          <w:rFonts w:ascii="Times New Roman" w:hAnsi="Times New Roman" w:cs="Times New Roman"/>
        </w:rPr>
        <w:t>)</w:t>
      </w:r>
      <w:r w:rsidR="00EC1C6C">
        <w:rPr>
          <w:rFonts w:ascii="Times New Roman" w:hAnsi="Times New Roman" w:cs="Times New Roman"/>
        </w:rPr>
        <w:t xml:space="preserve"> </w:t>
      </w:r>
      <w:r w:rsidR="008F1964">
        <w:rPr>
          <w:rFonts w:ascii="Times New Roman" w:hAnsi="Times New Roman" w:cs="Times New Roman"/>
        </w:rPr>
        <w:t>were</w:t>
      </w:r>
      <w:r w:rsidR="00EC1C6C">
        <w:rPr>
          <w:rFonts w:ascii="Times New Roman" w:hAnsi="Times New Roman" w:cs="Times New Roman"/>
        </w:rPr>
        <w:t xml:space="preserve"> taken from the </w:t>
      </w:r>
      <w:r w:rsidR="00EC1C6C" w:rsidRPr="00862889">
        <w:rPr>
          <w:rFonts w:ascii="Times New Roman" w:hAnsi="Times New Roman" w:cs="Times New Roman"/>
        </w:rPr>
        <w:t xml:space="preserve">Shultz &amp; Dunbar </w:t>
      </w:r>
      <w:r w:rsidR="00EC1C6C" w:rsidRPr="00F25788">
        <w:rPr>
          <w:rFonts w:ascii="Times New Roman" w:hAnsi="Times New Roman" w:cs="Times New Roman"/>
        </w:rPr>
        <w:t xml:space="preserve">dataset </w:t>
      </w:r>
      <w:r w:rsidR="00EC1C6C" w:rsidRPr="00F25788">
        <w:rPr>
          <w:rFonts w:ascii="Times New Roman" w:hAnsi="Times New Roman" w:cs="Times New Roman"/>
        </w:rPr>
        <w:fldChar w:fldCharType="begin"/>
      </w:r>
      <w:r w:rsidR="008C793A" w:rsidRPr="00F25788">
        <w:rPr>
          <w:rFonts w:ascii="Times New Roman" w:hAnsi="Times New Roman" w:cs="Times New Roman"/>
        </w:rPr>
        <w:instrText xml:space="preserve"> ADDIN PAPERS2_CITATIONS &lt;citation&gt;&lt;uuid&gt;5889A8C6-41BD-470D-A1A7-8CE3678471BF&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EC1C6C" w:rsidRPr="00F25788">
        <w:rPr>
          <w:rFonts w:ascii="Times New Roman" w:hAnsi="Times New Roman" w:cs="Times New Roman"/>
        </w:rPr>
        <w:fldChar w:fldCharType="separate"/>
      </w:r>
      <w:r w:rsidR="00D45F4E" w:rsidRPr="00F25788">
        <w:rPr>
          <w:rFonts w:ascii="Times New Roman" w:hAnsi="Times New Roman" w:cs="Times New Roman"/>
        </w:rPr>
        <w:t>(2010)</w:t>
      </w:r>
      <w:r w:rsidR="00EC1C6C" w:rsidRPr="00F25788">
        <w:rPr>
          <w:rFonts w:ascii="Times New Roman" w:hAnsi="Times New Roman" w:cs="Times New Roman"/>
        </w:rPr>
        <w:fldChar w:fldCharType="end"/>
      </w:r>
      <w:r w:rsidR="007A2A72" w:rsidRPr="00F25788">
        <w:rPr>
          <w:rFonts w:ascii="Times New Roman" w:hAnsi="Times New Roman" w:cs="Times New Roman"/>
        </w:rPr>
        <w:t xml:space="preserve"> while Primate data</w:t>
      </w:r>
      <w:r w:rsidR="00EC1C6C" w:rsidRPr="00F25788">
        <w:rPr>
          <w:rFonts w:ascii="Times New Roman" w:hAnsi="Times New Roman" w:cs="Times New Roman"/>
        </w:rPr>
        <w:t xml:space="preserve"> </w:t>
      </w:r>
      <w:r w:rsidR="000C477D" w:rsidRPr="00F25788">
        <w:rPr>
          <w:rFonts w:ascii="Times New Roman" w:hAnsi="Times New Roman" w:cs="Times New Roman"/>
        </w:rPr>
        <w:t>(</w:t>
      </w:r>
      <w:r w:rsidR="00EC1C6C" w:rsidRPr="00F25788">
        <w:rPr>
          <w:rFonts w:ascii="Times New Roman" w:hAnsi="Times New Roman" w:cs="Times New Roman"/>
        </w:rPr>
        <w:t>n=76</w:t>
      </w:r>
      <w:r w:rsidR="000C477D" w:rsidRPr="00F25788">
        <w:rPr>
          <w:rFonts w:ascii="Times New Roman" w:hAnsi="Times New Roman" w:cs="Times New Roman"/>
        </w:rPr>
        <w:t>)</w:t>
      </w:r>
      <w:r w:rsidR="00EC1C6C" w:rsidRPr="00F25788">
        <w:rPr>
          <w:rFonts w:ascii="Times New Roman" w:hAnsi="Times New Roman" w:cs="Times New Roman"/>
        </w:rPr>
        <w:t xml:space="preserve"> </w:t>
      </w:r>
      <w:r w:rsidR="008F1964" w:rsidRPr="00F25788">
        <w:rPr>
          <w:rFonts w:ascii="Times New Roman" w:hAnsi="Times New Roman" w:cs="Times New Roman"/>
        </w:rPr>
        <w:t>were</w:t>
      </w:r>
      <w:r w:rsidR="004A672D" w:rsidRPr="00F25788">
        <w:rPr>
          <w:rFonts w:ascii="Times New Roman" w:hAnsi="Times New Roman" w:cs="Times New Roman"/>
        </w:rPr>
        <w:t xml:space="preserve"> taken from </w:t>
      </w:r>
      <w:r w:rsidR="00EC1C6C" w:rsidRPr="00F25788">
        <w:rPr>
          <w:rFonts w:ascii="Times New Roman" w:hAnsi="Times New Roman" w:cs="Times New Roman"/>
        </w:rPr>
        <w:t xml:space="preserve">the </w:t>
      </w:r>
      <w:proofErr w:type="spellStart"/>
      <w:r w:rsidR="00EC1C6C" w:rsidRPr="00F25788">
        <w:rPr>
          <w:rFonts w:ascii="Times New Roman" w:hAnsi="Times New Roman" w:cs="Times New Roman"/>
        </w:rPr>
        <w:t>Boddy</w:t>
      </w:r>
      <w:proofErr w:type="spellEnd"/>
      <w:r w:rsidR="00EC1C6C" w:rsidRPr="00F25788">
        <w:rPr>
          <w:rFonts w:ascii="Times New Roman" w:hAnsi="Times New Roman" w:cs="Times New Roman"/>
        </w:rPr>
        <w:t xml:space="preserve"> et al. dataset </w:t>
      </w:r>
      <w:r w:rsidR="00EC1C6C" w:rsidRPr="00F25788">
        <w:rPr>
          <w:rFonts w:ascii="Times New Roman" w:hAnsi="Times New Roman" w:cs="Times New Roman"/>
        </w:rPr>
        <w:fldChar w:fldCharType="begin"/>
      </w:r>
      <w:r w:rsidR="008C793A" w:rsidRPr="00F25788">
        <w:rPr>
          <w:rFonts w:ascii="Times New Roman" w:hAnsi="Times New Roman" w:cs="Times New Roman"/>
        </w:rPr>
        <w:instrText xml:space="preserve"> ADDIN PAPERS2_CITATIONS &lt;citation&gt;&lt;uuid&gt;9339F91F-BA80-45FF-8C20-C2982243EA15&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sidRPr="00F25788">
        <w:rPr>
          <w:rFonts w:ascii="Times New Roman" w:hAnsi="Times New Roman" w:cs="Times New Roman"/>
        </w:rPr>
        <w:fldChar w:fldCharType="separate"/>
      </w:r>
      <w:r w:rsidR="00D45F4E" w:rsidRPr="00F25788">
        <w:rPr>
          <w:rFonts w:ascii="Times New Roman" w:hAnsi="Times New Roman" w:cs="Times New Roman"/>
        </w:rPr>
        <w:t>(2012)</w:t>
      </w:r>
      <w:r w:rsidR="00EC1C6C" w:rsidRPr="00F25788">
        <w:rPr>
          <w:rFonts w:ascii="Times New Roman" w:hAnsi="Times New Roman" w:cs="Times New Roman"/>
        </w:rPr>
        <w:fldChar w:fldCharType="end"/>
      </w:r>
      <w:r w:rsidR="00EC1C6C" w:rsidRPr="00B63F2C">
        <w:rPr>
          <w:rFonts w:ascii="Times New Roman" w:hAnsi="Times New Roman" w:cs="Times New Roman"/>
          <w:highlight w:val="cyan"/>
        </w:rPr>
        <w:t>.</w:t>
      </w:r>
      <w:r w:rsidR="007A2A72" w:rsidRPr="00B63F2C">
        <w:rPr>
          <w:rFonts w:ascii="Times New Roman" w:hAnsi="Times New Roman" w:cs="Times New Roman"/>
          <w:highlight w:val="cyan"/>
        </w:rPr>
        <w:t xml:space="preserve"> </w:t>
      </w:r>
      <w:r w:rsidR="008C172D" w:rsidRPr="00B63F2C">
        <w:rPr>
          <w:rFonts w:ascii="Times New Roman" w:hAnsi="Times New Roman" w:cs="Times New Roman"/>
          <w:highlight w:val="cyan"/>
        </w:rPr>
        <w:t>The authors acknowledge that Cetacea and Artiodactyla represent the mon</w:t>
      </w:r>
      <w:r w:rsidR="008C172D" w:rsidRPr="00F25788">
        <w:rPr>
          <w:rFonts w:ascii="Times New Roman" w:hAnsi="Times New Roman" w:cs="Times New Roman"/>
          <w:highlight w:val="cyan"/>
        </w:rPr>
        <w:t xml:space="preserve">ophyletic clade known as </w:t>
      </w:r>
      <w:proofErr w:type="spellStart"/>
      <w:r w:rsidR="008C172D" w:rsidRPr="00F25788">
        <w:rPr>
          <w:rFonts w:ascii="Times New Roman" w:hAnsi="Times New Roman" w:cs="Times New Roman"/>
          <w:highlight w:val="cyan"/>
        </w:rPr>
        <w:t>Cetartiodactyla</w:t>
      </w:r>
      <w:proofErr w:type="spellEnd"/>
      <w:r w:rsidR="008C172D" w:rsidRPr="00F25788">
        <w:rPr>
          <w:rFonts w:ascii="Times New Roman" w:hAnsi="Times New Roman" w:cs="Times New Roman"/>
          <w:highlight w:val="cyan"/>
        </w:rPr>
        <w:t>. However for the purposes of this study the</w:t>
      </w:r>
      <w:r w:rsidR="00F25788">
        <w:rPr>
          <w:rFonts w:ascii="Times New Roman" w:hAnsi="Times New Roman" w:cs="Times New Roman"/>
          <w:highlight w:val="cyan"/>
        </w:rPr>
        <w:t xml:space="preserve"> clade is subdivided due to their </w:t>
      </w:r>
      <w:r w:rsidR="008C172D" w:rsidRPr="00F25788">
        <w:rPr>
          <w:rFonts w:ascii="Times New Roman" w:hAnsi="Times New Roman" w:cs="Times New Roman"/>
          <w:highlight w:val="cyan"/>
        </w:rPr>
        <w:t xml:space="preserve">drastically different </w:t>
      </w:r>
      <w:r w:rsidR="00F25788">
        <w:rPr>
          <w:rFonts w:ascii="Times New Roman" w:hAnsi="Times New Roman" w:cs="Times New Roman"/>
          <w:highlight w:val="cyan"/>
        </w:rPr>
        <w:t>ecologies</w:t>
      </w:r>
      <w:r w:rsidR="00D27FAC" w:rsidRPr="00F25788">
        <w:rPr>
          <w:rFonts w:ascii="Times New Roman" w:hAnsi="Times New Roman" w:cs="Times New Roman"/>
          <w:highlight w:val="cyan"/>
        </w:rPr>
        <w:t xml:space="preserve">, which are likely to be </w:t>
      </w:r>
      <w:r w:rsidR="00A94998" w:rsidRPr="00F25788">
        <w:rPr>
          <w:rFonts w:ascii="Times New Roman" w:hAnsi="Times New Roman" w:cs="Times New Roman"/>
          <w:highlight w:val="cyan"/>
        </w:rPr>
        <w:t>differently</w:t>
      </w:r>
      <w:r w:rsidR="00F25788">
        <w:rPr>
          <w:rFonts w:ascii="Times New Roman" w:hAnsi="Times New Roman" w:cs="Times New Roman"/>
          <w:highlight w:val="cyan"/>
        </w:rPr>
        <w:t xml:space="preserve"> affected by global climatic</w:t>
      </w:r>
      <w:r w:rsidR="00D27FAC" w:rsidRPr="00F25788">
        <w:rPr>
          <w:rFonts w:ascii="Times New Roman" w:hAnsi="Times New Roman" w:cs="Times New Roman"/>
          <w:highlight w:val="cyan"/>
        </w:rPr>
        <w:t xml:space="preserve"> changes.</w:t>
      </w:r>
      <w:r w:rsidR="008C172D">
        <w:rPr>
          <w:rFonts w:ascii="Times New Roman" w:hAnsi="Times New Roman" w:cs="Times New Roman"/>
        </w:rPr>
        <w:t xml:space="preserve"> </w:t>
      </w:r>
      <w:r w:rsidR="007A2A72">
        <w:rPr>
          <w:rFonts w:ascii="Times New Roman" w:hAnsi="Times New Roman" w:cs="Times New Roman"/>
        </w:rPr>
        <w:t xml:space="preserve">Tree data </w:t>
      </w:r>
      <w:r w:rsidR="008F1964">
        <w:rPr>
          <w:rFonts w:ascii="Times New Roman" w:hAnsi="Times New Roman" w:cs="Times New Roman"/>
        </w:rPr>
        <w:t>were</w:t>
      </w:r>
      <w:r w:rsidR="007A2A72">
        <w:rPr>
          <w:rFonts w:ascii="Times New Roman" w:hAnsi="Times New Roman" w:cs="Times New Roman"/>
        </w:rPr>
        <w:t xml:space="preserve"> </w:t>
      </w:r>
      <w:r w:rsidR="002133F1">
        <w:rPr>
          <w:rFonts w:ascii="Times New Roman" w:hAnsi="Times New Roman" w:cs="Times New Roman"/>
        </w:rPr>
        <w:t>derived</w:t>
      </w:r>
      <w:r w:rsidR="007A2A72">
        <w:rPr>
          <w:rFonts w:ascii="Times New Roman" w:hAnsi="Times New Roman" w:cs="Times New Roman"/>
        </w:rPr>
        <w:t xml:space="preserve"> from the </w:t>
      </w:r>
      <w:proofErr w:type="spellStart"/>
      <w:r w:rsidR="007A2A72">
        <w:rPr>
          <w:rFonts w:ascii="Times New Roman" w:hAnsi="Times New Roman" w:cs="Times New Roman"/>
        </w:rPr>
        <w:t>Bininda-Emonds</w:t>
      </w:r>
      <w:proofErr w:type="spellEnd"/>
      <w:r w:rsidR="007A2A72">
        <w:rPr>
          <w:rFonts w:ascii="Times New Roman" w:hAnsi="Times New Roman" w:cs="Times New Roman"/>
        </w:rPr>
        <w:t xml:space="preserve"> et al. </w:t>
      </w:r>
      <w:r w:rsidR="007A2A72">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EE616DD5-A389-4BD4-9733-3592F98D37DF&lt;/uuid&gt;&lt;priority&gt;0&lt;/priority&gt;&lt;publications&gt;&lt;publication&gt;&lt;uuid&gt;C3EB2487-11FF-42A6-A077-891A306F3794&lt;/uuid&gt;&lt;volume&gt;446&lt;/volume&gt;&lt;doi&gt;10.1038/nature05634&lt;/doi&gt;&lt;startpage&gt;507&lt;/startpage&gt;&lt;publication_date&gt;99200703291200000000222000&lt;/publication_date&gt;&lt;url&gt;http://www.nature.com/doifinder/10.1038/nature05634&lt;/url&gt;&lt;citekey&gt;BinindaEmonds:2007bk&lt;/citekey&gt;&lt;type&gt;400&lt;/type&gt;&lt;title&gt;The delayed rise of present-day mammals&lt;/title&gt;&lt;number&gt;7135&lt;/number&gt;&lt;subtype&gt;400&lt;/subtype&gt;&lt;endpage&gt;512&lt;/endpage&gt;&lt;bundle&gt;&lt;publication&gt;&lt;publisher&gt;Nature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sidR="007A2A72">
        <w:rPr>
          <w:rFonts w:ascii="Times New Roman" w:hAnsi="Times New Roman" w:cs="Times New Roman"/>
        </w:rPr>
        <w:fldChar w:fldCharType="separate"/>
      </w:r>
      <w:r w:rsidR="00D45F4E">
        <w:rPr>
          <w:rFonts w:ascii="Times New Roman" w:hAnsi="Times New Roman" w:cs="Times New Roman"/>
        </w:rPr>
        <w:t>(2007)</w:t>
      </w:r>
      <w:r w:rsidR="007A2A72">
        <w:rPr>
          <w:rFonts w:ascii="Times New Roman" w:hAnsi="Times New Roman" w:cs="Times New Roman"/>
        </w:rPr>
        <w:fldChar w:fldCharType="end"/>
      </w:r>
      <w:r w:rsidR="007A2A72">
        <w:rPr>
          <w:rFonts w:ascii="Times New Roman" w:hAnsi="Times New Roman" w:cs="Times New Roman"/>
        </w:rPr>
        <w:t xml:space="preserve"> mammalian supertree.</w:t>
      </w:r>
      <w:r w:rsidR="003C3841">
        <w:rPr>
          <w:rFonts w:ascii="Times New Roman" w:hAnsi="Times New Roman" w:cs="Times New Roman"/>
        </w:rPr>
        <w:t xml:space="preserve"> Polytomies were resolved by assigning a branch length of 0.1 </w:t>
      </w:r>
      <w:r w:rsidR="00BD2314">
        <w:rPr>
          <w:rFonts w:ascii="Times New Roman" w:hAnsi="Times New Roman" w:cs="Times New Roman"/>
        </w:rPr>
        <w:t>Ma</w:t>
      </w:r>
      <w:r w:rsidR="003C3841">
        <w:rPr>
          <w:rFonts w:ascii="Times New Roman" w:hAnsi="Times New Roman" w:cs="Times New Roman"/>
        </w:rPr>
        <w:t xml:space="preserve"> in these instances</w:t>
      </w:r>
      <w:r w:rsidR="00EB1ACA">
        <w:rPr>
          <w:rFonts w:ascii="Times New Roman" w:hAnsi="Times New Roman" w:cs="Times New Roman"/>
        </w:rPr>
        <w:t>,</w:t>
      </w:r>
      <w:r w:rsidR="003C3841">
        <w:rPr>
          <w:rFonts w:ascii="Times New Roman" w:hAnsi="Times New Roman" w:cs="Times New Roman"/>
        </w:rPr>
        <w:t xml:space="preserve"> </w:t>
      </w:r>
      <w:r w:rsidR="00652CDA">
        <w:rPr>
          <w:rFonts w:ascii="Times New Roman" w:hAnsi="Times New Roman" w:cs="Times New Roman"/>
        </w:rPr>
        <w:t>which sufficiently differentiated a given shared node into several independent nodes</w:t>
      </w:r>
      <w:r w:rsidR="00E539A7">
        <w:rPr>
          <w:rFonts w:ascii="Times New Roman" w:hAnsi="Times New Roman" w:cs="Times New Roman"/>
        </w:rPr>
        <w:t xml:space="preserve"> </w:t>
      </w:r>
      <w:r w:rsidR="00EB1ACA">
        <w:rPr>
          <w:rFonts w:ascii="Times New Roman" w:hAnsi="Times New Roman" w:cs="Times New Roman"/>
        </w:rPr>
        <w:t>while minimizing the effect of altering the branch lengths on</w:t>
      </w:r>
      <w:r w:rsidR="00E539A7">
        <w:rPr>
          <w:rFonts w:ascii="Times New Roman" w:hAnsi="Times New Roman" w:cs="Times New Roman"/>
        </w:rPr>
        <w:t xml:space="preserve"> the ancestral state reconstruction results</w:t>
      </w:r>
      <w:r w:rsidR="003C3841">
        <w:rPr>
          <w:rFonts w:ascii="Times New Roman" w:hAnsi="Times New Roman" w:cs="Times New Roman"/>
        </w:rPr>
        <w:t>.</w:t>
      </w:r>
      <w:r w:rsidR="002C4F6E">
        <w:rPr>
          <w:rFonts w:ascii="Times New Roman" w:hAnsi="Times New Roman" w:cs="Times New Roman"/>
        </w:rPr>
        <w:t xml:space="preserve"> This alteration proved necessary, as branch lengths of 0 resulted in </w:t>
      </w:r>
      <w:r w:rsidR="0027364C">
        <w:rPr>
          <w:rFonts w:ascii="Times New Roman" w:hAnsi="Times New Roman" w:cs="Times New Roman"/>
        </w:rPr>
        <w:t xml:space="preserve">computational </w:t>
      </w:r>
      <w:r w:rsidR="002C4F6E">
        <w:rPr>
          <w:rFonts w:ascii="Times New Roman" w:hAnsi="Times New Roman" w:cs="Times New Roman"/>
        </w:rPr>
        <w:t xml:space="preserve">errors in the REML calculations. </w:t>
      </w:r>
      <w:r w:rsidR="00D928D4">
        <w:rPr>
          <w:rFonts w:ascii="Times New Roman" w:hAnsi="Times New Roman" w:cs="Times New Roman"/>
        </w:rPr>
        <w:t xml:space="preserve">The REML produced </w:t>
      </w:r>
      <w:r w:rsidR="00981251">
        <w:rPr>
          <w:rFonts w:ascii="Times New Roman" w:hAnsi="Times New Roman" w:cs="Times New Roman"/>
        </w:rPr>
        <w:t>298</w:t>
      </w:r>
      <w:r w:rsidR="00D928D4">
        <w:rPr>
          <w:rFonts w:ascii="Times New Roman" w:hAnsi="Times New Roman" w:cs="Times New Roman"/>
        </w:rPr>
        <w:t xml:space="preserve"> total ancestral CCs with the following distribution by </w:t>
      </w:r>
      <w:r w:rsidR="005A4520">
        <w:rPr>
          <w:rFonts w:ascii="Times New Roman" w:hAnsi="Times New Roman" w:cs="Times New Roman"/>
        </w:rPr>
        <w:t>taxon</w:t>
      </w:r>
      <w:r w:rsidR="00D928D4">
        <w:rPr>
          <w:rFonts w:ascii="Times New Roman" w:hAnsi="Times New Roman" w:cs="Times New Roman"/>
        </w:rPr>
        <w:t xml:space="preserve">: Artiodactlya </w:t>
      </w:r>
      <w:r w:rsidR="000C477D">
        <w:rPr>
          <w:rFonts w:ascii="Times New Roman" w:hAnsi="Times New Roman" w:cs="Times New Roman"/>
        </w:rPr>
        <w:t>(</w:t>
      </w:r>
      <w:r w:rsidR="00D928D4">
        <w:rPr>
          <w:rFonts w:ascii="Times New Roman" w:hAnsi="Times New Roman" w:cs="Times New Roman"/>
        </w:rPr>
        <w:t>n=</w:t>
      </w:r>
      <w:r w:rsidR="00390CBD">
        <w:rPr>
          <w:rFonts w:ascii="Times New Roman" w:hAnsi="Times New Roman" w:cs="Times New Roman"/>
        </w:rPr>
        <w:t>24</w:t>
      </w:r>
      <w:r w:rsidR="000C477D">
        <w:rPr>
          <w:rFonts w:ascii="Times New Roman" w:hAnsi="Times New Roman" w:cs="Times New Roman"/>
        </w:rPr>
        <w:t>)</w:t>
      </w:r>
      <w:r w:rsidR="00D928D4">
        <w:rPr>
          <w:rFonts w:ascii="Times New Roman" w:hAnsi="Times New Roman" w:cs="Times New Roman"/>
        </w:rPr>
        <w:t xml:space="preserve">, </w:t>
      </w:r>
      <w:r w:rsidR="00703937">
        <w:rPr>
          <w:rFonts w:ascii="Times New Roman" w:hAnsi="Times New Roman" w:cs="Times New Roman"/>
        </w:rPr>
        <w:t>Carnivora</w:t>
      </w:r>
      <w:r w:rsidR="00D928D4">
        <w:rPr>
          <w:rFonts w:ascii="Times New Roman" w:hAnsi="Times New Roman" w:cs="Times New Roman"/>
        </w:rPr>
        <w:t xml:space="preserve"> </w:t>
      </w:r>
      <w:r w:rsidR="000C477D">
        <w:rPr>
          <w:rFonts w:ascii="Times New Roman" w:hAnsi="Times New Roman" w:cs="Times New Roman"/>
        </w:rPr>
        <w:t>(</w:t>
      </w:r>
      <w:r w:rsidR="00D928D4">
        <w:rPr>
          <w:rFonts w:ascii="Times New Roman" w:hAnsi="Times New Roman" w:cs="Times New Roman"/>
        </w:rPr>
        <w:t>n=</w:t>
      </w:r>
      <w:r w:rsidR="00D13D42">
        <w:rPr>
          <w:rFonts w:ascii="Times New Roman" w:hAnsi="Times New Roman" w:cs="Times New Roman"/>
        </w:rPr>
        <w:t>156</w:t>
      </w:r>
      <w:r w:rsidR="000C477D">
        <w:rPr>
          <w:rFonts w:ascii="Times New Roman" w:hAnsi="Times New Roman" w:cs="Times New Roman"/>
        </w:rPr>
        <w:t>)</w:t>
      </w:r>
      <w:r w:rsidR="00D928D4">
        <w:rPr>
          <w:rFonts w:ascii="Times New Roman" w:hAnsi="Times New Roman" w:cs="Times New Roman"/>
        </w:rPr>
        <w:t xml:space="preserve">, </w:t>
      </w:r>
      <w:r w:rsidR="006C5D53">
        <w:rPr>
          <w:rFonts w:ascii="Times New Roman" w:hAnsi="Times New Roman" w:cs="Times New Roman"/>
        </w:rPr>
        <w:t xml:space="preserve">Cetacea </w:t>
      </w:r>
      <w:r w:rsidR="000C477D">
        <w:rPr>
          <w:rFonts w:ascii="Times New Roman" w:hAnsi="Times New Roman" w:cs="Times New Roman"/>
        </w:rPr>
        <w:t>(</w:t>
      </w:r>
      <w:r w:rsidR="006C5D53">
        <w:rPr>
          <w:rFonts w:ascii="Times New Roman" w:hAnsi="Times New Roman" w:cs="Times New Roman"/>
        </w:rPr>
        <w:t>n=31</w:t>
      </w:r>
      <w:r w:rsidR="000C477D">
        <w:rPr>
          <w:rFonts w:ascii="Times New Roman" w:hAnsi="Times New Roman" w:cs="Times New Roman"/>
        </w:rPr>
        <w:t>)</w:t>
      </w:r>
      <w:r w:rsidR="006C5D53">
        <w:rPr>
          <w:rFonts w:ascii="Times New Roman" w:hAnsi="Times New Roman" w:cs="Times New Roman"/>
        </w:rPr>
        <w:t xml:space="preserve">, </w:t>
      </w:r>
      <w:r w:rsidR="00D928D4">
        <w:rPr>
          <w:rFonts w:ascii="Times New Roman" w:hAnsi="Times New Roman" w:cs="Times New Roman"/>
        </w:rPr>
        <w:t xml:space="preserve">Perissodactyla </w:t>
      </w:r>
      <w:r w:rsidR="000C477D">
        <w:rPr>
          <w:rFonts w:ascii="Times New Roman" w:hAnsi="Times New Roman" w:cs="Times New Roman"/>
        </w:rPr>
        <w:t>(</w:t>
      </w:r>
      <w:r w:rsidR="00D928D4">
        <w:rPr>
          <w:rFonts w:ascii="Times New Roman" w:hAnsi="Times New Roman" w:cs="Times New Roman"/>
        </w:rPr>
        <w:t>n=</w:t>
      </w:r>
      <w:r w:rsidR="00595C69">
        <w:rPr>
          <w:rFonts w:ascii="Times New Roman" w:hAnsi="Times New Roman" w:cs="Times New Roman"/>
        </w:rPr>
        <w:t>8</w:t>
      </w:r>
      <w:r w:rsidR="000C477D">
        <w:rPr>
          <w:rFonts w:ascii="Times New Roman" w:hAnsi="Times New Roman" w:cs="Times New Roman"/>
        </w:rPr>
        <w:t>)</w:t>
      </w:r>
      <w:r w:rsidR="00D928D4">
        <w:rPr>
          <w:rFonts w:ascii="Times New Roman" w:hAnsi="Times New Roman" w:cs="Times New Roman"/>
        </w:rPr>
        <w:t xml:space="preserve">, Primates </w:t>
      </w:r>
      <w:r w:rsidR="000C477D">
        <w:rPr>
          <w:rFonts w:ascii="Times New Roman" w:hAnsi="Times New Roman" w:cs="Times New Roman"/>
        </w:rPr>
        <w:t>(</w:t>
      </w:r>
      <w:r w:rsidR="00D928D4">
        <w:rPr>
          <w:rFonts w:ascii="Times New Roman" w:hAnsi="Times New Roman" w:cs="Times New Roman"/>
        </w:rPr>
        <w:t>n=</w:t>
      </w:r>
      <w:r w:rsidR="00981251">
        <w:rPr>
          <w:rFonts w:ascii="Times New Roman" w:hAnsi="Times New Roman" w:cs="Times New Roman"/>
        </w:rPr>
        <w:t>75</w:t>
      </w:r>
      <w:r w:rsidR="000C477D">
        <w:rPr>
          <w:rFonts w:ascii="Times New Roman" w:hAnsi="Times New Roman" w:cs="Times New Roman"/>
        </w:rPr>
        <w:t>)</w:t>
      </w:r>
      <w:r w:rsidR="00D928D4">
        <w:rPr>
          <w:rFonts w:ascii="Times New Roman" w:hAnsi="Times New Roman" w:cs="Times New Roman"/>
        </w:rPr>
        <w:t>.</w:t>
      </w:r>
      <w:r w:rsidR="00981251">
        <w:rPr>
          <w:rFonts w:ascii="Times New Roman" w:hAnsi="Times New Roman" w:cs="Times New Roman"/>
        </w:rPr>
        <w:t xml:space="preserve"> </w:t>
      </w:r>
    </w:p>
    <w:p w14:paraId="0CC017CC" w14:textId="77777777" w:rsidR="000D47E9" w:rsidRDefault="000D47E9" w:rsidP="005024D6">
      <w:pPr>
        <w:rPr>
          <w:rFonts w:ascii="Times New Roman" w:hAnsi="Times New Roman" w:cs="Times New Roman"/>
        </w:rPr>
      </w:pPr>
    </w:p>
    <w:p w14:paraId="161B9A0E" w14:textId="45F1776C" w:rsidR="009168D7" w:rsidRPr="006C2A99" w:rsidRDefault="009168D7" w:rsidP="005024D6">
      <w:pPr>
        <w:rPr>
          <w:rFonts w:ascii="Times New Roman" w:hAnsi="Times New Roman" w:cs="Times New Roman"/>
          <w:b/>
          <w:i/>
        </w:rPr>
      </w:pPr>
      <w:r w:rsidRPr="006C2A99">
        <w:rPr>
          <w:rFonts w:ascii="Times New Roman" w:hAnsi="Times New Roman" w:cs="Times New Roman"/>
          <w:b/>
          <w:i/>
        </w:rPr>
        <w:t>Climatic Data</w:t>
      </w:r>
    </w:p>
    <w:p w14:paraId="3BF1CA7A" w14:textId="77777777" w:rsidR="009168D7" w:rsidRDefault="009168D7" w:rsidP="005024D6">
      <w:pPr>
        <w:rPr>
          <w:rFonts w:ascii="Times New Roman" w:hAnsi="Times New Roman" w:cs="Times New Roman"/>
        </w:rPr>
      </w:pPr>
    </w:p>
    <w:p w14:paraId="53FE36FB" w14:textId="451A6417" w:rsidR="006C2A99" w:rsidRPr="00862889" w:rsidRDefault="000C1FC4" w:rsidP="006C2A99">
      <w:pPr>
        <w:rPr>
          <w:rFonts w:ascii="Times New Roman" w:hAnsi="Times New Roman" w:cs="Times New Roman"/>
        </w:rPr>
      </w:pPr>
      <w:r>
        <w:rPr>
          <w:rFonts w:ascii="Times New Roman" w:hAnsi="Times New Roman" w:cs="Times New Roman"/>
        </w:rPr>
        <w:t xml:space="preserve">The deep-sea oxygen isotope record serves as a proxy for mean ocean </w:t>
      </w:r>
      <w:r w:rsidR="00DB4F8E">
        <w:rPr>
          <w:rFonts w:ascii="Times New Roman" w:hAnsi="Times New Roman" w:cs="Times New Roman"/>
        </w:rPr>
        <w:t>temperature, which tracks global temperature over long periods of time</w:t>
      </w:r>
      <w:r>
        <w:rPr>
          <w:rFonts w:ascii="Times New Roman" w:hAnsi="Times New Roman" w:cs="Times New Roman"/>
        </w:rPr>
        <w:t xml:space="preserve">. </w:t>
      </w:r>
      <w:r w:rsidR="00D42D63">
        <w:rPr>
          <w:rFonts w:ascii="Times New Roman" w:hAnsi="Times New Roman" w:cs="Times New Roman"/>
        </w:rPr>
        <w:t>A h</w:t>
      </w:r>
      <w:r w:rsidR="006C2A99" w:rsidRPr="00862889">
        <w:rPr>
          <w:rFonts w:ascii="Times New Roman" w:hAnsi="Times New Roman" w:cs="Times New Roman"/>
        </w:rPr>
        <w:t>igh-resolution oxygen-isotope (∂</w:t>
      </w:r>
      <w:r w:rsidR="006C2A99" w:rsidRPr="00862889">
        <w:rPr>
          <w:rFonts w:ascii="Times New Roman" w:hAnsi="Times New Roman" w:cs="Times New Roman"/>
          <w:vertAlign w:val="superscript"/>
        </w:rPr>
        <w:t>18</w:t>
      </w:r>
      <w:r w:rsidR="006C2A99" w:rsidRPr="00862889">
        <w:rPr>
          <w:rFonts w:ascii="Times New Roman" w:hAnsi="Times New Roman" w:cs="Times New Roman"/>
        </w:rPr>
        <w:t xml:space="preserve">O) </w:t>
      </w:r>
      <w:r w:rsidR="00D42D63">
        <w:rPr>
          <w:rFonts w:ascii="Times New Roman" w:hAnsi="Times New Roman" w:cs="Times New Roman"/>
        </w:rPr>
        <w:t>record</w:t>
      </w:r>
      <w:r w:rsidR="006C2A99" w:rsidRPr="00862889">
        <w:rPr>
          <w:rFonts w:ascii="Times New Roman" w:hAnsi="Times New Roman" w:cs="Times New Roman"/>
        </w:rPr>
        <w:t xml:space="preserve"> calibrated to the standard geomagnetic polarity time scale (GPTS) were extracted from the literature </w:t>
      </w:r>
      <w:r w:rsidR="006C2A99"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3C7CB911-42C1-4973-AA81-7BC47A4CD02F&lt;/uuid&gt;&lt;priority&gt;15&lt;/priority&gt;&lt;publications&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862889">
        <w:rPr>
          <w:rFonts w:ascii="Times New Roman" w:hAnsi="Times New Roman" w:cs="Times New Roman"/>
        </w:rPr>
        <w:fldChar w:fldCharType="separate"/>
      </w:r>
      <w:r w:rsidR="00D45F4E">
        <w:rPr>
          <w:rFonts w:ascii="Times New Roman" w:hAnsi="Times New Roman" w:cs="Times New Roman"/>
        </w:rPr>
        <w:t>(Zachos et al., 2001)</w:t>
      </w:r>
      <w:r w:rsidR="006C2A99" w:rsidRPr="00862889">
        <w:rPr>
          <w:rFonts w:ascii="Times New Roman" w:hAnsi="Times New Roman" w:cs="Times New Roman"/>
        </w:rPr>
        <w:fldChar w:fldCharType="end"/>
      </w:r>
      <w:r w:rsidR="006C2A99" w:rsidRPr="00862889">
        <w:rPr>
          <w:rFonts w:ascii="Times New Roman" w:hAnsi="Times New Roman" w:cs="Times New Roman"/>
        </w:rPr>
        <w:t xml:space="preserve">. </w:t>
      </w:r>
      <w:r w:rsidR="003A72F9">
        <w:rPr>
          <w:rFonts w:ascii="Times New Roman" w:hAnsi="Times New Roman" w:cs="Times New Roman"/>
        </w:rPr>
        <w:t>Th</w:t>
      </w:r>
      <w:r w:rsidR="00F85943">
        <w:rPr>
          <w:rFonts w:ascii="Times New Roman" w:hAnsi="Times New Roman" w:cs="Times New Roman"/>
        </w:rPr>
        <w:t>e</w:t>
      </w:r>
      <w:r w:rsidR="003A72F9">
        <w:rPr>
          <w:rFonts w:ascii="Times New Roman" w:hAnsi="Times New Roman" w:cs="Times New Roman"/>
        </w:rPr>
        <w:t>s</w:t>
      </w:r>
      <w:r w:rsidR="00F85943">
        <w:rPr>
          <w:rFonts w:ascii="Times New Roman" w:hAnsi="Times New Roman" w:cs="Times New Roman"/>
        </w:rPr>
        <w:t>e</w:t>
      </w:r>
      <w:r w:rsidR="003A72F9">
        <w:rPr>
          <w:rFonts w:ascii="Times New Roman" w:hAnsi="Times New Roman" w:cs="Times New Roman"/>
        </w:rPr>
        <w:t xml:space="preserve"> data w</w:t>
      </w:r>
      <w:r w:rsidR="00F85943">
        <w:rPr>
          <w:rFonts w:ascii="Times New Roman" w:hAnsi="Times New Roman" w:cs="Times New Roman"/>
        </w:rPr>
        <w:t>ere</w:t>
      </w:r>
      <w:r w:rsidR="003A72F9">
        <w:rPr>
          <w:rFonts w:ascii="Times New Roman" w:hAnsi="Times New Roman" w:cs="Times New Roman"/>
        </w:rPr>
        <w:t xml:space="preserve"> originally</w:t>
      </w:r>
      <w:r w:rsidR="006C2A99" w:rsidRPr="00862889">
        <w:rPr>
          <w:rFonts w:ascii="Times New Roman" w:hAnsi="Times New Roman" w:cs="Times New Roman"/>
        </w:rPr>
        <w:t xml:space="preserve"> culled from deep-sea core isotope records from 40 different sites around the world spanning from present day to 65M</w:t>
      </w:r>
      <w:r w:rsidR="00B83595">
        <w:rPr>
          <w:rFonts w:ascii="Times New Roman" w:hAnsi="Times New Roman" w:cs="Times New Roman"/>
        </w:rPr>
        <w:t>a</w:t>
      </w:r>
      <w:r w:rsidR="006C2A99" w:rsidRPr="00862889">
        <w:rPr>
          <w:rFonts w:ascii="Times New Roman" w:hAnsi="Times New Roman" w:cs="Times New Roman"/>
        </w:rPr>
        <w:t xml:space="preserve">. Since isotopic values do not vary </w:t>
      </w:r>
      <w:r w:rsidR="000F6DFB">
        <w:rPr>
          <w:rFonts w:ascii="Times New Roman" w:hAnsi="Times New Roman" w:cs="Times New Roman"/>
        </w:rPr>
        <w:t xml:space="preserve">significantly </w:t>
      </w:r>
      <w:r w:rsidR="006C2A99" w:rsidRPr="00862889">
        <w:rPr>
          <w:rFonts w:ascii="Times New Roman" w:hAnsi="Times New Roman" w:cs="Times New Roman"/>
        </w:rPr>
        <w:t xml:space="preserve">by site, it is appropriate to use the combined dataset as a proxy for global climate change. </w:t>
      </w:r>
      <w:r w:rsidR="000F6DFB">
        <w:rPr>
          <w:rFonts w:ascii="Times New Roman" w:hAnsi="Times New Roman" w:cs="Times New Roman"/>
        </w:rPr>
        <w:t>This record</w:t>
      </w:r>
      <w:r w:rsidR="006C2A99" w:rsidRPr="00862889">
        <w:rPr>
          <w:rFonts w:ascii="Times New Roman" w:hAnsi="Times New Roman" w:cs="Times New Roman"/>
        </w:rPr>
        <w:t xml:space="preserve"> provide</w:t>
      </w:r>
      <w:r w:rsidR="000F6DFB">
        <w:rPr>
          <w:rFonts w:ascii="Times New Roman" w:hAnsi="Times New Roman" w:cs="Times New Roman"/>
        </w:rPr>
        <w:t>s a</w:t>
      </w:r>
      <w:r w:rsidR="006C2A99" w:rsidRPr="00862889">
        <w:rPr>
          <w:rFonts w:ascii="Times New Roman" w:hAnsi="Times New Roman" w:cs="Times New Roman"/>
        </w:rPr>
        <w:t xml:space="preserve"> proxy for </w:t>
      </w:r>
      <w:r w:rsidR="000F6DFB">
        <w:rPr>
          <w:rFonts w:ascii="Times New Roman" w:hAnsi="Times New Roman" w:cs="Times New Roman"/>
        </w:rPr>
        <w:t>global</w:t>
      </w:r>
      <w:r w:rsidR="006C2A99" w:rsidRPr="00862889">
        <w:rPr>
          <w:rFonts w:ascii="Times New Roman" w:hAnsi="Times New Roman" w:cs="Times New Roman"/>
        </w:rPr>
        <w:t xml:space="preserve"> </w:t>
      </w:r>
      <w:r w:rsidR="00B71B36">
        <w:rPr>
          <w:rFonts w:ascii="Times New Roman" w:hAnsi="Times New Roman" w:cs="Times New Roman"/>
        </w:rPr>
        <w:t>temperature</w:t>
      </w:r>
      <w:r w:rsidR="00B71B36" w:rsidRPr="00862889">
        <w:rPr>
          <w:rFonts w:ascii="Times New Roman" w:hAnsi="Times New Roman" w:cs="Times New Roman"/>
        </w:rPr>
        <w:t xml:space="preserve"> </w:t>
      </w:r>
      <w:r w:rsidR="006C2A99" w:rsidRPr="00862889">
        <w:rPr>
          <w:rFonts w:ascii="Times New Roman" w:hAnsi="Times New Roman" w:cs="Times New Roman"/>
        </w:rPr>
        <w:t>shifts t</w:t>
      </w:r>
      <w:r w:rsidR="006C2A99">
        <w:rPr>
          <w:rFonts w:ascii="Times New Roman" w:hAnsi="Times New Roman" w:cs="Times New Roman"/>
        </w:rPr>
        <w:t>hat can in turn a</w:t>
      </w:r>
      <w:r w:rsidR="006C2A99" w:rsidRPr="00862889">
        <w:rPr>
          <w:rFonts w:ascii="Times New Roman" w:hAnsi="Times New Roman" w:cs="Times New Roman"/>
        </w:rPr>
        <w:t>ffect various regions through a network of com</w:t>
      </w:r>
      <w:r w:rsidR="00D42D63">
        <w:rPr>
          <w:rFonts w:ascii="Times New Roman" w:hAnsi="Times New Roman" w:cs="Times New Roman"/>
        </w:rPr>
        <w:t>plex environmental interactions.</w:t>
      </w:r>
    </w:p>
    <w:p w14:paraId="66A2A068" w14:textId="25264987" w:rsidR="006C2A99" w:rsidRDefault="006C2A99" w:rsidP="001936B6">
      <w:pPr>
        <w:ind w:firstLine="720"/>
        <w:rPr>
          <w:rFonts w:ascii="Times New Roman" w:hAnsi="Times New Roman" w:cs="Times New Roman"/>
        </w:rPr>
      </w:pPr>
      <w:r w:rsidRPr="00862889">
        <w:rPr>
          <w:rFonts w:ascii="Times New Roman" w:hAnsi="Times New Roman" w:cs="Times New Roman"/>
        </w:rPr>
        <w:t xml:space="preserve">Measures of mean, </w:t>
      </w:r>
      <w:r w:rsidR="00C41041" w:rsidRPr="00862889">
        <w:rPr>
          <w:rFonts w:ascii="Times New Roman" w:hAnsi="Times New Roman" w:cs="Times New Roman"/>
        </w:rPr>
        <w:t>standard deviation</w:t>
      </w:r>
      <w:r w:rsidR="008D258B">
        <w:rPr>
          <w:rFonts w:ascii="Times New Roman" w:hAnsi="Times New Roman" w:cs="Times New Roman"/>
        </w:rPr>
        <w:t xml:space="preserve"> (sd</w:t>
      </w:r>
      <w:r w:rsidR="001936B6">
        <w:rPr>
          <w:rFonts w:ascii="Times New Roman" w:hAnsi="Times New Roman" w:cs="Times New Roman"/>
        </w:rPr>
        <w:t>)</w:t>
      </w:r>
      <w:r w:rsidR="00C41041">
        <w:rPr>
          <w:rFonts w:ascii="Times New Roman" w:hAnsi="Times New Roman" w:cs="Times New Roman"/>
        </w:rPr>
        <w:t xml:space="preserve"> </w:t>
      </w:r>
      <w:r w:rsidRPr="00862889">
        <w:rPr>
          <w:rFonts w:ascii="Times New Roman" w:hAnsi="Times New Roman" w:cs="Times New Roman"/>
        </w:rPr>
        <w:t xml:space="preserve">and slope </w:t>
      </w:r>
      <w:r w:rsidR="00C41041">
        <w:rPr>
          <w:rFonts w:ascii="Times New Roman" w:hAnsi="Times New Roman" w:cs="Times New Roman"/>
        </w:rPr>
        <w:t xml:space="preserve">of the </w:t>
      </w:r>
      <w:r w:rsidR="00C41041" w:rsidRPr="00862889">
        <w:rPr>
          <w:rFonts w:ascii="Times New Roman" w:hAnsi="Times New Roman" w:cs="Times New Roman"/>
        </w:rPr>
        <w:t>∂</w:t>
      </w:r>
      <w:r w:rsidR="00C41041" w:rsidRPr="00862889">
        <w:rPr>
          <w:rFonts w:ascii="Times New Roman" w:hAnsi="Times New Roman" w:cs="Times New Roman"/>
          <w:vertAlign w:val="superscript"/>
        </w:rPr>
        <w:t>18</w:t>
      </w:r>
      <w:r w:rsidR="00C41041" w:rsidRPr="00862889">
        <w:rPr>
          <w:rFonts w:ascii="Times New Roman" w:hAnsi="Times New Roman" w:cs="Times New Roman"/>
        </w:rPr>
        <w:t>O</w:t>
      </w:r>
      <w:r w:rsidR="00C41041">
        <w:rPr>
          <w:rFonts w:ascii="Times New Roman" w:hAnsi="Times New Roman" w:cs="Times New Roman"/>
        </w:rPr>
        <w:t xml:space="preserve"> record</w:t>
      </w:r>
      <w:r w:rsidR="00C41041" w:rsidRPr="00862889">
        <w:rPr>
          <w:rFonts w:ascii="Times New Roman" w:hAnsi="Times New Roman" w:cs="Times New Roman"/>
        </w:rPr>
        <w:t xml:space="preserve"> </w:t>
      </w:r>
      <w:r w:rsidRPr="00862889">
        <w:rPr>
          <w:rFonts w:ascii="Times New Roman" w:hAnsi="Times New Roman" w:cs="Times New Roman"/>
        </w:rPr>
        <w:t xml:space="preserve">were calculated </w:t>
      </w:r>
      <w:r w:rsidR="00C41041">
        <w:rPr>
          <w:rFonts w:ascii="Times New Roman" w:hAnsi="Times New Roman" w:cs="Times New Roman"/>
        </w:rPr>
        <w:t>for a given span of time</w:t>
      </w:r>
      <w:r w:rsidR="003A72F9">
        <w:rPr>
          <w:rFonts w:ascii="Times New Roman" w:hAnsi="Times New Roman" w:cs="Times New Roman"/>
        </w:rPr>
        <w:t>, referred to as intervals</w:t>
      </w:r>
      <w:r w:rsidR="00C41041">
        <w:rPr>
          <w:rFonts w:ascii="Times New Roman" w:hAnsi="Times New Roman" w:cs="Times New Roman"/>
        </w:rPr>
        <w:t>.</w:t>
      </w:r>
      <w:r w:rsidR="003A72F9">
        <w:rPr>
          <w:rFonts w:ascii="Times New Roman" w:hAnsi="Times New Roman" w:cs="Times New Roman"/>
        </w:rPr>
        <w:t xml:space="preserve"> All analyses were repeated separately for each interval: 1My, 400Ky, and 200Ky.</w:t>
      </w:r>
      <w:r w:rsidRPr="00862889">
        <w:rPr>
          <w:rFonts w:ascii="Times New Roman" w:hAnsi="Times New Roman" w:cs="Times New Roman"/>
        </w:rPr>
        <w:t xml:space="preserve"> </w:t>
      </w:r>
      <w:r w:rsidR="00C41041" w:rsidRPr="00862889">
        <w:rPr>
          <w:rFonts w:ascii="Times New Roman" w:hAnsi="Times New Roman" w:cs="Times New Roman"/>
        </w:rPr>
        <w:t xml:space="preserve">For example, if a </w:t>
      </w:r>
      <w:r w:rsidR="00C41041">
        <w:rPr>
          <w:rFonts w:ascii="Times New Roman" w:hAnsi="Times New Roman" w:cs="Times New Roman"/>
        </w:rPr>
        <w:t>species</w:t>
      </w:r>
      <w:r w:rsidR="00C41041" w:rsidRPr="00862889">
        <w:rPr>
          <w:rFonts w:ascii="Times New Roman" w:hAnsi="Times New Roman" w:cs="Times New Roman"/>
        </w:rPr>
        <w:t xml:space="preserve"> appeared at 2Ma, that species’ </w:t>
      </w:r>
      <w:r w:rsidR="00F85943">
        <w:rPr>
          <w:rFonts w:ascii="Times New Roman" w:hAnsi="Times New Roman" w:cs="Times New Roman"/>
        </w:rPr>
        <w:t>CC</w:t>
      </w:r>
      <w:r w:rsidR="00C41041" w:rsidRPr="00862889">
        <w:rPr>
          <w:rFonts w:ascii="Times New Roman" w:hAnsi="Times New Roman" w:cs="Times New Roman"/>
        </w:rPr>
        <w:t xml:space="preserve"> would each be correlated with each climatic measure (i.e. mean,</w:t>
      </w:r>
      <w:r w:rsidR="001936B6">
        <w:rPr>
          <w:rFonts w:ascii="Times New Roman" w:hAnsi="Times New Roman" w:cs="Times New Roman"/>
        </w:rPr>
        <w:t xml:space="preserve"> </w:t>
      </w:r>
      <w:r w:rsidR="00EB129A">
        <w:rPr>
          <w:rFonts w:ascii="Times New Roman" w:hAnsi="Times New Roman" w:cs="Times New Roman"/>
        </w:rPr>
        <w:t>sd</w:t>
      </w:r>
      <w:r w:rsidR="00C41041" w:rsidRPr="00862889">
        <w:rPr>
          <w:rFonts w:ascii="Times New Roman" w:hAnsi="Times New Roman" w:cs="Times New Roman"/>
        </w:rPr>
        <w:t xml:space="preserve"> and slope) over the course of 2</w:t>
      </w:r>
      <w:r w:rsidR="003A72F9">
        <w:rPr>
          <w:rFonts w:ascii="Times New Roman" w:hAnsi="Times New Roman" w:cs="Times New Roman"/>
        </w:rPr>
        <w:t>.0</w:t>
      </w:r>
      <w:r w:rsidR="00C41041" w:rsidRPr="00862889">
        <w:rPr>
          <w:rFonts w:ascii="Times New Roman" w:hAnsi="Times New Roman" w:cs="Times New Roman"/>
        </w:rPr>
        <w:t>-</w:t>
      </w:r>
      <w:r w:rsidR="003A72F9">
        <w:rPr>
          <w:rFonts w:ascii="Times New Roman" w:hAnsi="Times New Roman" w:cs="Times New Roman"/>
        </w:rPr>
        <w:t>3.0</w:t>
      </w:r>
      <w:r w:rsidR="00BD2314">
        <w:rPr>
          <w:rFonts w:ascii="Times New Roman" w:hAnsi="Times New Roman" w:cs="Times New Roman"/>
        </w:rPr>
        <w:t>Ma</w:t>
      </w:r>
      <w:r w:rsidR="003A72F9">
        <w:rPr>
          <w:rFonts w:ascii="Times New Roman" w:hAnsi="Times New Roman" w:cs="Times New Roman"/>
        </w:rPr>
        <w:t xml:space="preserve"> (1My</w:t>
      </w:r>
      <w:r w:rsidR="00C41041" w:rsidRPr="00862889">
        <w:rPr>
          <w:rFonts w:ascii="Times New Roman" w:hAnsi="Times New Roman" w:cs="Times New Roman"/>
        </w:rPr>
        <w:t xml:space="preserve"> interval), 2</w:t>
      </w:r>
      <w:r w:rsidR="003A72F9">
        <w:rPr>
          <w:rFonts w:ascii="Times New Roman" w:hAnsi="Times New Roman" w:cs="Times New Roman"/>
        </w:rPr>
        <w:t>.</w:t>
      </w:r>
      <w:r w:rsidR="00C41041">
        <w:rPr>
          <w:rFonts w:ascii="Times New Roman" w:hAnsi="Times New Roman" w:cs="Times New Roman"/>
        </w:rPr>
        <w:t>0</w:t>
      </w:r>
      <w:r w:rsidR="003A72F9">
        <w:rPr>
          <w:rFonts w:ascii="Times New Roman" w:hAnsi="Times New Roman" w:cs="Times New Roman"/>
        </w:rPr>
        <w:t>-2.</w:t>
      </w:r>
      <w:r w:rsidR="0083554B">
        <w:rPr>
          <w:rFonts w:ascii="Times New Roman" w:hAnsi="Times New Roman" w:cs="Times New Roman"/>
        </w:rPr>
        <w:t>4</w:t>
      </w:r>
      <w:r w:rsidR="003A72F9">
        <w:rPr>
          <w:rFonts w:ascii="Times New Roman" w:hAnsi="Times New Roman" w:cs="Times New Roman"/>
        </w:rPr>
        <w:t>Ma (4</w:t>
      </w:r>
      <w:r w:rsidR="001936B6">
        <w:rPr>
          <w:rFonts w:ascii="Times New Roman" w:hAnsi="Times New Roman" w:cs="Times New Roman"/>
        </w:rPr>
        <w:t>00k interval)</w:t>
      </w:r>
      <w:r w:rsidR="003A72F9">
        <w:rPr>
          <w:rFonts w:ascii="Times New Roman" w:hAnsi="Times New Roman" w:cs="Times New Roman"/>
        </w:rPr>
        <w:t>, and 2.0-2.2M</w:t>
      </w:r>
      <w:r w:rsidR="00B83595">
        <w:rPr>
          <w:rFonts w:ascii="Times New Roman" w:hAnsi="Times New Roman" w:cs="Times New Roman"/>
        </w:rPr>
        <w:t>a</w:t>
      </w:r>
      <w:r w:rsidR="003A72F9">
        <w:rPr>
          <w:rFonts w:ascii="Times New Roman" w:hAnsi="Times New Roman" w:cs="Times New Roman"/>
        </w:rPr>
        <w:t xml:space="preserve"> (200Ky interval)</w:t>
      </w:r>
      <w:r w:rsidR="001936B6">
        <w:rPr>
          <w:rFonts w:ascii="Times New Roman" w:hAnsi="Times New Roman" w:cs="Times New Roman"/>
        </w:rPr>
        <w:t xml:space="preserve">. </w:t>
      </w:r>
      <w:r w:rsidR="002D4526">
        <w:rPr>
          <w:rFonts w:ascii="Times New Roman" w:hAnsi="Times New Roman" w:cs="Times New Roman"/>
        </w:rPr>
        <w:t>The 400Ky and 200Ky</w:t>
      </w:r>
      <w:r w:rsidR="001936B6">
        <w:rPr>
          <w:rFonts w:ascii="Times New Roman" w:hAnsi="Times New Roman" w:cs="Times New Roman"/>
        </w:rPr>
        <w:t xml:space="preserve"> intervals </w:t>
      </w:r>
      <w:r w:rsidRPr="00862889">
        <w:rPr>
          <w:rFonts w:ascii="Times New Roman" w:hAnsi="Times New Roman" w:cs="Times New Roman"/>
        </w:rPr>
        <w:t xml:space="preserve">correspond to periodic cycles </w:t>
      </w:r>
      <w:r w:rsidR="002D4526">
        <w:rPr>
          <w:rFonts w:ascii="Times New Roman" w:hAnsi="Times New Roman" w:cs="Times New Roman"/>
        </w:rPr>
        <w:t xml:space="preserve">of </w:t>
      </w:r>
      <w:r w:rsidR="002D4526" w:rsidRPr="00862889">
        <w:rPr>
          <w:rFonts w:ascii="Times New Roman" w:hAnsi="Times New Roman" w:cs="Times New Roman"/>
        </w:rPr>
        <w:t xml:space="preserve">orbital </w:t>
      </w:r>
      <w:r w:rsidR="002D4526">
        <w:rPr>
          <w:rFonts w:ascii="Times New Roman" w:hAnsi="Times New Roman" w:cs="Times New Roman"/>
        </w:rPr>
        <w:t>(Figure X</w:t>
      </w:r>
      <w:r w:rsidRPr="00862889">
        <w:rPr>
          <w:rFonts w:ascii="Times New Roman" w:hAnsi="Times New Roman" w:cs="Times New Roman"/>
        </w:rPr>
        <w:t xml:space="preserve">) </w:t>
      </w:r>
      <w:r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CEE75963-E804-4442-91BD-BABAEC610DA8&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(Potts, 1998a; Zachos et al., 2001)</w:t>
      </w:r>
      <w:r w:rsidRPr="00862889">
        <w:rPr>
          <w:rFonts w:ascii="Times New Roman" w:hAnsi="Times New Roman" w:cs="Times New Roman"/>
        </w:rPr>
        <w:fldChar w:fldCharType="end"/>
      </w:r>
      <w:r w:rsidRPr="00862889">
        <w:rPr>
          <w:rFonts w:ascii="Times New Roman" w:hAnsi="Times New Roman" w:cs="Times New Roman"/>
        </w:rPr>
        <w:t>. 1M</w:t>
      </w:r>
      <w:r w:rsidR="00F85943">
        <w:rPr>
          <w:rFonts w:ascii="Times New Roman" w:hAnsi="Times New Roman" w:cs="Times New Roman"/>
        </w:rPr>
        <w:t>a</w:t>
      </w:r>
      <w:r w:rsidRPr="00862889">
        <w:rPr>
          <w:rFonts w:ascii="Times New Roman" w:hAnsi="Times New Roman" w:cs="Times New Roman"/>
        </w:rPr>
        <w:t xml:space="preserve"> intervals were also </w:t>
      </w:r>
      <w:r w:rsidRPr="00862889">
        <w:rPr>
          <w:rFonts w:ascii="Times New Roman" w:hAnsi="Times New Roman" w:cs="Times New Roman"/>
        </w:rPr>
        <w:lastRenderedPageBreak/>
        <w:t>investigated in an attempt to capture a large number of climatic events per unit</w:t>
      </w:r>
      <w:r w:rsidR="00ED1C9F">
        <w:rPr>
          <w:rFonts w:ascii="Times New Roman" w:hAnsi="Times New Roman" w:cs="Times New Roman"/>
        </w:rPr>
        <w:t xml:space="preserve">, </w:t>
      </w:r>
      <w:r w:rsidR="001E347F">
        <w:rPr>
          <w:rFonts w:ascii="Times New Roman" w:hAnsi="Times New Roman" w:cs="Times New Roman"/>
        </w:rPr>
        <w:t>which may be related gradual long-term evolutionary changes in certain taxa</w:t>
      </w:r>
      <w:r>
        <w:rPr>
          <w:rFonts w:ascii="Times New Roman" w:hAnsi="Times New Roman" w:cs="Times New Roman"/>
        </w:rPr>
        <w:t xml:space="preserve"> </w:t>
      </w:r>
      <w:r w:rsidRPr="00862889">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A0C0C2B6-7FC4-4A8D-9FB8-4F6177F9A27E&lt;/uuid&gt;&lt;priority&gt;18&lt;/priority&gt;&lt;publications&gt;&lt;publication&gt;&lt;uuid&gt;B04EF6C2-A3D0-4325-836A-10A3FD1FA7A9&lt;/uuid&gt;&lt;volume&gt;26&lt;/volume&gt;&lt;startpage&gt;275&lt;/startpage&gt;&lt;publication_date&gt;99199400001200000000200000&lt;/publication_date&gt;&lt;url&gt;http://www.sciencedirect.com/science/article/pii/S0047248484710177&lt;/url&gt;&lt;citekey&gt;Foley:1994wd&lt;/citekey&gt;&lt;type&gt;400&lt;/type&gt;&lt;title&gt;Speciation, extinction and climatic change in hominid evolution&lt;/title&gt;&lt;publisher&gt;Elsevier&lt;/publisher&gt;&lt;number&gt;4&lt;/number&gt;&lt;subtype&gt;400&lt;/subtype&gt;&lt;endpage&gt;289&lt;/endpage&gt;&lt;bundle&gt;&lt;publication&gt;&lt;publisher&gt;Elsevier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(Foley, 1994)</w:t>
      </w:r>
      <w:r w:rsidRPr="00862889">
        <w:rPr>
          <w:rFonts w:ascii="Times New Roman" w:hAnsi="Times New Roman" w:cs="Times New Roman"/>
        </w:rPr>
        <w:fldChar w:fldCharType="end"/>
      </w:r>
      <w:r w:rsidRPr="00862889">
        <w:rPr>
          <w:rFonts w:ascii="Times New Roman" w:hAnsi="Times New Roman" w:cs="Times New Roman"/>
        </w:rPr>
        <w:t xml:space="preserve">. </w:t>
      </w:r>
    </w:p>
    <w:p w14:paraId="5F1AC1AE" w14:textId="77777777" w:rsidR="0071469E" w:rsidRDefault="0071469E" w:rsidP="004D4055">
      <w:pPr>
        <w:rPr>
          <w:rFonts w:ascii="Times New Roman" w:hAnsi="Times New Roman" w:cs="Times New Roman"/>
        </w:rPr>
      </w:pPr>
    </w:p>
    <w:p w14:paraId="34BC77FA" w14:textId="4D2C0B7D" w:rsidR="004D4055" w:rsidRPr="004D4055" w:rsidRDefault="0051556E" w:rsidP="004D4055">
      <w:pPr>
        <w:rPr>
          <w:rFonts w:ascii="Times New Roman" w:hAnsi="Times New Roman" w:cs="Times New Roman"/>
          <w:b/>
          <w:i/>
        </w:rPr>
      </w:pPr>
      <w:r>
        <w:rPr>
          <w:rFonts w:ascii="Times New Roman" w:hAnsi="Times New Roman" w:cs="Times New Roman"/>
          <w:b/>
        </w:rPr>
        <w:t xml:space="preserve">Analyses of </w:t>
      </w:r>
      <w:r w:rsidR="00096084">
        <w:rPr>
          <w:rFonts w:ascii="Times New Roman" w:hAnsi="Times New Roman" w:cs="Times New Roman"/>
          <w:b/>
          <w:i/>
        </w:rPr>
        <w:t xml:space="preserve">CC </w:t>
      </w:r>
      <w:r w:rsidR="009F496B">
        <w:rPr>
          <w:rFonts w:ascii="Times New Roman" w:hAnsi="Times New Roman" w:cs="Times New Roman"/>
          <w:b/>
          <w:i/>
        </w:rPr>
        <w:t>vs.</w:t>
      </w:r>
      <w:r w:rsidR="00096084">
        <w:rPr>
          <w:rFonts w:ascii="Times New Roman" w:hAnsi="Times New Roman" w:cs="Times New Roman"/>
          <w:b/>
          <w:i/>
        </w:rPr>
        <w:t xml:space="preserve"> Time</w:t>
      </w:r>
    </w:p>
    <w:p w14:paraId="3D538FC8" w14:textId="77777777" w:rsidR="004D4055" w:rsidRDefault="004D4055" w:rsidP="004D4055">
      <w:pPr>
        <w:rPr>
          <w:rFonts w:ascii="Times New Roman" w:hAnsi="Times New Roman" w:cs="Times New Roman"/>
        </w:rPr>
      </w:pPr>
    </w:p>
    <w:p w14:paraId="5BC0B98D" w14:textId="426A727B" w:rsidR="004D4055" w:rsidRDefault="003E7449" w:rsidP="004D4055">
      <w:pPr>
        <w:rPr>
          <w:rFonts w:ascii="Times New Roman" w:hAnsi="Times New Roman" w:cs="Times New Roman"/>
        </w:rPr>
      </w:pPr>
      <w:r>
        <w:rPr>
          <w:rFonts w:ascii="Times New Roman" w:hAnsi="Times New Roman" w:cs="Times New Roman"/>
        </w:rPr>
        <w:t xml:space="preserve">First, </w:t>
      </w:r>
      <w:r w:rsidR="00AF5ED2">
        <w:rPr>
          <w:rFonts w:ascii="Times New Roman" w:hAnsi="Times New Roman" w:cs="Times New Roman"/>
        </w:rPr>
        <w:t>Ordinary L</w:t>
      </w:r>
      <w:r w:rsidR="002D32FE">
        <w:rPr>
          <w:rFonts w:ascii="Times New Roman" w:hAnsi="Times New Roman" w:cs="Times New Roman"/>
        </w:rPr>
        <w:t xml:space="preserve">east </w:t>
      </w:r>
      <w:r w:rsidR="00AF5ED2">
        <w:rPr>
          <w:rFonts w:ascii="Times New Roman" w:hAnsi="Times New Roman" w:cs="Times New Roman"/>
        </w:rPr>
        <w:t>S</w:t>
      </w:r>
      <w:r w:rsidR="002D32FE">
        <w:rPr>
          <w:rFonts w:ascii="Times New Roman" w:hAnsi="Times New Roman" w:cs="Times New Roman"/>
        </w:rPr>
        <w:t xml:space="preserve">quares (OLS) </w:t>
      </w:r>
      <w:r>
        <w:rPr>
          <w:rFonts w:ascii="Times New Roman" w:hAnsi="Times New Roman" w:cs="Times New Roman"/>
        </w:rPr>
        <w:t xml:space="preserve">linear regression were performed in </w:t>
      </w:r>
      <w:r w:rsidR="00DD6FB3">
        <w:rPr>
          <w:rFonts w:ascii="Times New Roman" w:hAnsi="Times New Roman" w:cs="Times New Roman"/>
        </w:rPr>
        <w:t xml:space="preserve">R </w:t>
      </w:r>
      <w:r>
        <w:rPr>
          <w:rFonts w:ascii="Times New Roman" w:hAnsi="Times New Roman" w:cs="Times New Roman"/>
        </w:rPr>
        <w:t>using the lm function in the stats package</w:t>
      </w:r>
      <w:r w:rsidR="003E5272">
        <w:rPr>
          <w:rFonts w:ascii="Times New Roman" w:hAnsi="Times New Roman" w:cs="Times New Roman"/>
        </w:rPr>
        <w:t xml:space="preserve"> </w:t>
      </w:r>
      <w:r w:rsidR="00E01182">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&lt;citation&gt;&lt;uuid&gt;3ACC1903-2244-4771-A925-9713C03AE771&lt;/uuid&gt;&lt;priority&gt;0&lt;/priority&gt;&lt;publications&gt;&lt;publication&gt;&lt;title&gt;R: A language and environment for statistical computing. R Foundation for Statistical Computing, Vienna, Austria, 2012&lt;/title&gt;&lt;uuid&gt;EE0B79C1-B9EB-4FED-8EDD-EB12B717CC5F&lt;/uuid&gt;&lt;subtype&gt;400&lt;/subtype&gt;&lt;publisher&gt;ISBN 3-900051-07-0&lt;/publisher&gt;&lt;type&gt;400&lt;/type&gt;&lt;citekey&gt;Team:2014th&lt;/citekey&gt;&lt;publication_date&gt;99201400001200000000200000&lt;/publication_date&gt;&lt;authors&gt;&lt;author&gt;&lt;firstName&gt;R&lt;/firstName&gt;&lt;middleNames&gt;Core&lt;/middleNames&gt;&lt;lastName&gt;Team&lt;/lastName&gt;&lt;/author&gt;&lt;/authors&gt;&lt;/publication&gt;&lt;/publications&gt;&lt;cites&gt;&lt;/cites&gt;&lt;/citation&gt;</w:instrText>
      </w:r>
      <w:r w:rsidR="00E01182">
        <w:rPr>
          <w:rFonts w:ascii="Times New Roman" w:hAnsi="Times New Roman" w:cs="Times New Roman"/>
        </w:rPr>
        <w:fldChar w:fldCharType="separate"/>
      </w:r>
      <w:r w:rsidR="00D45F4E">
        <w:rPr>
          <w:rFonts w:ascii="Times New Roman" w:hAnsi="Times New Roman" w:cs="Times New Roman"/>
        </w:rPr>
        <w:t>(Team, 2014)</w:t>
      </w:r>
      <w:r w:rsidR="00E01182">
        <w:rPr>
          <w:rFonts w:ascii="Times New Roman" w:hAnsi="Times New Roman" w:cs="Times New Roman"/>
        </w:rPr>
        <w:fldChar w:fldCharType="end"/>
      </w:r>
      <w:r>
        <w:rPr>
          <w:rFonts w:ascii="Times New Roman" w:hAnsi="Times New Roman" w:cs="Times New Roman"/>
        </w:rPr>
        <w:t xml:space="preserve">. CC was used as the </w:t>
      </w:r>
      <w:r w:rsidR="006C2DAA">
        <w:rPr>
          <w:rFonts w:ascii="Times New Roman" w:hAnsi="Times New Roman" w:cs="Times New Roman"/>
        </w:rPr>
        <w:t xml:space="preserve">response variable while time (in terms of </w:t>
      </w:r>
      <w:r w:rsidR="00BD2314">
        <w:rPr>
          <w:rFonts w:ascii="Times New Roman" w:hAnsi="Times New Roman" w:cs="Times New Roman"/>
        </w:rPr>
        <w:t>Ma</w:t>
      </w:r>
      <w:r w:rsidR="006C2DAA">
        <w:rPr>
          <w:rFonts w:ascii="Times New Roman" w:hAnsi="Times New Roman" w:cs="Times New Roman"/>
        </w:rPr>
        <w:t>) was used as the</w:t>
      </w:r>
      <w:r w:rsidR="004C42EA">
        <w:rPr>
          <w:rFonts w:ascii="Times New Roman" w:hAnsi="Times New Roman" w:cs="Times New Roman"/>
        </w:rPr>
        <w:t xml:space="preserve"> predictor variable, first with all </w:t>
      </w:r>
      <w:r w:rsidR="005A4520">
        <w:rPr>
          <w:rFonts w:ascii="Times New Roman" w:hAnsi="Times New Roman" w:cs="Times New Roman"/>
        </w:rPr>
        <w:t>taxa</w:t>
      </w:r>
      <w:r w:rsidR="004C42EA">
        <w:rPr>
          <w:rFonts w:ascii="Times New Roman" w:hAnsi="Times New Roman" w:cs="Times New Roman"/>
        </w:rPr>
        <w:t xml:space="preserve"> </w:t>
      </w:r>
      <w:r w:rsidR="006C2DAA">
        <w:rPr>
          <w:rFonts w:ascii="Times New Roman" w:hAnsi="Times New Roman" w:cs="Times New Roman"/>
        </w:rPr>
        <w:t xml:space="preserve">grouped together and then divided into five separate </w:t>
      </w:r>
      <w:r w:rsidR="005A4520">
        <w:rPr>
          <w:rFonts w:ascii="Times New Roman" w:hAnsi="Times New Roman" w:cs="Times New Roman"/>
        </w:rPr>
        <w:t>taxa</w:t>
      </w:r>
      <w:r w:rsidR="00E01182">
        <w:rPr>
          <w:rFonts w:ascii="Times New Roman" w:hAnsi="Times New Roman" w:cs="Times New Roman"/>
        </w:rPr>
        <w:t xml:space="preserve"> to elucidate the relative contribution of each </w:t>
      </w:r>
      <w:r w:rsidR="005A4520">
        <w:rPr>
          <w:rFonts w:ascii="Times New Roman" w:hAnsi="Times New Roman" w:cs="Times New Roman"/>
        </w:rPr>
        <w:t>taxon</w:t>
      </w:r>
      <w:r w:rsidR="00E01182">
        <w:rPr>
          <w:rFonts w:ascii="Times New Roman" w:hAnsi="Times New Roman" w:cs="Times New Roman"/>
        </w:rPr>
        <w:t xml:space="preserve"> to any potential overall mammalian patterns</w:t>
      </w:r>
      <w:r w:rsidR="006C2DAA">
        <w:rPr>
          <w:rFonts w:ascii="Times New Roman" w:hAnsi="Times New Roman" w:cs="Times New Roman"/>
        </w:rPr>
        <w:t>. These analyses were repeated separately for the fossil and ancestral</w:t>
      </w:r>
      <w:r w:rsidR="0051556E">
        <w:rPr>
          <w:rFonts w:ascii="Times New Roman" w:hAnsi="Times New Roman" w:cs="Times New Roman"/>
        </w:rPr>
        <w:t xml:space="preserve"> reco</w:t>
      </w:r>
      <w:r w:rsidR="007D12A9">
        <w:rPr>
          <w:rFonts w:ascii="Times New Roman" w:hAnsi="Times New Roman" w:cs="Times New Roman"/>
        </w:rPr>
        <w:t>n</w:t>
      </w:r>
      <w:r w:rsidR="0051556E">
        <w:rPr>
          <w:rFonts w:ascii="Times New Roman" w:hAnsi="Times New Roman" w:cs="Times New Roman"/>
        </w:rPr>
        <w:t>struction</w:t>
      </w:r>
      <w:r w:rsidR="006C2DAA">
        <w:rPr>
          <w:rFonts w:ascii="Times New Roman" w:hAnsi="Times New Roman" w:cs="Times New Roman"/>
        </w:rPr>
        <w:t xml:space="preserve"> CC datasets.</w:t>
      </w:r>
    </w:p>
    <w:p w14:paraId="57B3807E" w14:textId="77777777" w:rsidR="003E7449" w:rsidRDefault="003E7449" w:rsidP="004D4055">
      <w:pPr>
        <w:rPr>
          <w:rFonts w:ascii="Times New Roman" w:hAnsi="Times New Roman" w:cs="Times New Roman"/>
        </w:rPr>
      </w:pPr>
    </w:p>
    <w:p w14:paraId="0DC87D1B" w14:textId="33E84219" w:rsidR="003E7449" w:rsidRPr="006C2DAA" w:rsidRDefault="0051556E" w:rsidP="004D4055">
      <w:pPr>
        <w:rPr>
          <w:rFonts w:ascii="Times New Roman" w:hAnsi="Times New Roman" w:cs="Times New Roman"/>
          <w:b/>
          <w:i/>
        </w:rPr>
      </w:pPr>
      <w:r>
        <w:rPr>
          <w:rFonts w:ascii="Times New Roman" w:hAnsi="Times New Roman" w:cs="Times New Roman"/>
          <w:b/>
          <w:i/>
        </w:rPr>
        <w:t xml:space="preserve">Analyses of </w:t>
      </w:r>
      <w:r w:rsidR="00E15061">
        <w:rPr>
          <w:rFonts w:ascii="Times New Roman" w:hAnsi="Times New Roman" w:cs="Times New Roman"/>
          <w:b/>
          <w:i/>
        </w:rPr>
        <w:t>CC vs. Climate</w:t>
      </w:r>
    </w:p>
    <w:p w14:paraId="3D72EB91" w14:textId="77777777" w:rsidR="003E7449" w:rsidRDefault="003E7449" w:rsidP="004D4055">
      <w:pPr>
        <w:rPr>
          <w:rFonts w:ascii="Times New Roman" w:hAnsi="Times New Roman" w:cs="Times New Roman"/>
        </w:rPr>
      </w:pPr>
    </w:p>
    <w:p w14:paraId="26CC65FA" w14:textId="5E8AD604" w:rsidR="00513E61" w:rsidRDefault="006C2DAA" w:rsidP="004D4055">
      <w:pPr>
        <w:rPr>
          <w:rFonts w:ascii="Times New Roman" w:hAnsi="Times New Roman" w:cs="Times New Roman"/>
        </w:rPr>
      </w:pPr>
      <w:r>
        <w:rPr>
          <w:rFonts w:ascii="Times New Roman" w:hAnsi="Times New Roman" w:cs="Times New Roman"/>
        </w:rPr>
        <w:t xml:space="preserve">Next, multiple regressions analyses were performed also using the lm function in </w:t>
      </w:r>
      <w:r w:rsidR="002960A1">
        <w:rPr>
          <w:rFonts w:ascii="Times New Roman" w:hAnsi="Times New Roman" w:cs="Times New Roman"/>
        </w:rPr>
        <w:t xml:space="preserve">R </w:t>
      </w:r>
      <w:r w:rsidR="000E284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&lt;citation&gt;&lt;uuid&gt;66D2D137-10AC-4A4F-9009-054A6432447C&lt;/uuid&gt;&lt;priority&gt;0&lt;/priority&gt;&lt;publications&gt;&lt;publication&gt;&lt;title&gt;R: A language and environment for statistical computing. R Foundation for Statistical Computing, Vienna, Austria, 2012&lt;/title&gt;&lt;uuid&gt;EE0B79C1-B9EB-4FED-8EDD-EB12B717CC5F&lt;/uuid&gt;&lt;subtype&gt;400&lt;/subtype&gt;&lt;publisher&gt;ISBN 3-900051-07-0&lt;/publisher&gt;&lt;type&gt;400&lt;/type&gt;&lt;citekey&gt;Team:2014th&lt;/citekey&gt;&lt;publication_date&gt;99201400001200000000200000&lt;/publication_date&gt;&lt;authors&gt;&lt;author&gt;&lt;firstName&gt;R&lt;/firstName&gt;&lt;middleNames&gt;Core&lt;/middleNames&gt;&lt;lastName&gt;Team&lt;/lastName&gt;&lt;/author&gt;&lt;/authors&gt;&lt;/publication&gt;&lt;/publications&gt;&lt;cites&gt;&lt;/cites&gt;&lt;/citation&gt;</w:instrText>
      </w:r>
      <w:r w:rsidR="000E2844">
        <w:rPr>
          <w:rFonts w:ascii="Times New Roman" w:hAnsi="Times New Roman" w:cs="Times New Roman"/>
        </w:rPr>
        <w:fldChar w:fldCharType="separate"/>
      </w:r>
      <w:r w:rsidR="00D45F4E">
        <w:rPr>
          <w:rFonts w:ascii="Times New Roman" w:hAnsi="Times New Roman" w:cs="Times New Roman"/>
        </w:rPr>
        <w:t>(Team, 2014)</w:t>
      </w:r>
      <w:r w:rsidR="000E2844">
        <w:rPr>
          <w:rFonts w:ascii="Times New Roman" w:hAnsi="Times New Roman" w:cs="Times New Roman"/>
        </w:rPr>
        <w:fldChar w:fldCharType="end"/>
      </w:r>
      <w:r>
        <w:rPr>
          <w:rFonts w:ascii="Times New Roman" w:hAnsi="Times New Roman" w:cs="Times New Roman"/>
        </w:rPr>
        <w:t xml:space="preserve">. Again, CC </w:t>
      </w:r>
      <w:r w:rsidR="0051556E">
        <w:rPr>
          <w:rFonts w:ascii="Times New Roman" w:hAnsi="Times New Roman" w:cs="Times New Roman"/>
        </w:rPr>
        <w:t>was</w:t>
      </w:r>
      <w:r w:rsidR="002E5182">
        <w:rPr>
          <w:rFonts w:ascii="Times New Roman" w:hAnsi="Times New Roman" w:cs="Times New Roman"/>
        </w:rPr>
        <w:t xml:space="preserve"> </w:t>
      </w:r>
      <w:r>
        <w:rPr>
          <w:rFonts w:ascii="Times New Roman" w:hAnsi="Times New Roman" w:cs="Times New Roman"/>
        </w:rPr>
        <w:t>the response variable but the previously calculated climatic measures were used as predictor covariates</w:t>
      </w:r>
      <w:r w:rsidR="000E2844">
        <w:rPr>
          <w:rFonts w:ascii="Times New Roman" w:hAnsi="Times New Roman" w:cs="Times New Roman"/>
        </w:rPr>
        <w:t xml:space="preserve"> (</w:t>
      </w:r>
      <w:r w:rsidR="000E2844" w:rsidRPr="000E2844">
        <w:rPr>
          <w:rFonts w:ascii="Times New Roman" w:hAnsi="Times New Roman" w:cs="Times New Roman"/>
          <w:i/>
        </w:rPr>
        <w:t>CC ~ mean + sd + slope</w:t>
      </w:r>
      <w:r w:rsidR="000E2844">
        <w:rPr>
          <w:rFonts w:ascii="Times New Roman" w:hAnsi="Times New Roman" w:cs="Times New Roman"/>
        </w:rPr>
        <w:t>)</w:t>
      </w:r>
      <w:r>
        <w:rPr>
          <w:rFonts w:ascii="Times New Roman" w:hAnsi="Times New Roman" w:cs="Times New Roman"/>
        </w:rPr>
        <w:t>.</w:t>
      </w:r>
      <w:r w:rsidR="002E5182">
        <w:rPr>
          <w:rFonts w:ascii="Times New Roman" w:hAnsi="Times New Roman" w:cs="Times New Roman"/>
        </w:rPr>
        <w:t xml:space="preserve"> </w:t>
      </w:r>
      <w:r w:rsidR="005736F6">
        <w:rPr>
          <w:rFonts w:ascii="Times New Roman" w:hAnsi="Times New Roman" w:cs="Times New Roman"/>
        </w:rPr>
        <w:t>All analyses were conducted separately using the fossil CC and then ancestral</w:t>
      </w:r>
      <w:r w:rsidR="00F651B1">
        <w:rPr>
          <w:rFonts w:ascii="Times New Roman" w:hAnsi="Times New Roman" w:cs="Times New Roman"/>
        </w:rPr>
        <w:t xml:space="preserve"> reco</w:t>
      </w:r>
      <w:r w:rsidR="007D12A9">
        <w:rPr>
          <w:rFonts w:ascii="Times New Roman" w:hAnsi="Times New Roman" w:cs="Times New Roman"/>
        </w:rPr>
        <w:t>n</w:t>
      </w:r>
      <w:r w:rsidR="00F651B1">
        <w:rPr>
          <w:rFonts w:ascii="Times New Roman" w:hAnsi="Times New Roman" w:cs="Times New Roman"/>
        </w:rPr>
        <w:t>struction</w:t>
      </w:r>
      <w:r w:rsidR="005736F6">
        <w:rPr>
          <w:rFonts w:ascii="Times New Roman" w:hAnsi="Times New Roman" w:cs="Times New Roman"/>
        </w:rPr>
        <w:t xml:space="preserve"> CC datasets</w:t>
      </w:r>
      <w:r w:rsidR="00A75876">
        <w:rPr>
          <w:rFonts w:ascii="Times New Roman" w:hAnsi="Times New Roman" w:cs="Times New Roman"/>
        </w:rPr>
        <w:t xml:space="preserve"> (s</w:t>
      </w:r>
      <w:r w:rsidR="00A75876" w:rsidRPr="00A75876">
        <w:rPr>
          <w:rFonts w:ascii="Times New Roman" w:hAnsi="Times New Roman" w:cs="Times New Roman"/>
        </w:rPr>
        <w:t>ource code provided in SI</w:t>
      </w:r>
      <w:r w:rsidR="00A75876">
        <w:rPr>
          <w:rFonts w:ascii="Times New Roman" w:hAnsi="Times New Roman" w:cs="Times New Roman"/>
        </w:rPr>
        <w:t>).</w:t>
      </w:r>
      <w:r w:rsidR="00E34A3F">
        <w:rPr>
          <w:rFonts w:ascii="Times New Roman" w:hAnsi="Times New Roman" w:cs="Times New Roman"/>
        </w:rPr>
        <w:tab/>
      </w:r>
    </w:p>
    <w:p w14:paraId="631E91CE" w14:textId="70547811" w:rsidR="00513E61" w:rsidRDefault="00513E61" w:rsidP="00513E61">
      <w:pPr>
        <w:ind w:firstLine="720"/>
        <w:rPr>
          <w:rFonts w:ascii="Times New Roman" w:eastAsia="Times New Roman" w:hAnsi="Times New Roman" w:cs="Times New Roman"/>
          <w:color w:val="333333"/>
          <w:shd w:val="clear" w:color="auto" w:fill="FFFFFF"/>
        </w:rPr>
      </w:pPr>
      <w:r w:rsidRPr="009D586B">
        <w:rPr>
          <w:rFonts w:ascii="Times New Roman" w:eastAsia="Times New Roman" w:hAnsi="Times New Roman" w:cs="Times New Roman"/>
          <w:color w:val="333333"/>
          <w:shd w:val="clear" w:color="auto" w:fill="FFFFFF"/>
        </w:rPr>
        <w:t>There are several well-established methods that can statistically account for temporal auto-correlation</w:t>
      </w:r>
      <w:r>
        <w:rPr>
          <w:rFonts w:ascii="Times New Roman" w:eastAsia="Times New Roman" w:hAnsi="Times New Roman" w:cs="Times New Roman"/>
          <w:color w:val="333333"/>
          <w:shd w:val="clear" w:color="auto" w:fill="FFFFFF"/>
        </w:rPr>
        <w:t xml:space="preserve"> </w:t>
      </w:r>
      <w:r w:rsidRPr="009D586B">
        <w:rPr>
          <w:rFonts w:ascii="Times New Roman" w:eastAsia="Times New Roman" w:hAnsi="Times New Roman" w:cs="Times New Roman"/>
          <w:color w:val="333333"/>
          <w:shd w:val="clear" w:color="auto" w:fill="FFFFFF"/>
        </w:rPr>
        <w:fldChar w:fldCharType="begin"/>
      </w:r>
      <w:r w:rsidR="008C793A">
        <w:rPr>
          <w:rFonts w:ascii="Times New Roman" w:eastAsia="Times New Roman" w:hAnsi="Times New Roman" w:cs="Times New Roman"/>
          <w:color w:val="333333"/>
          <w:shd w:val="clear" w:color="auto" w:fill="FFFFFF"/>
        </w:rPr>
        <w:instrText xml:space="preserve"> ADDIN PAPERS2_CITATIONS &lt;citation&gt;&lt;uuid&gt;14D2DC0F-B571-48C0-8A89-D11E14C891B2&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citekey&gt;Chatfield:2013uv&lt;/citekey&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Pr="009D586B">
        <w:rPr>
          <w:rFonts w:ascii="Times New Roman" w:eastAsia="Times New Roman" w:hAnsi="Times New Roman" w:cs="Times New Roman"/>
          <w:color w:val="333333"/>
          <w:shd w:val="clear" w:color="auto" w:fill="FFFFFF"/>
        </w:rPr>
        <w:fldChar w:fldCharType="separate"/>
      </w:r>
      <w:r w:rsidRPr="009D586B">
        <w:rPr>
          <w:rFonts w:ascii="Times New Roman" w:hAnsi="Times New Roman" w:cs="Times New Roman"/>
        </w:rPr>
        <w:t>(Chatfield, 2013)</w:t>
      </w:r>
      <w:r w:rsidRPr="009D586B">
        <w:rPr>
          <w:rFonts w:ascii="Times New Roman" w:eastAsia="Times New Roman" w:hAnsi="Times New Roman" w:cs="Times New Roman"/>
          <w:color w:val="333333"/>
          <w:shd w:val="clear" w:color="auto" w:fill="FFFFFF"/>
        </w:rPr>
        <w:fldChar w:fldCharType="end"/>
      </w:r>
      <w:r w:rsidRPr="009D586B">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The goal of these</w:t>
      </w:r>
      <w:r w:rsidRPr="009D586B">
        <w:rPr>
          <w:rFonts w:ascii="Times New Roman" w:eastAsia="Times New Roman" w:hAnsi="Times New Roman" w:cs="Times New Roman"/>
          <w:color w:val="333333"/>
          <w:shd w:val="clear" w:color="auto" w:fill="FFFFFF"/>
        </w:rPr>
        <w:t xml:space="preserve"> methods</w:t>
      </w:r>
      <w:r>
        <w:rPr>
          <w:rFonts w:ascii="Times New Roman" w:eastAsia="Times New Roman" w:hAnsi="Times New Roman" w:cs="Times New Roman"/>
          <w:color w:val="333333"/>
          <w:shd w:val="clear" w:color="auto" w:fill="FFFFFF"/>
        </w:rPr>
        <w:t xml:space="preserve"> is to</w:t>
      </w:r>
      <w:r w:rsidRPr="009D586B">
        <w:rPr>
          <w:rFonts w:ascii="Times New Roman" w:eastAsia="Times New Roman" w:hAnsi="Times New Roman" w:cs="Times New Roman"/>
          <w:color w:val="333333"/>
          <w:shd w:val="clear" w:color="auto" w:fill="FFFFFF"/>
        </w:rPr>
        <w:t xml:space="preserve"> convert the non-stationary (trended) time series into a stationary (detrended) time series, or a time series that does not show a directional trend over time. The effect of detrending a previous trended dataset is illustrated in Figure X. A commonly used method is to calculate the first differences of the original time series</w:t>
      </w:r>
      <w:r w:rsidR="00A27491">
        <w:rPr>
          <w:rFonts w:ascii="Times New Roman" w:eastAsia="Times New Roman" w:hAnsi="Times New Roman" w:cs="Times New Roman"/>
          <w:color w:val="333333"/>
          <w:shd w:val="clear" w:color="auto" w:fill="FFFFFF"/>
        </w:rPr>
        <w:t xml:space="preserve"> </w:t>
      </w:r>
      <w:r w:rsidR="00A27491">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408D63F9-09E4-4316-B6B5-918090BB8F4F&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A27491">
        <w:rPr>
          <w:rFonts w:ascii="Times New Roman" w:hAnsi="Times New Roman" w:cs="Times New Roman"/>
        </w:rPr>
        <w:fldChar w:fldCharType="separate"/>
      </w:r>
      <w:r w:rsidR="00A27491">
        <w:rPr>
          <w:rFonts w:ascii="Times New Roman" w:hAnsi="Times New Roman" w:cs="Times New Roman"/>
        </w:rPr>
        <w:t>(Alroy et al., 2000)</w:t>
      </w:r>
      <w:r w:rsidR="00A27491">
        <w:rPr>
          <w:rFonts w:ascii="Times New Roman" w:hAnsi="Times New Roman" w:cs="Times New Roman"/>
        </w:rPr>
        <w:fldChar w:fldCharType="end"/>
      </w:r>
      <w:r w:rsidRPr="009D586B">
        <w:rPr>
          <w:rFonts w:ascii="Times New Roman" w:eastAsia="Times New Roman" w:hAnsi="Times New Roman" w:cs="Times New Roman"/>
          <w:color w:val="333333"/>
          <w:shd w:val="clear" w:color="auto" w:fill="FFFFFF"/>
        </w:rPr>
        <w:t xml:space="preserve">. The corrected (detrended) time series are computed as the following: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xml:space="preserve">=yt−yt−1, where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xml:space="preserve"> and yt-1 are temporally adjacent data points (e.g. oxygen isotope values) from which a differenced data point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is calculated. Note that the detrended time series of first differences will be of length n−1 where n is the length of the original pre-detrended time series. Thus, in the new detrended time series each point reflects the difference between adjacent time bins (</w:t>
      </w:r>
      <w:r w:rsidR="00A27491" w:rsidRPr="00A27491">
        <w:rPr>
          <w:rFonts w:ascii="Times New Roman" w:eastAsia="Times New Roman" w:hAnsi="Times New Roman" w:cs="Times New Roman"/>
          <w:color w:val="333333"/>
          <w:shd w:val="clear" w:color="auto" w:fill="FFFFFF"/>
        </w:rPr>
        <w:t>Figure X</w:t>
      </w:r>
      <w:r w:rsidRPr="009D586B">
        <w:rPr>
          <w:rFonts w:ascii="Times New Roman" w:eastAsia="Times New Roman" w:hAnsi="Times New Roman" w:cs="Times New Roman"/>
          <w:color w:val="333333"/>
          <w:shd w:val="clear" w:color="auto" w:fill="FFFFFF"/>
        </w:rPr>
        <w:t xml:space="preserve">). The resulting </w:t>
      </w:r>
      <w:r>
        <w:rPr>
          <w:rFonts w:ascii="Times New Roman" w:eastAsia="Times New Roman" w:hAnsi="Times New Roman" w:cs="Times New Roman"/>
          <w:color w:val="333333"/>
          <w:shd w:val="clear" w:color="auto" w:fill="FFFFFF"/>
        </w:rPr>
        <w:t>detrended</w:t>
      </w:r>
      <w:r w:rsidRPr="009D586B">
        <w:rPr>
          <w:rFonts w:ascii="Times New Roman" w:eastAsia="Times New Roman" w:hAnsi="Times New Roman" w:cs="Times New Roman"/>
          <w:color w:val="333333"/>
          <w:shd w:val="clear" w:color="auto" w:fill="FFFFFF"/>
        </w:rPr>
        <w:t xml:space="preserve"> time</w:t>
      </w:r>
      <w:r>
        <w:rPr>
          <w:rFonts w:ascii="Times New Roman" w:eastAsia="Times New Roman" w:hAnsi="Times New Roman" w:cs="Times New Roman"/>
          <w:color w:val="333333"/>
          <w:shd w:val="clear" w:color="auto" w:fill="FFFFFF"/>
        </w:rPr>
        <w:t xml:space="preserve"> series</w:t>
      </w:r>
      <w:r w:rsidRPr="009D586B">
        <w:rPr>
          <w:rFonts w:ascii="Times New Roman" w:eastAsia="Times New Roman" w:hAnsi="Times New Roman" w:cs="Times New Roman"/>
          <w:color w:val="333333"/>
          <w:shd w:val="clear" w:color="auto" w:fill="FFFFFF"/>
        </w:rPr>
        <w:t xml:space="preserve"> can thus be used in subsequent analyses with other detrended time series.</w:t>
      </w:r>
      <w:r>
        <w:rPr>
          <w:rFonts w:ascii="Times New Roman" w:eastAsia="Times New Roman" w:hAnsi="Times New Roman" w:cs="Times New Roman"/>
          <w:color w:val="333333"/>
          <w:shd w:val="clear" w:color="auto" w:fill="FFFFFF"/>
        </w:rPr>
        <w:t xml:space="preserve"> By employing this methodology </w:t>
      </w:r>
      <w:r w:rsidR="00A27491">
        <w:rPr>
          <w:rFonts w:ascii="Times New Roman" w:eastAsia="Times New Roman" w:hAnsi="Times New Roman" w:cs="Times New Roman"/>
          <w:color w:val="333333"/>
          <w:shd w:val="clear" w:color="auto" w:fill="FFFFFF"/>
        </w:rPr>
        <w:t>one</w:t>
      </w:r>
      <w:r>
        <w:rPr>
          <w:rFonts w:ascii="Times New Roman" w:eastAsia="Times New Roman" w:hAnsi="Times New Roman" w:cs="Times New Roman"/>
          <w:color w:val="333333"/>
          <w:shd w:val="clear" w:color="auto" w:fill="FFFFFF"/>
        </w:rPr>
        <w:t xml:space="preserve"> can be much more confident that </w:t>
      </w:r>
      <w:r w:rsidR="00A27491">
        <w:rPr>
          <w:rFonts w:ascii="Times New Roman" w:eastAsia="Times New Roman" w:hAnsi="Times New Roman" w:cs="Times New Roman"/>
          <w:color w:val="333333"/>
          <w:shd w:val="clear" w:color="auto" w:fill="FFFFFF"/>
        </w:rPr>
        <w:t>any observed</w:t>
      </w:r>
      <w:r>
        <w:rPr>
          <w:rFonts w:ascii="Times New Roman" w:eastAsia="Times New Roman" w:hAnsi="Times New Roman" w:cs="Times New Roman"/>
          <w:color w:val="333333"/>
          <w:shd w:val="clear" w:color="auto" w:fill="FFFFFF"/>
        </w:rPr>
        <w:t xml:space="preserve"> cross-correlations are meaningful relationships and not merely misleading coincidences.</w:t>
      </w:r>
    </w:p>
    <w:p w14:paraId="5B7F408D" w14:textId="06FCA425" w:rsidR="009168D7" w:rsidRPr="00862889" w:rsidRDefault="00513E61" w:rsidP="00A27491">
      <w:pPr>
        <w:ind w:firstLine="720"/>
        <w:rPr>
          <w:rFonts w:ascii="Times New Roman" w:hAnsi="Times New Roman" w:cs="Times New Roman"/>
        </w:rPr>
      </w:pPr>
      <w:r>
        <w:rPr>
          <w:rFonts w:ascii="Times New Roman" w:hAnsi="Times New Roman" w:cs="Times New Roman"/>
        </w:rPr>
        <w:t>To account for temporal autocorrelation</w:t>
      </w:r>
      <w:r w:rsidR="00A27491">
        <w:rPr>
          <w:rFonts w:ascii="Times New Roman" w:hAnsi="Times New Roman" w:cs="Times New Roman"/>
        </w:rPr>
        <w:t xml:space="preserve"> in our study,</w:t>
      </w:r>
      <w:r>
        <w:rPr>
          <w:rFonts w:ascii="Times New Roman" w:hAnsi="Times New Roman" w:cs="Times New Roman"/>
        </w:rPr>
        <w:t xml:space="preserve"> we</w:t>
      </w:r>
      <w:r w:rsidR="004915C9">
        <w:rPr>
          <w:rFonts w:ascii="Times New Roman" w:hAnsi="Times New Roman" w:cs="Times New Roman"/>
        </w:rPr>
        <w:t xml:space="preserve"> used the aforementioned methodology to detrend </w:t>
      </w:r>
      <w:r>
        <w:rPr>
          <w:rFonts w:ascii="Times New Roman" w:hAnsi="Times New Roman" w:cs="Times New Roman"/>
        </w:rPr>
        <w:t xml:space="preserve">both the CC data and the oxygen isotope data by calculating the magnitude of difference between any two adjacent data points in time </w:t>
      </w:r>
      <w:r>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612D9864-D510-4BED-B675-BB4B15F4AF79&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(Alroy et al., 2000)</w:t>
      </w:r>
      <w:r>
        <w:rPr>
          <w:rFonts w:ascii="Times New Roman" w:hAnsi="Times New Roman" w:cs="Times New Roman"/>
        </w:rPr>
        <w:fldChar w:fldCharType="end"/>
      </w:r>
      <w:r>
        <w:rPr>
          <w:rFonts w:ascii="Times New Roman" w:hAnsi="Times New Roman" w:cs="Times New Roman"/>
        </w:rPr>
        <w:t>. However, in order to do this some of the data had to be averaged as some specimens shared the same points in time. For example, if fossil species A (with a CC of 400mL) and B (with a CC of 500mL) both appeared at 22.1Ma, their CCs would be averaged to get a CC of 450mL for time point 22.1Ma.</w:t>
      </w:r>
    </w:p>
    <w:p w14:paraId="48F2BCDA" w14:textId="77777777" w:rsidR="006758AA" w:rsidRPr="00862889" w:rsidRDefault="006758AA" w:rsidP="005024D6">
      <w:pPr>
        <w:rPr>
          <w:rFonts w:ascii="Times New Roman" w:hAnsi="Times New Roman" w:cs="Times New Roman"/>
        </w:rPr>
      </w:pPr>
    </w:p>
    <w:p w14:paraId="6A5B0CF3" w14:textId="2E3CAA5A" w:rsidR="00B233FC" w:rsidRPr="00862889" w:rsidRDefault="00BC21EB" w:rsidP="005024D6">
      <w:pPr>
        <w:rPr>
          <w:rFonts w:ascii="Times New Roman" w:hAnsi="Times New Roman" w:cs="Times New Roman"/>
          <w:b/>
        </w:rPr>
      </w:pPr>
      <w:r>
        <w:rPr>
          <w:rFonts w:ascii="Times New Roman" w:hAnsi="Times New Roman" w:cs="Times New Roman"/>
          <w:b/>
        </w:rPr>
        <w:t>RESULTS</w:t>
      </w:r>
    </w:p>
    <w:p w14:paraId="229A8A23" w14:textId="77777777" w:rsidR="009D7D6E" w:rsidRDefault="009D7D6E" w:rsidP="005024D6">
      <w:pPr>
        <w:rPr>
          <w:rFonts w:ascii="Times New Roman" w:hAnsi="Times New Roman" w:cs="Times New Roman"/>
        </w:rPr>
      </w:pPr>
    </w:p>
    <w:p w14:paraId="34485596" w14:textId="76E3F318" w:rsidR="003E7449" w:rsidRPr="00DC35D8" w:rsidRDefault="006C2DAA" w:rsidP="003E7449">
      <w:pPr>
        <w:rPr>
          <w:rFonts w:ascii="Times New Roman" w:hAnsi="Times New Roman" w:cs="Times New Roman"/>
          <w:b/>
          <w:i/>
        </w:rPr>
      </w:pPr>
      <w:r w:rsidRPr="00DC35D8">
        <w:rPr>
          <w:rFonts w:ascii="Times New Roman" w:hAnsi="Times New Roman" w:cs="Times New Roman"/>
          <w:b/>
          <w:i/>
        </w:rPr>
        <w:t xml:space="preserve">CC </w:t>
      </w:r>
      <w:r w:rsidR="009F496B">
        <w:rPr>
          <w:rFonts w:ascii="Times New Roman" w:hAnsi="Times New Roman" w:cs="Times New Roman"/>
          <w:b/>
          <w:i/>
        </w:rPr>
        <w:t>vs.</w:t>
      </w:r>
      <w:r w:rsidRPr="00DC35D8">
        <w:rPr>
          <w:rFonts w:ascii="Times New Roman" w:hAnsi="Times New Roman" w:cs="Times New Roman"/>
          <w:b/>
          <w:i/>
        </w:rPr>
        <w:t xml:space="preserve"> Time</w:t>
      </w:r>
    </w:p>
    <w:p w14:paraId="4A2152F4" w14:textId="77777777" w:rsidR="004C42EA" w:rsidRDefault="004C42EA" w:rsidP="003E7449">
      <w:pPr>
        <w:rPr>
          <w:rFonts w:ascii="Times New Roman" w:hAnsi="Times New Roman" w:cs="Times New Roman"/>
        </w:rPr>
      </w:pPr>
    </w:p>
    <w:p w14:paraId="7B783680" w14:textId="4DFB80D0" w:rsidR="004C42EA" w:rsidRDefault="004C42EA" w:rsidP="003E7449">
      <w:pPr>
        <w:rPr>
          <w:rFonts w:ascii="Times New Roman" w:hAnsi="Times New Roman" w:cs="Times New Roman"/>
        </w:rPr>
      </w:pPr>
      <w:r>
        <w:rPr>
          <w:rFonts w:ascii="Times New Roman" w:hAnsi="Times New Roman" w:cs="Times New Roman"/>
        </w:rPr>
        <w:lastRenderedPageBreak/>
        <w:t>Using the fossil</w:t>
      </w:r>
      <w:r w:rsidR="00BC538A">
        <w:rPr>
          <w:rFonts w:ascii="Times New Roman" w:hAnsi="Times New Roman" w:cs="Times New Roman"/>
        </w:rPr>
        <w:t xml:space="preserve"> CC</w:t>
      </w:r>
      <w:r>
        <w:rPr>
          <w:rFonts w:ascii="Times New Roman" w:hAnsi="Times New Roman" w:cs="Times New Roman"/>
        </w:rPr>
        <w:t xml:space="preserve"> dataset, when all </w:t>
      </w:r>
      <w:r w:rsidR="00DC35D8">
        <w:rPr>
          <w:rFonts w:ascii="Times New Roman" w:hAnsi="Times New Roman" w:cs="Times New Roman"/>
        </w:rPr>
        <w:t xml:space="preserve">taxonomic </w:t>
      </w:r>
      <w:r w:rsidR="005A4520">
        <w:rPr>
          <w:rFonts w:ascii="Times New Roman" w:hAnsi="Times New Roman" w:cs="Times New Roman"/>
        </w:rPr>
        <w:t>taxa</w:t>
      </w:r>
      <w:r>
        <w:rPr>
          <w:rFonts w:ascii="Times New Roman" w:hAnsi="Times New Roman" w:cs="Times New Roman"/>
        </w:rPr>
        <w:t xml:space="preserve"> were </w:t>
      </w:r>
      <w:proofErr w:type="gramStart"/>
      <w:r>
        <w:rPr>
          <w:rFonts w:ascii="Times New Roman" w:hAnsi="Times New Roman" w:cs="Times New Roman"/>
        </w:rPr>
        <w:t>analyzed</w:t>
      </w:r>
      <w:proofErr w:type="gramEnd"/>
      <w:r>
        <w:rPr>
          <w:rFonts w:ascii="Times New Roman" w:hAnsi="Times New Roman" w:cs="Times New Roman"/>
        </w:rPr>
        <w:t xml:space="preserve"> </w:t>
      </w:r>
      <w:r w:rsidR="00BC538A">
        <w:rPr>
          <w:rFonts w:ascii="Times New Roman" w:hAnsi="Times New Roman" w:cs="Times New Roman"/>
        </w:rPr>
        <w:t>as one group</w:t>
      </w:r>
      <w:r>
        <w:rPr>
          <w:rFonts w:ascii="Times New Roman" w:hAnsi="Times New Roman" w:cs="Times New Roman"/>
        </w:rPr>
        <w:t xml:space="preserve"> there</w:t>
      </w:r>
      <w:r w:rsidR="00DC35D8">
        <w:rPr>
          <w:rFonts w:ascii="Times New Roman" w:hAnsi="Times New Roman" w:cs="Times New Roman"/>
        </w:rPr>
        <w:t xml:space="preserve"> was a </w:t>
      </w:r>
      <w:r w:rsidR="00BC538A">
        <w:rPr>
          <w:rFonts w:ascii="Times New Roman" w:hAnsi="Times New Roman" w:cs="Times New Roman"/>
        </w:rPr>
        <w:t xml:space="preserve">small but </w:t>
      </w:r>
      <w:r w:rsidR="00DC35D8">
        <w:rPr>
          <w:rFonts w:ascii="Times New Roman" w:hAnsi="Times New Roman" w:cs="Times New Roman"/>
        </w:rPr>
        <w:t>significant trend of increasing CC as time approached the present (</w:t>
      </w:r>
      <w:r w:rsidR="00A7789B">
        <w:rPr>
          <w:rFonts w:ascii="Times New Roman" w:hAnsi="Times New Roman" w:cs="Times New Roman"/>
        </w:rPr>
        <w:t>Adjusted R</w:t>
      </w:r>
      <w:r w:rsidR="00A7789B" w:rsidRPr="00A7789B">
        <w:rPr>
          <w:rFonts w:ascii="Times New Roman" w:hAnsi="Times New Roman" w:cs="Times New Roman"/>
          <w:vertAlign w:val="superscript"/>
        </w:rPr>
        <w:t>2</w:t>
      </w:r>
      <w:r w:rsidR="00A7789B">
        <w:rPr>
          <w:rFonts w:ascii="Times New Roman" w:hAnsi="Times New Roman" w:cs="Times New Roman"/>
          <w:vertAlign w:val="superscript"/>
        </w:rPr>
        <w:t xml:space="preserve"> </w:t>
      </w:r>
      <w:r w:rsidR="00A7789B">
        <w:rPr>
          <w:rFonts w:ascii="Times New Roman" w:hAnsi="Times New Roman" w:cs="Times New Roman"/>
        </w:rPr>
        <w:t>=</w:t>
      </w:r>
      <w:r w:rsidR="004C31BC">
        <w:rPr>
          <w:rFonts w:ascii="Times New Roman" w:hAnsi="Times New Roman" w:cs="Times New Roman"/>
        </w:rPr>
        <w:t>0.177</w:t>
      </w:r>
      <w:r w:rsidR="00A7789B">
        <w:rPr>
          <w:rFonts w:ascii="Times New Roman" w:hAnsi="Times New Roman" w:cs="Times New Roman"/>
        </w:rPr>
        <w:t xml:space="preserve">, </w:t>
      </w:r>
      <w:r w:rsidR="00967BB2">
        <w:rPr>
          <w:rFonts w:ascii="Times New Roman" w:hAnsi="Times New Roman" w:cs="Times New Roman"/>
        </w:rPr>
        <w:t>c</w:t>
      </w:r>
      <w:r w:rsidR="00C342FA">
        <w:rPr>
          <w:rFonts w:ascii="Times New Roman" w:hAnsi="Times New Roman" w:cs="Times New Roman"/>
        </w:rPr>
        <w:t>oefficient estimate</w:t>
      </w:r>
      <w:r w:rsidR="00967BB2">
        <w:rPr>
          <w:rFonts w:ascii="Times New Roman" w:hAnsi="Times New Roman" w:cs="Times New Roman"/>
        </w:rPr>
        <w:t xml:space="preserve"> (</w:t>
      </w:r>
      <w:proofErr w:type="spellStart"/>
      <w:r w:rsidR="00967BB2">
        <w:rPr>
          <w:rFonts w:ascii="Times New Roman" w:hAnsi="Times New Roman" w:cs="Times New Roman"/>
        </w:rPr>
        <w:t>ce</w:t>
      </w:r>
      <w:proofErr w:type="spellEnd"/>
      <w:r w:rsidR="00967BB2">
        <w:rPr>
          <w:rFonts w:ascii="Times New Roman" w:hAnsi="Times New Roman" w:cs="Times New Roman"/>
        </w:rPr>
        <w:t>)</w:t>
      </w:r>
      <w:r w:rsidR="00C342FA">
        <w:rPr>
          <w:rFonts w:ascii="Times New Roman" w:hAnsi="Times New Roman" w:cs="Times New Roman"/>
        </w:rPr>
        <w:t>=-0.035</w:t>
      </w:r>
      <w:r w:rsidR="002E48AA">
        <w:rPr>
          <w:rFonts w:ascii="Times New Roman" w:hAnsi="Times New Roman" w:cs="Times New Roman"/>
        </w:rPr>
        <w:t>, standard error (se)=0.007,</w:t>
      </w:r>
      <w:r w:rsidR="00C342FA">
        <w:rPr>
          <w:rFonts w:ascii="Times New Roman" w:hAnsi="Times New Roman" w:cs="Times New Roman"/>
        </w:rPr>
        <w:t xml:space="preserve"> p =0.000)</w:t>
      </w:r>
      <w:r w:rsidR="00DC35D8">
        <w:rPr>
          <w:rFonts w:ascii="Times New Roman" w:hAnsi="Times New Roman" w:cs="Times New Roman"/>
        </w:rPr>
        <w:t>.</w:t>
      </w:r>
      <w:r w:rsidR="00967BB2">
        <w:rPr>
          <w:rFonts w:ascii="Times New Roman" w:hAnsi="Times New Roman" w:cs="Times New Roman"/>
        </w:rPr>
        <w:t xml:space="preserve"> </w:t>
      </w:r>
      <w:r w:rsidR="00EF23A3">
        <w:rPr>
          <w:rFonts w:ascii="Times New Roman" w:hAnsi="Times New Roman" w:cs="Times New Roman"/>
        </w:rPr>
        <w:t xml:space="preserve">When separated by </w:t>
      </w:r>
      <w:r w:rsidR="005A4520">
        <w:rPr>
          <w:rFonts w:ascii="Times New Roman" w:hAnsi="Times New Roman" w:cs="Times New Roman"/>
        </w:rPr>
        <w:t>taxon</w:t>
      </w:r>
      <w:r w:rsidR="00EF23A3">
        <w:rPr>
          <w:rFonts w:ascii="Times New Roman" w:hAnsi="Times New Roman" w:cs="Times New Roman"/>
        </w:rPr>
        <w:t>, most</w:t>
      </w:r>
      <w:r w:rsidR="00967BB2">
        <w:rPr>
          <w:rFonts w:ascii="Times New Roman" w:hAnsi="Times New Roman" w:cs="Times New Roman"/>
        </w:rPr>
        <w:t xml:space="preserve"> mammalian </w:t>
      </w:r>
      <w:r w:rsidR="005A4520">
        <w:rPr>
          <w:rFonts w:ascii="Times New Roman" w:hAnsi="Times New Roman" w:cs="Times New Roman"/>
        </w:rPr>
        <w:t>taxa</w:t>
      </w:r>
      <w:r w:rsidR="00967BB2">
        <w:rPr>
          <w:rFonts w:ascii="Times New Roman" w:hAnsi="Times New Roman" w:cs="Times New Roman"/>
        </w:rPr>
        <w:t xml:space="preserve"> showed evidence of incr</w:t>
      </w:r>
      <w:r w:rsidR="00EF23A3">
        <w:rPr>
          <w:rFonts w:ascii="Times New Roman" w:hAnsi="Times New Roman" w:cs="Times New Roman"/>
        </w:rPr>
        <w:t xml:space="preserve">easing CC over time, including </w:t>
      </w:r>
      <w:r w:rsidR="00703937">
        <w:rPr>
          <w:rFonts w:ascii="Times New Roman" w:hAnsi="Times New Roman" w:cs="Times New Roman"/>
        </w:rPr>
        <w:t>Artiodactyla</w:t>
      </w:r>
      <w:r w:rsidR="007C0314">
        <w:rPr>
          <w:rFonts w:ascii="Times New Roman" w:hAnsi="Times New Roman" w:cs="Times New Roman"/>
        </w:rPr>
        <w:t xml:space="preserve">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0.404</w:t>
      </w:r>
      <w:r w:rsidR="00A7789B">
        <w:rPr>
          <w:rFonts w:ascii="Times New Roman" w:hAnsi="Times New Roman" w:cs="Times New Roman"/>
        </w:rPr>
        <w:t xml:space="preserve">, </w:t>
      </w:r>
      <w:proofErr w:type="spellStart"/>
      <w:r w:rsidR="007C0314">
        <w:rPr>
          <w:rFonts w:ascii="Times New Roman" w:hAnsi="Times New Roman" w:cs="Times New Roman"/>
        </w:rPr>
        <w:t>ce</w:t>
      </w:r>
      <w:proofErr w:type="spellEnd"/>
      <w:r w:rsidR="007C0314">
        <w:rPr>
          <w:rFonts w:ascii="Times New Roman" w:hAnsi="Times New Roman" w:cs="Times New Roman"/>
        </w:rPr>
        <w:t>=-0.08</w:t>
      </w:r>
      <w:r w:rsidR="00967BB2">
        <w:rPr>
          <w:rFonts w:ascii="Times New Roman" w:hAnsi="Times New Roman" w:cs="Times New Roman"/>
        </w:rPr>
        <w:t>4</w:t>
      </w:r>
      <w:r w:rsidR="002E48AA">
        <w:rPr>
          <w:rFonts w:ascii="Times New Roman" w:hAnsi="Times New Roman" w:cs="Times New Roman"/>
        </w:rPr>
        <w:t>, se=0.023, p=0.002</w:t>
      </w:r>
      <w:r w:rsidR="00EF23A3">
        <w:rPr>
          <w:rFonts w:ascii="Times New Roman" w:hAnsi="Times New Roman" w:cs="Times New Roman"/>
        </w:rPr>
        <w:t xml:space="preserve">), </w:t>
      </w:r>
      <w:r w:rsidR="00703937">
        <w:rPr>
          <w:rFonts w:ascii="Times New Roman" w:hAnsi="Times New Roman" w:cs="Times New Roman"/>
        </w:rPr>
        <w:t>Carnivora</w:t>
      </w:r>
      <w:r w:rsidR="007C0314">
        <w:rPr>
          <w:rFonts w:ascii="Times New Roman" w:hAnsi="Times New Roman" w:cs="Times New Roman"/>
        </w:rPr>
        <w:t xml:space="preserve">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=0.139, </w:t>
      </w:r>
      <w:proofErr w:type="spellStart"/>
      <w:r w:rsidR="007C0314">
        <w:rPr>
          <w:rFonts w:ascii="Times New Roman" w:hAnsi="Times New Roman" w:cs="Times New Roman"/>
        </w:rPr>
        <w:t>ce</w:t>
      </w:r>
      <w:proofErr w:type="spellEnd"/>
      <w:r w:rsidR="007C0314">
        <w:rPr>
          <w:rFonts w:ascii="Times New Roman" w:hAnsi="Times New Roman" w:cs="Times New Roman"/>
        </w:rPr>
        <w:t>=-0.038</w:t>
      </w:r>
      <w:r w:rsidR="00967BB2">
        <w:rPr>
          <w:rFonts w:ascii="Times New Roman" w:hAnsi="Times New Roman" w:cs="Times New Roman"/>
        </w:rPr>
        <w:t>,</w:t>
      </w:r>
      <w:r w:rsidR="002E48AA">
        <w:rPr>
          <w:rFonts w:ascii="Times New Roman" w:hAnsi="Times New Roman" w:cs="Times New Roman"/>
        </w:rPr>
        <w:t xml:space="preserve"> se=0.008,</w:t>
      </w:r>
      <w:r w:rsidR="00EF23A3">
        <w:rPr>
          <w:rFonts w:ascii="Times New Roman" w:hAnsi="Times New Roman" w:cs="Times New Roman"/>
        </w:rPr>
        <w:t xml:space="preserve"> p=0.000), </w:t>
      </w:r>
      <w:r w:rsidR="00F939F3">
        <w:rPr>
          <w:rFonts w:ascii="Times New Roman" w:hAnsi="Times New Roman" w:cs="Times New Roman"/>
        </w:rPr>
        <w:t>P</w:t>
      </w:r>
      <w:r w:rsidR="00967BB2">
        <w:rPr>
          <w:rFonts w:ascii="Times New Roman" w:hAnsi="Times New Roman" w:cs="Times New Roman"/>
        </w:rPr>
        <w:t>erissodactyla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=0.337, </w:t>
      </w:r>
      <w:proofErr w:type="spellStart"/>
      <w:r w:rsidR="00967BB2">
        <w:rPr>
          <w:rFonts w:ascii="Times New Roman" w:hAnsi="Times New Roman" w:cs="Times New Roman"/>
        </w:rPr>
        <w:t>ce</w:t>
      </w:r>
      <w:proofErr w:type="spellEnd"/>
      <w:r w:rsidR="00967BB2">
        <w:rPr>
          <w:rFonts w:ascii="Times New Roman" w:hAnsi="Times New Roman" w:cs="Times New Roman"/>
        </w:rPr>
        <w:t xml:space="preserve">=-0.038, </w:t>
      </w:r>
      <w:r w:rsidR="002E48AA">
        <w:rPr>
          <w:rFonts w:ascii="Times New Roman" w:hAnsi="Times New Roman" w:cs="Times New Roman"/>
        </w:rPr>
        <w:t xml:space="preserve">se=0.014, </w:t>
      </w:r>
      <w:r w:rsidR="00967BB2">
        <w:rPr>
          <w:rFonts w:ascii="Times New Roman" w:hAnsi="Times New Roman" w:cs="Times New Roman"/>
        </w:rPr>
        <w:t xml:space="preserve">p=0.017), </w:t>
      </w:r>
      <w:r w:rsidR="00EF23A3">
        <w:rPr>
          <w:rFonts w:ascii="Times New Roman" w:hAnsi="Times New Roman" w:cs="Times New Roman"/>
        </w:rPr>
        <w:t xml:space="preserve">and </w:t>
      </w:r>
      <w:r w:rsidR="00486DE7">
        <w:rPr>
          <w:rFonts w:ascii="Times New Roman" w:hAnsi="Times New Roman" w:cs="Times New Roman"/>
        </w:rPr>
        <w:t>P</w:t>
      </w:r>
      <w:r w:rsidR="007C0314">
        <w:rPr>
          <w:rFonts w:ascii="Times New Roman" w:hAnsi="Times New Roman" w:cs="Times New Roman"/>
        </w:rPr>
        <w:t>rimates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=0.297, </w:t>
      </w:r>
      <w:proofErr w:type="spellStart"/>
      <w:r w:rsidR="007C0314">
        <w:rPr>
          <w:rFonts w:ascii="Times New Roman" w:hAnsi="Times New Roman" w:cs="Times New Roman"/>
        </w:rPr>
        <w:t>ce</w:t>
      </w:r>
      <w:proofErr w:type="spellEnd"/>
      <w:r w:rsidR="007C0314">
        <w:rPr>
          <w:rFonts w:ascii="Times New Roman" w:hAnsi="Times New Roman" w:cs="Times New Roman"/>
        </w:rPr>
        <w:t>=-0.057</w:t>
      </w:r>
      <w:r w:rsidR="00987D9D">
        <w:rPr>
          <w:rFonts w:ascii="Times New Roman" w:hAnsi="Times New Roman" w:cs="Times New Roman"/>
        </w:rPr>
        <w:t xml:space="preserve">, </w:t>
      </w:r>
      <w:r w:rsidR="002E48AA">
        <w:rPr>
          <w:rFonts w:ascii="Times New Roman" w:hAnsi="Times New Roman" w:cs="Times New Roman"/>
        </w:rPr>
        <w:t>se=</w:t>
      </w:r>
      <w:r w:rsidR="004560C3">
        <w:rPr>
          <w:rFonts w:ascii="Times New Roman" w:hAnsi="Times New Roman" w:cs="Times New Roman"/>
        </w:rPr>
        <w:t xml:space="preserve">0.019, </w:t>
      </w:r>
      <w:r w:rsidR="00987D9D">
        <w:rPr>
          <w:rFonts w:ascii="Times New Roman" w:hAnsi="Times New Roman" w:cs="Times New Roman"/>
        </w:rPr>
        <w:t xml:space="preserve">p=0.009). </w:t>
      </w:r>
      <w:r w:rsidR="00A41265">
        <w:rPr>
          <w:rFonts w:ascii="Times New Roman" w:hAnsi="Times New Roman" w:cs="Times New Roman"/>
        </w:rPr>
        <w:t>Hominin</w:t>
      </w:r>
      <w:r w:rsidR="002E48AA">
        <w:rPr>
          <w:rFonts w:ascii="Times New Roman" w:hAnsi="Times New Roman" w:cs="Times New Roman"/>
        </w:rPr>
        <w:t xml:space="preserve">s </w:t>
      </w:r>
      <w:r w:rsidR="00BC538A">
        <w:rPr>
          <w:rFonts w:ascii="Times New Roman" w:hAnsi="Times New Roman" w:cs="Times New Roman"/>
        </w:rPr>
        <w:t xml:space="preserve">were treated as their own separate group </w:t>
      </w:r>
      <w:r w:rsidR="00B02626">
        <w:rPr>
          <w:rFonts w:ascii="Times New Roman" w:hAnsi="Times New Roman" w:cs="Times New Roman"/>
        </w:rPr>
        <w:t>to allow for</w:t>
      </w:r>
      <w:r w:rsidR="00BC538A">
        <w:rPr>
          <w:rFonts w:ascii="Times New Roman" w:hAnsi="Times New Roman" w:cs="Times New Roman"/>
        </w:rPr>
        <w:t xml:space="preserve"> comparisons with </w:t>
      </w:r>
      <w:r w:rsidR="00B02626">
        <w:rPr>
          <w:rFonts w:ascii="Times New Roman" w:hAnsi="Times New Roman" w:cs="Times New Roman"/>
        </w:rPr>
        <w:t xml:space="preserve">other mammalian </w:t>
      </w:r>
      <w:r w:rsidR="005A4520">
        <w:rPr>
          <w:rFonts w:ascii="Times New Roman" w:hAnsi="Times New Roman" w:cs="Times New Roman"/>
        </w:rPr>
        <w:t>taxa</w:t>
      </w:r>
      <w:r w:rsidR="00BC538A">
        <w:rPr>
          <w:rFonts w:ascii="Times New Roman" w:hAnsi="Times New Roman" w:cs="Times New Roman"/>
        </w:rPr>
        <w:t xml:space="preserve">. </w:t>
      </w:r>
      <w:r w:rsidR="00A41265">
        <w:rPr>
          <w:rFonts w:ascii="Times New Roman" w:hAnsi="Times New Roman" w:cs="Times New Roman"/>
        </w:rPr>
        <w:t>Hominin</w:t>
      </w:r>
      <w:r w:rsidR="00354783">
        <w:rPr>
          <w:rFonts w:ascii="Times New Roman" w:hAnsi="Times New Roman" w:cs="Times New Roman"/>
        </w:rPr>
        <w:t xml:space="preserve"> species</w:t>
      </w:r>
      <w:r w:rsidR="00BC538A">
        <w:rPr>
          <w:rFonts w:ascii="Times New Roman" w:hAnsi="Times New Roman" w:cs="Times New Roman"/>
        </w:rPr>
        <w:t xml:space="preserve"> </w:t>
      </w:r>
      <w:r w:rsidR="00792909">
        <w:rPr>
          <w:rFonts w:ascii="Times New Roman" w:hAnsi="Times New Roman" w:cs="Times New Roman"/>
        </w:rPr>
        <w:t>di</w:t>
      </w:r>
      <w:r w:rsidR="009D47D9">
        <w:rPr>
          <w:rFonts w:ascii="Times New Roman" w:hAnsi="Times New Roman" w:cs="Times New Roman"/>
        </w:rPr>
        <w:t>s</w:t>
      </w:r>
      <w:r w:rsidR="00792909">
        <w:rPr>
          <w:rFonts w:ascii="Times New Roman" w:hAnsi="Times New Roman" w:cs="Times New Roman"/>
        </w:rPr>
        <w:t>played</w:t>
      </w:r>
      <w:r w:rsidR="002E48AA">
        <w:rPr>
          <w:rFonts w:ascii="Times New Roman" w:hAnsi="Times New Roman" w:cs="Times New Roman"/>
        </w:rPr>
        <w:t xml:space="preserve"> the </w:t>
      </w:r>
      <w:r w:rsidR="00792909">
        <w:rPr>
          <w:rFonts w:ascii="Times New Roman" w:hAnsi="Times New Roman" w:cs="Times New Roman"/>
        </w:rPr>
        <w:t>most dramatic</w:t>
      </w:r>
      <w:r w:rsidR="002E48AA">
        <w:rPr>
          <w:rFonts w:ascii="Times New Roman" w:hAnsi="Times New Roman" w:cs="Times New Roman"/>
        </w:rPr>
        <w:t xml:space="preserve"> increase</w:t>
      </w:r>
      <w:r w:rsidR="00792909">
        <w:rPr>
          <w:rFonts w:ascii="Times New Roman" w:hAnsi="Times New Roman" w:cs="Times New Roman"/>
        </w:rPr>
        <w:t xml:space="preserve"> in CC</w:t>
      </w:r>
      <w:r w:rsidR="002E48AA">
        <w:rPr>
          <w:rFonts w:ascii="Times New Roman" w:hAnsi="Times New Roman" w:cs="Times New Roman"/>
        </w:rPr>
        <w:t xml:space="preserve"> over time (</w:t>
      </w:r>
      <w:r w:rsidR="00B54068">
        <w:rPr>
          <w:rFonts w:ascii="Times New Roman" w:hAnsi="Times New Roman" w:cs="Times New Roman"/>
        </w:rPr>
        <w:t>R</w:t>
      </w:r>
      <w:r w:rsidR="00B54068" w:rsidRPr="00A7789B">
        <w:rPr>
          <w:rFonts w:ascii="Times New Roman" w:hAnsi="Times New Roman" w:cs="Times New Roman"/>
          <w:vertAlign w:val="superscript"/>
        </w:rPr>
        <w:t>2</w:t>
      </w:r>
      <w:r w:rsidR="00B54068">
        <w:rPr>
          <w:rFonts w:ascii="Times New Roman" w:hAnsi="Times New Roman" w:cs="Times New Roman"/>
        </w:rPr>
        <w:t xml:space="preserve">=0.846, </w:t>
      </w:r>
      <w:proofErr w:type="spellStart"/>
      <w:r w:rsidR="002E48AA">
        <w:rPr>
          <w:rFonts w:ascii="Times New Roman" w:hAnsi="Times New Roman" w:cs="Times New Roman"/>
        </w:rPr>
        <w:t>ce</w:t>
      </w:r>
      <w:proofErr w:type="spellEnd"/>
      <w:r w:rsidR="002E48AA">
        <w:rPr>
          <w:rFonts w:ascii="Times New Roman" w:hAnsi="Times New Roman" w:cs="Times New Roman"/>
        </w:rPr>
        <w:t>=</w:t>
      </w:r>
      <w:r w:rsidR="00F92FE6">
        <w:rPr>
          <w:rFonts w:ascii="Times New Roman" w:hAnsi="Times New Roman" w:cs="Times New Roman"/>
        </w:rPr>
        <w:t>-0.415, se=0.049</w:t>
      </w:r>
      <w:r w:rsidR="007C0314">
        <w:rPr>
          <w:rFonts w:ascii="Times New Roman" w:hAnsi="Times New Roman" w:cs="Times New Roman"/>
        </w:rPr>
        <w:t>, p=</w:t>
      </w:r>
      <w:r w:rsidR="004560C3">
        <w:rPr>
          <w:rFonts w:ascii="Times New Roman" w:hAnsi="Times New Roman" w:cs="Times New Roman"/>
        </w:rPr>
        <w:t>0.000).</w:t>
      </w:r>
      <w:ins w:id="0" w:author="Chet Sherwood" w:date="2015-12-23T11:55:00Z">
        <w:r w:rsidR="003130A1">
          <w:rPr>
            <w:rFonts w:ascii="Times New Roman" w:hAnsi="Times New Roman" w:cs="Times New Roman"/>
          </w:rPr>
          <w:t xml:space="preserve"> </w:t>
        </w:r>
      </w:ins>
      <w:r w:rsidR="00DC35D8">
        <w:rPr>
          <w:rFonts w:ascii="Times New Roman" w:hAnsi="Times New Roman" w:cs="Times New Roman"/>
        </w:rPr>
        <w:t xml:space="preserve">Results are </w:t>
      </w:r>
      <w:r w:rsidR="007F116F">
        <w:rPr>
          <w:rFonts w:ascii="Times New Roman" w:hAnsi="Times New Roman" w:cs="Times New Roman"/>
        </w:rPr>
        <w:t xml:space="preserve">shown </w:t>
      </w:r>
      <w:r w:rsidR="00DC35D8">
        <w:rPr>
          <w:rFonts w:ascii="Times New Roman" w:hAnsi="Times New Roman" w:cs="Times New Roman"/>
        </w:rPr>
        <w:t>in table X</w:t>
      </w:r>
      <w:r w:rsidR="002E48AA">
        <w:rPr>
          <w:rFonts w:ascii="Times New Roman" w:hAnsi="Times New Roman" w:cs="Times New Roman"/>
        </w:rPr>
        <w:t xml:space="preserve"> and Figure X</w:t>
      </w:r>
      <w:r w:rsidR="00DC35D8">
        <w:rPr>
          <w:rFonts w:ascii="Times New Roman" w:hAnsi="Times New Roman" w:cs="Times New Roman"/>
        </w:rPr>
        <w:t>.</w:t>
      </w:r>
    </w:p>
    <w:p w14:paraId="48C278FF" w14:textId="77777777" w:rsidR="00BC538A" w:rsidRDefault="00BC538A" w:rsidP="003E7449">
      <w:pPr>
        <w:rPr>
          <w:rFonts w:ascii="Times New Roman" w:hAnsi="Times New Roman" w:cs="Times New Roman"/>
        </w:rPr>
      </w:pPr>
    </w:p>
    <w:p w14:paraId="62B2F41B" w14:textId="33B28C2B" w:rsidR="00610A1B" w:rsidRDefault="00BC538A" w:rsidP="00625A3E">
      <w:pPr>
        <w:ind w:firstLine="720"/>
        <w:rPr>
          <w:rFonts w:ascii="Times New Roman" w:hAnsi="Times New Roman" w:cs="Times New Roman"/>
        </w:rPr>
      </w:pPr>
      <w:r>
        <w:rPr>
          <w:rFonts w:ascii="Times New Roman" w:hAnsi="Times New Roman" w:cs="Times New Roman"/>
        </w:rPr>
        <w:t xml:space="preserve">Using the ancestral </w:t>
      </w:r>
      <w:r w:rsidR="007F116F">
        <w:rPr>
          <w:rFonts w:ascii="Times New Roman" w:hAnsi="Times New Roman" w:cs="Times New Roman"/>
        </w:rPr>
        <w:t xml:space="preserve">reconstruction </w:t>
      </w:r>
      <w:r>
        <w:rPr>
          <w:rFonts w:ascii="Times New Roman" w:hAnsi="Times New Roman" w:cs="Times New Roman"/>
        </w:rPr>
        <w:t xml:space="preserve">CC dataset, when all </w:t>
      </w:r>
      <w:r w:rsidR="005A4520">
        <w:rPr>
          <w:rFonts w:ascii="Times New Roman" w:hAnsi="Times New Roman" w:cs="Times New Roman"/>
        </w:rPr>
        <w:t>taxa</w:t>
      </w:r>
      <w:r>
        <w:rPr>
          <w:rFonts w:ascii="Times New Roman" w:hAnsi="Times New Roman" w:cs="Times New Roman"/>
        </w:rPr>
        <w:t xml:space="preserve"> were analyzed as one group</w:t>
      </w:r>
      <w:r w:rsidR="00A4745B">
        <w:rPr>
          <w:rFonts w:ascii="Times New Roman" w:hAnsi="Times New Roman" w:cs="Times New Roman"/>
        </w:rPr>
        <w:t>,</w:t>
      </w:r>
      <w:r>
        <w:rPr>
          <w:rFonts w:ascii="Times New Roman" w:hAnsi="Times New Roman" w:cs="Times New Roman"/>
        </w:rPr>
        <w:t xml:space="preserve"> there was a small but significant decrease in CC over time</w:t>
      </w:r>
      <w:r w:rsidR="00FD4695">
        <w:rPr>
          <w:rFonts w:ascii="Times New Roman" w:hAnsi="Times New Roman" w:cs="Times New Roman"/>
        </w:rPr>
        <w:t xml:space="preserve"> (</w:t>
      </w:r>
      <w:r w:rsidR="005468BC">
        <w:rPr>
          <w:rFonts w:ascii="Times New Roman" w:hAnsi="Times New Roman" w:cs="Times New Roman"/>
        </w:rPr>
        <w:t>R</w:t>
      </w:r>
      <w:r w:rsidR="005468BC" w:rsidRPr="00A7789B">
        <w:rPr>
          <w:rFonts w:ascii="Times New Roman" w:hAnsi="Times New Roman" w:cs="Times New Roman"/>
          <w:vertAlign w:val="superscript"/>
        </w:rPr>
        <w:t>2</w:t>
      </w:r>
      <w:r w:rsidR="005468BC">
        <w:rPr>
          <w:rFonts w:ascii="Times New Roman" w:hAnsi="Times New Roman" w:cs="Times New Roman"/>
        </w:rPr>
        <w:t xml:space="preserve">=0.085, </w:t>
      </w:r>
      <w:proofErr w:type="spellStart"/>
      <w:r w:rsidR="00FD4695">
        <w:rPr>
          <w:rFonts w:ascii="Times New Roman" w:hAnsi="Times New Roman" w:cs="Times New Roman"/>
        </w:rPr>
        <w:t>ce</w:t>
      </w:r>
      <w:proofErr w:type="spellEnd"/>
      <w:r w:rsidR="00FD4695">
        <w:rPr>
          <w:rFonts w:ascii="Times New Roman" w:hAnsi="Times New Roman" w:cs="Times New Roman"/>
        </w:rPr>
        <w:t>=0.035, se=0.007, p=0.000</w:t>
      </w:r>
      <w:r w:rsidR="00166107">
        <w:rPr>
          <w:rFonts w:ascii="Times New Roman" w:hAnsi="Times New Roman" w:cs="Times New Roman"/>
        </w:rPr>
        <w:t>)</w:t>
      </w:r>
      <w:r>
        <w:rPr>
          <w:rFonts w:ascii="Times New Roman" w:hAnsi="Times New Roman" w:cs="Times New Roman"/>
        </w:rPr>
        <w:t xml:space="preserve">. No individual mammalian </w:t>
      </w:r>
      <w:r w:rsidR="005A4520">
        <w:rPr>
          <w:rFonts w:ascii="Times New Roman" w:hAnsi="Times New Roman" w:cs="Times New Roman"/>
        </w:rPr>
        <w:t>taxa</w:t>
      </w:r>
      <w:r>
        <w:rPr>
          <w:rFonts w:ascii="Times New Roman" w:hAnsi="Times New Roman" w:cs="Times New Roman"/>
        </w:rPr>
        <w:t xml:space="preserve"> </w:t>
      </w:r>
      <w:r w:rsidR="00F92FE6">
        <w:rPr>
          <w:rFonts w:ascii="Times New Roman" w:hAnsi="Times New Roman" w:cs="Times New Roman"/>
        </w:rPr>
        <w:t>displayed</w:t>
      </w:r>
      <w:r>
        <w:rPr>
          <w:rFonts w:ascii="Times New Roman" w:hAnsi="Times New Roman" w:cs="Times New Roman"/>
        </w:rPr>
        <w:t xml:space="preserve"> evidence of change over time, except f</w:t>
      </w:r>
      <w:r w:rsidR="00486DE7">
        <w:rPr>
          <w:rFonts w:ascii="Times New Roman" w:hAnsi="Times New Roman" w:cs="Times New Roman"/>
        </w:rPr>
        <w:t>or P</w:t>
      </w:r>
      <w:r w:rsidR="00FD4695">
        <w:rPr>
          <w:rFonts w:ascii="Times New Roman" w:hAnsi="Times New Roman" w:cs="Times New Roman"/>
        </w:rPr>
        <w:t>rimate</w:t>
      </w:r>
      <w:r w:rsidR="00E47D51">
        <w:rPr>
          <w:rFonts w:ascii="Times New Roman" w:hAnsi="Times New Roman" w:cs="Times New Roman"/>
        </w:rPr>
        <w:t>s</w:t>
      </w:r>
      <w:r w:rsidR="00382F78">
        <w:rPr>
          <w:rFonts w:ascii="Times New Roman" w:hAnsi="Times New Roman" w:cs="Times New Roman"/>
        </w:rPr>
        <w:t>,</w:t>
      </w:r>
      <w:r w:rsidR="00FD4695">
        <w:rPr>
          <w:rFonts w:ascii="Times New Roman" w:hAnsi="Times New Roman" w:cs="Times New Roman"/>
        </w:rPr>
        <w:t xml:space="preserve"> which showed an increase in CC as time </w:t>
      </w:r>
      <w:r w:rsidR="007F116F">
        <w:rPr>
          <w:rFonts w:ascii="Times New Roman" w:hAnsi="Times New Roman" w:cs="Times New Roman"/>
        </w:rPr>
        <w:t>approached</w:t>
      </w:r>
      <w:r w:rsidR="00FD4695">
        <w:rPr>
          <w:rFonts w:ascii="Times New Roman" w:hAnsi="Times New Roman" w:cs="Times New Roman"/>
        </w:rPr>
        <w:t xml:space="preserve"> the present (</w:t>
      </w:r>
      <w:r w:rsidR="00BC41B0">
        <w:rPr>
          <w:rFonts w:ascii="Times New Roman" w:hAnsi="Times New Roman" w:cs="Times New Roman"/>
        </w:rPr>
        <w:t>R</w:t>
      </w:r>
      <w:r w:rsidR="00BC41B0" w:rsidRPr="00A7789B">
        <w:rPr>
          <w:rFonts w:ascii="Times New Roman" w:hAnsi="Times New Roman" w:cs="Times New Roman"/>
          <w:vertAlign w:val="superscript"/>
        </w:rPr>
        <w:t>2</w:t>
      </w:r>
      <w:r w:rsidR="000E778F">
        <w:rPr>
          <w:rFonts w:ascii="Times New Roman" w:hAnsi="Times New Roman" w:cs="Times New Roman"/>
        </w:rPr>
        <w:t>=0.074</w:t>
      </w:r>
      <w:r w:rsidR="00BC41B0">
        <w:rPr>
          <w:rFonts w:ascii="Times New Roman" w:hAnsi="Times New Roman" w:cs="Times New Roman"/>
        </w:rPr>
        <w:t xml:space="preserve">, </w:t>
      </w:r>
      <w:proofErr w:type="spellStart"/>
      <w:r w:rsidR="00FD4695">
        <w:rPr>
          <w:rFonts w:ascii="Times New Roman" w:hAnsi="Times New Roman" w:cs="Times New Roman"/>
        </w:rPr>
        <w:t>ce</w:t>
      </w:r>
      <w:proofErr w:type="spellEnd"/>
      <w:r w:rsidR="00FD4695">
        <w:rPr>
          <w:rFonts w:ascii="Times New Roman" w:hAnsi="Times New Roman" w:cs="Times New Roman"/>
        </w:rPr>
        <w:t>=-0.024, se=0.177, p=0.012).</w:t>
      </w:r>
      <w:r w:rsidR="009D47D9">
        <w:rPr>
          <w:rFonts w:ascii="Times New Roman" w:hAnsi="Times New Roman" w:cs="Times New Roman"/>
        </w:rPr>
        <w:t xml:space="preserve"> As mentioned above, </w:t>
      </w:r>
      <w:r w:rsidR="00D13855">
        <w:rPr>
          <w:rFonts w:ascii="Times New Roman" w:hAnsi="Times New Roman" w:cs="Times New Roman"/>
        </w:rPr>
        <w:t xml:space="preserve">it was not possible to include </w:t>
      </w:r>
      <w:r w:rsidR="005D221B">
        <w:rPr>
          <w:rFonts w:ascii="Times New Roman" w:hAnsi="Times New Roman" w:cs="Times New Roman"/>
        </w:rPr>
        <w:t>h</w:t>
      </w:r>
      <w:r w:rsidR="00A41265">
        <w:rPr>
          <w:rFonts w:ascii="Times New Roman" w:hAnsi="Times New Roman" w:cs="Times New Roman"/>
        </w:rPr>
        <w:t>ominin</w:t>
      </w:r>
      <w:r w:rsidR="009D47D9">
        <w:rPr>
          <w:rFonts w:ascii="Times New Roman" w:hAnsi="Times New Roman" w:cs="Times New Roman"/>
        </w:rPr>
        <w:t xml:space="preserve">s in </w:t>
      </w:r>
      <w:r w:rsidR="007C0314">
        <w:rPr>
          <w:rFonts w:ascii="Times New Roman" w:hAnsi="Times New Roman" w:cs="Times New Roman"/>
        </w:rPr>
        <w:t>this type of analysi</w:t>
      </w:r>
      <w:r w:rsidR="009D47D9">
        <w:rPr>
          <w:rFonts w:ascii="Times New Roman" w:hAnsi="Times New Roman" w:cs="Times New Roman"/>
        </w:rPr>
        <w:t>s.</w:t>
      </w:r>
      <w:r w:rsidR="005D221B">
        <w:rPr>
          <w:rFonts w:ascii="Times New Roman" w:hAnsi="Times New Roman" w:cs="Times New Roman"/>
        </w:rPr>
        <w:t xml:space="preserve"> </w:t>
      </w:r>
      <w:r w:rsidR="009A594A">
        <w:rPr>
          <w:rFonts w:ascii="Times New Roman" w:hAnsi="Times New Roman" w:cs="Times New Roman"/>
        </w:rPr>
        <w:t xml:space="preserve">Results are </w:t>
      </w:r>
      <w:r w:rsidR="007F116F">
        <w:rPr>
          <w:rFonts w:ascii="Times New Roman" w:hAnsi="Times New Roman" w:cs="Times New Roman"/>
        </w:rPr>
        <w:t xml:space="preserve">shown </w:t>
      </w:r>
      <w:r w:rsidR="009A594A">
        <w:rPr>
          <w:rFonts w:ascii="Times New Roman" w:hAnsi="Times New Roman" w:cs="Times New Roman"/>
        </w:rPr>
        <w:t>in T</w:t>
      </w:r>
      <w:r w:rsidR="00610A1B">
        <w:rPr>
          <w:rFonts w:ascii="Times New Roman" w:hAnsi="Times New Roman" w:cs="Times New Roman"/>
        </w:rPr>
        <w:t>able X and Figure X.</w:t>
      </w:r>
    </w:p>
    <w:p w14:paraId="11DC279C" w14:textId="4499242C" w:rsidR="003E7449" w:rsidRDefault="003E7449" w:rsidP="003E7449">
      <w:pPr>
        <w:rPr>
          <w:rFonts w:ascii="Times New Roman" w:hAnsi="Times New Roman" w:cs="Times New Roman"/>
        </w:rPr>
      </w:pPr>
    </w:p>
    <w:p w14:paraId="420D90B0" w14:textId="44FE55F2" w:rsidR="003E7449" w:rsidRPr="00776573" w:rsidRDefault="00E15061" w:rsidP="003E7449">
      <w:pPr>
        <w:rPr>
          <w:rFonts w:ascii="Times New Roman" w:hAnsi="Times New Roman" w:cs="Times New Roman"/>
          <w:b/>
          <w:i/>
        </w:rPr>
      </w:pPr>
      <w:r w:rsidRPr="00776573">
        <w:rPr>
          <w:rFonts w:ascii="Times New Roman" w:hAnsi="Times New Roman" w:cs="Times New Roman"/>
          <w:b/>
          <w:i/>
        </w:rPr>
        <w:t xml:space="preserve">CC vs. </w:t>
      </w:r>
      <w:r w:rsidR="003E7449" w:rsidRPr="00776573">
        <w:rPr>
          <w:rFonts w:ascii="Times New Roman" w:hAnsi="Times New Roman" w:cs="Times New Roman"/>
          <w:b/>
          <w:i/>
        </w:rPr>
        <w:t>Climate</w:t>
      </w:r>
      <w:r w:rsidR="006C2DAA" w:rsidRPr="00776573">
        <w:rPr>
          <w:rFonts w:ascii="Times New Roman" w:hAnsi="Times New Roman" w:cs="Times New Roman"/>
          <w:b/>
          <w:i/>
        </w:rPr>
        <w:t xml:space="preserve"> </w:t>
      </w:r>
    </w:p>
    <w:p w14:paraId="1D748E93" w14:textId="77777777" w:rsidR="003E7449" w:rsidRDefault="003E7449" w:rsidP="003E7449">
      <w:pPr>
        <w:rPr>
          <w:rFonts w:ascii="Times New Roman" w:hAnsi="Times New Roman" w:cs="Times New Roman"/>
        </w:rPr>
      </w:pPr>
    </w:p>
    <w:p w14:paraId="47A313B4" w14:textId="4AE681F0" w:rsidR="00456378" w:rsidRDefault="00913E11" w:rsidP="003E7449">
      <w:pPr>
        <w:rPr>
          <w:rFonts w:ascii="Times New Roman" w:hAnsi="Times New Roman" w:cs="Times New Roman"/>
        </w:rPr>
      </w:pPr>
      <w:r>
        <w:rPr>
          <w:rFonts w:ascii="Times New Roman" w:hAnsi="Times New Roman" w:cs="Times New Roman"/>
        </w:rPr>
        <w:t>Analyses</w:t>
      </w:r>
      <w:r w:rsidR="00BB3991">
        <w:rPr>
          <w:rFonts w:ascii="Times New Roman" w:hAnsi="Times New Roman" w:cs="Times New Roman"/>
        </w:rPr>
        <w:t xml:space="preserve"> </w:t>
      </w:r>
      <w:r w:rsidR="00C97285">
        <w:rPr>
          <w:rFonts w:ascii="Times New Roman" w:hAnsi="Times New Roman" w:cs="Times New Roman"/>
        </w:rPr>
        <w:t xml:space="preserve">of </w:t>
      </w:r>
      <w:r w:rsidR="005D221B">
        <w:rPr>
          <w:rFonts w:ascii="Times New Roman" w:hAnsi="Times New Roman" w:cs="Times New Roman"/>
        </w:rPr>
        <w:t xml:space="preserve">non-detrended data of </w:t>
      </w:r>
      <w:r w:rsidR="00C97285">
        <w:rPr>
          <w:rFonts w:ascii="Times New Roman" w:hAnsi="Times New Roman" w:cs="Times New Roman"/>
        </w:rPr>
        <w:t>fo</w:t>
      </w:r>
      <w:r w:rsidR="001807F8">
        <w:rPr>
          <w:rFonts w:ascii="Times New Roman" w:hAnsi="Times New Roman" w:cs="Times New Roman"/>
        </w:rPr>
        <w:t xml:space="preserve">ssil CC from all </w:t>
      </w:r>
      <w:r w:rsidR="005A4520">
        <w:rPr>
          <w:rFonts w:ascii="Times New Roman" w:hAnsi="Times New Roman" w:cs="Times New Roman"/>
        </w:rPr>
        <w:t>taxa</w:t>
      </w:r>
      <w:r w:rsidR="001807F8">
        <w:rPr>
          <w:rFonts w:ascii="Times New Roman" w:hAnsi="Times New Roman" w:cs="Times New Roman"/>
        </w:rPr>
        <w:t xml:space="preserve"> (n=222</w:t>
      </w:r>
      <w:r w:rsidR="00D13FCA">
        <w:rPr>
          <w:rFonts w:ascii="Times New Roman" w:hAnsi="Times New Roman" w:cs="Times New Roman"/>
        </w:rPr>
        <w:t xml:space="preserve">) </w:t>
      </w:r>
      <w:r w:rsidR="00C97285">
        <w:rPr>
          <w:rFonts w:ascii="Times New Roman" w:hAnsi="Times New Roman" w:cs="Times New Roman"/>
        </w:rPr>
        <w:t xml:space="preserve">showed that Trend </w:t>
      </w:r>
      <w:r w:rsidR="00D13FCA">
        <w:rPr>
          <w:rFonts w:ascii="Times New Roman" w:hAnsi="Times New Roman" w:cs="Times New Roman"/>
        </w:rPr>
        <w:t>(quantified as mean)</w:t>
      </w:r>
      <w:r w:rsidR="00C97285">
        <w:rPr>
          <w:rFonts w:ascii="Times New Roman" w:hAnsi="Times New Roman" w:cs="Times New Roman"/>
        </w:rPr>
        <w:t xml:space="preserve"> was the only significant predictor of CC</w:t>
      </w:r>
      <w:r w:rsidR="00BB3991">
        <w:rPr>
          <w:rFonts w:ascii="Times New Roman" w:hAnsi="Times New Roman" w:cs="Times New Roman"/>
        </w:rPr>
        <w:t xml:space="preserve"> (</w:t>
      </w:r>
      <w:proofErr w:type="spellStart"/>
      <w:r w:rsidR="00BB3991">
        <w:rPr>
          <w:rFonts w:ascii="Times New Roman" w:hAnsi="Times New Roman" w:cs="Times New Roman"/>
        </w:rPr>
        <w:t>ce</w:t>
      </w:r>
      <w:proofErr w:type="spellEnd"/>
      <w:r w:rsidR="00BB3991">
        <w:rPr>
          <w:rFonts w:ascii="Times New Roman" w:hAnsi="Times New Roman" w:cs="Times New Roman"/>
        </w:rPr>
        <w:t>=0.908-1.102, se=0.1430-0.146, p=0.000)</w:t>
      </w:r>
      <w:r w:rsidR="008D258B">
        <w:rPr>
          <w:rFonts w:ascii="Times New Roman" w:hAnsi="Times New Roman" w:cs="Times New Roman"/>
        </w:rPr>
        <w:t xml:space="preserve"> whereas Variability (sd</w:t>
      </w:r>
      <w:r w:rsidR="00A9549A">
        <w:rPr>
          <w:rFonts w:ascii="Times New Roman" w:hAnsi="Times New Roman" w:cs="Times New Roman"/>
        </w:rPr>
        <w:t>) and Rate (slope) were not</w:t>
      </w:r>
      <w:r w:rsidR="00C97285">
        <w:rPr>
          <w:rFonts w:ascii="Times New Roman" w:hAnsi="Times New Roman" w:cs="Times New Roman"/>
        </w:rPr>
        <w:t>. This held true at 1My, 400Ky, and 200Ky intervals (Table X).</w:t>
      </w:r>
      <w:r w:rsidR="00F261BB">
        <w:rPr>
          <w:rFonts w:ascii="Times New Roman" w:hAnsi="Times New Roman" w:cs="Times New Roman"/>
        </w:rPr>
        <w:t xml:space="preserve"> When divided into </w:t>
      </w:r>
      <w:r w:rsidR="005D221B">
        <w:rPr>
          <w:rFonts w:ascii="Times New Roman" w:hAnsi="Times New Roman" w:cs="Times New Roman"/>
        </w:rPr>
        <w:t xml:space="preserve">separate </w:t>
      </w:r>
      <w:r w:rsidR="005A4520">
        <w:rPr>
          <w:rFonts w:ascii="Times New Roman" w:hAnsi="Times New Roman" w:cs="Times New Roman"/>
        </w:rPr>
        <w:t>taxa</w:t>
      </w:r>
      <w:r w:rsidR="00F261BB">
        <w:rPr>
          <w:rFonts w:ascii="Times New Roman" w:hAnsi="Times New Roman" w:cs="Times New Roman"/>
        </w:rPr>
        <w:t xml:space="preserve">, </w:t>
      </w:r>
      <w:r w:rsidR="00703937">
        <w:rPr>
          <w:rFonts w:ascii="Times New Roman" w:hAnsi="Times New Roman" w:cs="Times New Roman"/>
        </w:rPr>
        <w:t>Carnivora</w:t>
      </w:r>
      <w:r w:rsidR="00CC4254">
        <w:rPr>
          <w:rFonts w:ascii="Times New Roman" w:hAnsi="Times New Roman" w:cs="Times New Roman"/>
        </w:rPr>
        <w:t xml:space="preserve"> CC was also predicted by Trend at all intervals (</w:t>
      </w:r>
      <w:proofErr w:type="spellStart"/>
      <w:r w:rsidR="009A594A">
        <w:rPr>
          <w:rFonts w:ascii="Times New Roman" w:hAnsi="Times New Roman" w:cs="Times New Roman"/>
        </w:rPr>
        <w:t>ce</w:t>
      </w:r>
      <w:proofErr w:type="spellEnd"/>
      <w:r w:rsidR="009A594A">
        <w:rPr>
          <w:rFonts w:ascii="Times New Roman" w:hAnsi="Times New Roman" w:cs="Times New Roman"/>
        </w:rPr>
        <w:t>=0.679-0.739, se=0.191-0.208, p=0.001-0.002) (Table X).</w:t>
      </w:r>
      <w:r w:rsidR="00BB43B7">
        <w:rPr>
          <w:rFonts w:ascii="Times New Roman" w:hAnsi="Times New Roman" w:cs="Times New Roman"/>
        </w:rPr>
        <w:t xml:space="preserve"> </w:t>
      </w:r>
      <w:r w:rsidR="002D70EA">
        <w:rPr>
          <w:rFonts w:ascii="Times New Roman" w:hAnsi="Times New Roman" w:cs="Times New Roman"/>
        </w:rPr>
        <w:t>Cetacea CC was only predicted by Rate at the 1My time interval (</w:t>
      </w:r>
      <w:proofErr w:type="spellStart"/>
      <w:r w:rsidR="002D70EA">
        <w:rPr>
          <w:rFonts w:ascii="Times New Roman" w:hAnsi="Times New Roman" w:cs="Times New Roman"/>
        </w:rPr>
        <w:t>ce</w:t>
      </w:r>
      <w:proofErr w:type="spellEnd"/>
      <w:r w:rsidR="002D70EA">
        <w:rPr>
          <w:rFonts w:ascii="Times New Roman" w:hAnsi="Times New Roman" w:cs="Times New Roman"/>
        </w:rPr>
        <w:t xml:space="preserve">=2.286, se=0.836, p=2.735). </w:t>
      </w:r>
      <w:r w:rsidR="00703937">
        <w:rPr>
          <w:rFonts w:ascii="Times New Roman" w:hAnsi="Times New Roman" w:cs="Times New Roman"/>
        </w:rPr>
        <w:t>Artiodactyla</w:t>
      </w:r>
      <w:r w:rsidR="00F261BB">
        <w:rPr>
          <w:rFonts w:ascii="Times New Roman" w:hAnsi="Times New Roman" w:cs="Times New Roman"/>
        </w:rPr>
        <w:t xml:space="preserve">, perissodactyla, and </w:t>
      </w:r>
      <w:r w:rsidR="00EE3313">
        <w:rPr>
          <w:rFonts w:ascii="Times New Roman" w:hAnsi="Times New Roman" w:cs="Times New Roman"/>
        </w:rPr>
        <w:t>Primate</w:t>
      </w:r>
      <w:r w:rsidR="002D70EA">
        <w:rPr>
          <w:rFonts w:ascii="Times New Roman" w:hAnsi="Times New Roman" w:cs="Times New Roman"/>
        </w:rPr>
        <w:t xml:space="preserve"> CC were not predicted by any of the climatic factors at any time interval</w:t>
      </w:r>
      <w:r w:rsidR="00ED05C5">
        <w:rPr>
          <w:rFonts w:ascii="Times New Roman" w:hAnsi="Times New Roman" w:cs="Times New Roman"/>
        </w:rPr>
        <w:t xml:space="preserve"> (p&gt;0.05)</w:t>
      </w:r>
      <w:r w:rsidR="002D70EA">
        <w:rPr>
          <w:rFonts w:ascii="Times New Roman" w:hAnsi="Times New Roman" w:cs="Times New Roman"/>
        </w:rPr>
        <w:t>.</w:t>
      </w:r>
      <w:r w:rsidR="005F18BB">
        <w:rPr>
          <w:rFonts w:ascii="Times New Roman" w:hAnsi="Times New Roman" w:cs="Times New Roman"/>
        </w:rPr>
        <w:t xml:space="preserve"> </w:t>
      </w:r>
      <w:r w:rsidR="00AB5EEB">
        <w:rPr>
          <w:rFonts w:ascii="Times New Roman" w:hAnsi="Times New Roman" w:cs="Times New Roman"/>
        </w:rPr>
        <w:t xml:space="preserve">Species-mean </w:t>
      </w:r>
      <w:r w:rsidR="005D221B">
        <w:rPr>
          <w:rFonts w:ascii="Times New Roman" w:hAnsi="Times New Roman" w:cs="Times New Roman"/>
        </w:rPr>
        <w:t>h</w:t>
      </w:r>
      <w:r w:rsidR="00A41265">
        <w:rPr>
          <w:rFonts w:ascii="Times New Roman" w:hAnsi="Times New Roman" w:cs="Times New Roman"/>
        </w:rPr>
        <w:t>ominin</w:t>
      </w:r>
      <w:r w:rsidR="005F18BB">
        <w:rPr>
          <w:rFonts w:ascii="Times New Roman" w:hAnsi="Times New Roman" w:cs="Times New Roman"/>
        </w:rPr>
        <w:t xml:space="preserve"> CC was predicted only by Trend at the 400Ky (</w:t>
      </w:r>
      <w:proofErr w:type="spellStart"/>
      <w:r w:rsidR="005F18BB">
        <w:rPr>
          <w:rFonts w:ascii="Times New Roman" w:hAnsi="Times New Roman" w:cs="Times New Roman"/>
        </w:rPr>
        <w:t>ce</w:t>
      </w:r>
      <w:proofErr w:type="spellEnd"/>
      <w:r w:rsidR="005F18BB">
        <w:rPr>
          <w:rFonts w:ascii="Times New Roman" w:hAnsi="Times New Roman" w:cs="Times New Roman"/>
        </w:rPr>
        <w:t>=0.328, se=0.122, p=0.025) and 200Ky (</w:t>
      </w:r>
      <w:proofErr w:type="spellStart"/>
      <w:r w:rsidR="005F18BB">
        <w:rPr>
          <w:rFonts w:ascii="Times New Roman" w:hAnsi="Times New Roman" w:cs="Times New Roman"/>
        </w:rPr>
        <w:t>ce</w:t>
      </w:r>
      <w:proofErr w:type="spellEnd"/>
      <w:r w:rsidR="005F18BB">
        <w:rPr>
          <w:rFonts w:ascii="Times New Roman" w:hAnsi="Times New Roman" w:cs="Times New Roman"/>
        </w:rPr>
        <w:t>=0.361, se=0.105, p=0.007) intervals.</w:t>
      </w:r>
      <w:r w:rsidR="00492CAA">
        <w:rPr>
          <w:rFonts w:ascii="Times New Roman" w:hAnsi="Times New Roman" w:cs="Times New Roman"/>
        </w:rPr>
        <w:t xml:space="preserve"> </w:t>
      </w:r>
      <w:r w:rsidR="002A0D8E">
        <w:rPr>
          <w:rFonts w:ascii="Times New Roman" w:hAnsi="Times New Roman" w:cs="Times New Roman"/>
        </w:rPr>
        <w:t>In order to explore the effect of increased sample size on the results, th</w:t>
      </w:r>
      <w:r w:rsidR="005D221B">
        <w:rPr>
          <w:rFonts w:ascii="Times New Roman" w:hAnsi="Times New Roman" w:cs="Times New Roman"/>
        </w:rPr>
        <w:t>e</w:t>
      </w:r>
      <w:r w:rsidR="002A0D8E">
        <w:rPr>
          <w:rFonts w:ascii="Times New Roman" w:hAnsi="Times New Roman" w:cs="Times New Roman"/>
        </w:rPr>
        <w:t>s</w:t>
      </w:r>
      <w:r w:rsidR="005D221B">
        <w:rPr>
          <w:rFonts w:ascii="Times New Roman" w:hAnsi="Times New Roman" w:cs="Times New Roman"/>
        </w:rPr>
        <w:t>e</w:t>
      </w:r>
      <w:r w:rsidR="002A0D8E">
        <w:rPr>
          <w:rFonts w:ascii="Times New Roman" w:hAnsi="Times New Roman" w:cs="Times New Roman"/>
        </w:rPr>
        <w:t xml:space="preserve"> data w</w:t>
      </w:r>
      <w:r w:rsidR="005D221B">
        <w:rPr>
          <w:rFonts w:ascii="Times New Roman" w:hAnsi="Times New Roman" w:cs="Times New Roman"/>
        </w:rPr>
        <w:t>ere</w:t>
      </w:r>
      <w:r w:rsidR="002A0D8E">
        <w:rPr>
          <w:rFonts w:ascii="Times New Roman" w:hAnsi="Times New Roman" w:cs="Times New Roman"/>
        </w:rPr>
        <w:t xml:space="preserve"> re-analyzed with the </w:t>
      </w:r>
      <w:r w:rsidR="005D221B">
        <w:rPr>
          <w:rFonts w:ascii="Times New Roman" w:hAnsi="Times New Roman" w:cs="Times New Roman"/>
        </w:rPr>
        <w:t>h</w:t>
      </w:r>
      <w:r w:rsidR="002A0D8E">
        <w:rPr>
          <w:rFonts w:ascii="Times New Roman" w:hAnsi="Times New Roman" w:cs="Times New Roman"/>
        </w:rPr>
        <w:t xml:space="preserve">ominin CC dataset broken into individual specimens, thus increasing the </w:t>
      </w:r>
      <w:r w:rsidR="00254FA4">
        <w:rPr>
          <w:rFonts w:ascii="Times New Roman" w:hAnsi="Times New Roman" w:cs="Times New Roman"/>
        </w:rPr>
        <w:t xml:space="preserve">sample size from 13 </w:t>
      </w:r>
      <w:r w:rsidR="006269F4">
        <w:rPr>
          <w:rFonts w:ascii="Times New Roman" w:hAnsi="Times New Roman" w:cs="Times New Roman"/>
        </w:rPr>
        <w:t xml:space="preserve">species </w:t>
      </w:r>
      <w:r w:rsidR="00254FA4">
        <w:rPr>
          <w:rFonts w:ascii="Times New Roman" w:hAnsi="Times New Roman" w:cs="Times New Roman"/>
        </w:rPr>
        <w:t>to 91</w:t>
      </w:r>
      <w:r w:rsidR="006269F4">
        <w:rPr>
          <w:rFonts w:ascii="Times New Roman" w:hAnsi="Times New Roman" w:cs="Times New Roman"/>
        </w:rPr>
        <w:t xml:space="preserve"> individuals</w:t>
      </w:r>
      <w:r w:rsidR="00254FA4">
        <w:rPr>
          <w:rFonts w:ascii="Times New Roman" w:hAnsi="Times New Roman" w:cs="Times New Roman"/>
        </w:rPr>
        <w:t xml:space="preserve">. </w:t>
      </w:r>
      <w:r w:rsidR="00036BBD">
        <w:rPr>
          <w:rFonts w:ascii="Times New Roman" w:hAnsi="Times New Roman" w:cs="Times New Roman"/>
        </w:rPr>
        <w:t xml:space="preserve">This expanded sample of hominins </w:t>
      </w:r>
      <w:r w:rsidR="0047390F">
        <w:rPr>
          <w:rFonts w:ascii="Times New Roman" w:hAnsi="Times New Roman" w:cs="Times New Roman"/>
        </w:rPr>
        <w:t>yielded</w:t>
      </w:r>
      <w:r w:rsidR="00D54206">
        <w:rPr>
          <w:rFonts w:ascii="Times New Roman" w:hAnsi="Times New Roman" w:cs="Times New Roman"/>
        </w:rPr>
        <w:t xml:space="preserve"> additional relationships</w:t>
      </w:r>
      <w:r w:rsidR="0047390F">
        <w:rPr>
          <w:rFonts w:ascii="Times New Roman" w:hAnsi="Times New Roman" w:cs="Times New Roman"/>
        </w:rPr>
        <w:t xml:space="preserve"> with Trend at the 1My interval (</w:t>
      </w:r>
      <w:proofErr w:type="spellStart"/>
      <w:r w:rsidR="0047390F">
        <w:rPr>
          <w:rFonts w:ascii="Times New Roman" w:hAnsi="Times New Roman" w:cs="Times New Roman"/>
        </w:rPr>
        <w:t>ce</w:t>
      </w:r>
      <w:proofErr w:type="spellEnd"/>
      <w:r w:rsidR="0047390F">
        <w:rPr>
          <w:rFonts w:ascii="Times New Roman" w:hAnsi="Times New Roman" w:cs="Times New Roman"/>
        </w:rPr>
        <w:t>=0.221, se=0.043</w:t>
      </w:r>
      <w:r w:rsidR="00D54206">
        <w:rPr>
          <w:rFonts w:ascii="Times New Roman" w:hAnsi="Times New Roman" w:cs="Times New Roman"/>
        </w:rPr>
        <w:t>, p=0.</w:t>
      </w:r>
      <w:r w:rsidR="0047390F">
        <w:rPr>
          <w:rFonts w:ascii="Times New Roman" w:hAnsi="Times New Roman" w:cs="Times New Roman"/>
        </w:rPr>
        <w:t>000</w:t>
      </w:r>
      <w:r w:rsidR="00D54206">
        <w:rPr>
          <w:rFonts w:ascii="Times New Roman" w:hAnsi="Times New Roman" w:cs="Times New Roman"/>
        </w:rPr>
        <w:t>)</w:t>
      </w:r>
      <w:r w:rsidR="0047390F">
        <w:rPr>
          <w:rFonts w:ascii="Times New Roman" w:hAnsi="Times New Roman" w:cs="Times New Roman"/>
        </w:rPr>
        <w:t xml:space="preserve"> as well as Variability at the 1My (</w:t>
      </w:r>
      <w:proofErr w:type="spellStart"/>
      <w:r w:rsidR="0047390F">
        <w:rPr>
          <w:rFonts w:ascii="Times New Roman" w:hAnsi="Times New Roman" w:cs="Times New Roman"/>
        </w:rPr>
        <w:t>ce</w:t>
      </w:r>
      <w:proofErr w:type="spellEnd"/>
      <w:r w:rsidR="0047390F">
        <w:rPr>
          <w:rFonts w:ascii="Times New Roman" w:hAnsi="Times New Roman" w:cs="Times New Roman"/>
        </w:rPr>
        <w:t>=0.</w:t>
      </w:r>
      <w:r w:rsidR="0047390F" w:rsidRPr="00AD3F0D">
        <w:rPr>
          <w:rFonts w:ascii="Times New Roman" w:hAnsi="Times New Roman" w:cs="Times New Roman"/>
        </w:rPr>
        <w:t>157, se=0.040, p=0.000), 400Ky (</w:t>
      </w:r>
      <w:proofErr w:type="spellStart"/>
      <w:r w:rsidR="0047390F" w:rsidRPr="00AD3F0D">
        <w:rPr>
          <w:rFonts w:ascii="Times New Roman" w:hAnsi="Times New Roman" w:cs="Times New Roman"/>
        </w:rPr>
        <w:t>ce</w:t>
      </w:r>
      <w:proofErr w:type="spellEnd"/>
      <w:r w:rsidR="0047390F" w:rsidRPr="00AD3F0D">
        <w:rPr>
          <w:rFonts w:ascii="Times New Roman" w:hAnsi="Times New Roman" w:cs="Times New Roman"/>
        </w:rPr>
        <w:t>=0.219, se=0.033, p=0.000), and 200Ky (</w:t>
      </w:r>
      <w:proofErr w:type="spellStart"/>
      <w:r w:rsidR="00AD3F0D" w:rsidRPr="00AD3F0D">
        <w:rPr>
          <w:rFonts w:ascii="Times New Roman" w:hAnsi="Times New Roman" w:cs="Times New Roman"/>
        </w:rPr>
        <w:t>ce</w:t>
      </w:r>
      <w:proofErr w:type="spellEnd"/>
      <w:r w:rsidR="00AD3F0D" w:rsidRPr="00AD3F0D">
        <w:rPr>
          <w:rFonts w:ascii="Times New Roman" w:hAnsi="Times New Roman" w:cs="Times New Roman"/>
        </w:rPr>
        <w:t>=0.192, se=0.034</w:t>
      </w:r>
      <w:r w:rsidR="0047390F" w:rsidRPr="00AD3F0D">
        <w:rPr>
          <w:rFonts w:ascii="Times New Roman" w:hAnsi="Times New Roman" w:cs="Times New Roman"/>
        </w:rPr>
        <w:t>, p=0.000) intervals</w:t>
      </w:r>
      <w:r w:rsidR="0079457D" w:rsidRPr="00AD3F0D">
        <w:rPr>
          <w:rFonts w:ascii="Times New Roman" w:hAnsi="Times New Roman" w:cs="Times New Roman"/>
        </w:rPr>
        <w:t xml:space="preserve"> and Rate at the 1My interval (</w:t>
      </w:r>
      <w:proofErr w:type="spellStart"/>
      <w:r w:rsidR="0079457D" w:rsidRPr="00AD3F0D">
        <w:rPr>
          <w:rFonts w:ascii="Times New Roman" w:hAnsi="Times New Roman" w:cs="Times New Roman"/>
        </w:rPr>
        <w:t>ce</w:t>
      </w:r>
      <w:proofErr w:type="spellEnd"/>
      <w:r w:rsidR="0079457D" w:rsidRPr="00AD3F0D">
        <w:rPr>
          <w:rFonts w:ascii="Times New Roman" w:hAnsi="Times New Roman" w:cs="Times New Roman"/>
        </w:rPr>
        <w:t xml:space="preserve">=0.058, se=0.019, p=0.003). </w:t>
      </w:r>
      <w:r w:rsidR="00970C78" w:rsidRPr="00AD3F0D">
        <w:rPr>
          <w:rFonts w:ascii="Times New Roman" w:hAnsi="Times New Roman" w:cs="Times New Roman"/>
        </w:rPr>
        <w:t>See Table X for co</w:t>
      </w:r>
      <w:r w:rsidR="00970C78">
        <w:rPr>
          <w:rFonts w:ascii="Times New Roman" w:hAnsi="Times New Roman" w:cs="Times New Roman"/>
        </w:rPr>
        <w:t>mplete results.</w:t>
      </w:r>
    </w:p>
    <w:p w14:paraId="40201E1F" w14:textId="47C0D463" w:rsidR="003E7449" w:rsidRDefault="007247BC" w:rsidP="00141ADD">
      <w:pPr>
        <w:rPr>
          <w:rFonts w:ascii="Times New Roman" w:hAnsi="Times New Roman" w:cs="Times New Roman"/>
        </w:rPr>
      </w:pPr>
      <w:r>
        <w:rPr>
          <w:rFonts w:ascii="Times New Roman" w:hAnsi="Times New Roman" w:cs="Times New Roman"/>
        </w:rPr>
        <w:tab/>
      </w:r>
      <w:r w:rsidR="005D221B">
        <w:rPr>
          <w:rFonts w:ascii="Times New Roman" w:hAnsi="Times New Roman" w:cs="Times New Roman"/>
        </w:rPr>
        <w:t>R</w:t>
      </w:r>
      <w:r>
        <w:rPr>
          <w:rFonts w:ascii="Times New Roman" w:hAnsi="Times New Roman" w:cs="Times New Roman"/>
        </w:rPr>
        <w:t xml:space="preserve">esults differed considerably after detrending the CC and climatic data sets. </w:t>
      </w:r>
      <w:r w:rsidR="00456378">
        <w:rPr>
          <w:rFonts w:ascii="Times New Roman" w:hAnsi="Times New Roman" w:cs="Times New Roman"/>
        </w:rPr>
        <w:t xml:space="preserve">For all </w:t>
      </w:r>
      <w:r w:rsidR="005D221B">
        <w:rPr>
          <w:rFonts w:ascii="Times New Roman" w:hAnsi="Times New Roman" w:cs="Times New Roman"/>
        </w:rPr>
        <w:t xml:space="preserve">mammals </w:t>
      </w:r>
      <w:r w:rsidR="00456378">
        <w:rPr>
          <w:rFonts w:ascii="Times New Roman" w:hAnsi="Times New Roman" w:cs="Times New Roman"/>
        </w:rPr>
        <w:t xml:space="preserve">grouped together, </w:t>
      </w:r>
      <w:r>
        <w:rPr>
          <w:rFonts w:ascii="Times New Roman" w:hAnsi="Times New Roman" w:cs="Times New Roman"/>
        </w:rPr>
        <w:t xml:space="preserve">Trend was no longer significant at any of the intervals. Rather, </w:t>
      </w:r>
      <w:r w:rsidR="00A910FD">
        <w:rPr>
          <w:rFonts w:ascii="Times New Roman" w:hAnsi="Times New Roman" w:cs="Times New Roman"/>
        </w:rPr>
        <w:t>Variability (</w:t>
      </w:r>
      <w:proofErr w:type="spellStart"/>
      <w:r w:rsidR="00A910FD">
        <w:rPr>
          <w:rFonts w:ascii="Times New Roman" w:hAnsi="Times New Roman" w:cs="Times New Roman"/>
        </w:rPr>
        <w:t>ce</w:t>
      </w:r>
      <w:proofErr w:type="spellEnd"/>
      <w:r w:rsidR="00A910FD">
        <w:rPr>
          <w:rFonts w:ascii="Times New Roman" w:hAnsi="Times New Roman" w:cs="Times New Roman"/>
        </w:rPr>
        <w:t>=</w:t>
      </w:r>
      <w:r w:rsidR="00E97514">
        <w:rPr>
          <w:rFonts w:ascii="Times New Roman" w:hAnsi="Times New Roman" w:cs="Times New Roman"/>
        </w:rPr>
        <w:t xml:space="preserve">3.967, se=1.927, p=0.044) </w:t>
      </w:r>
      <w:r w:rsidR="00A910FD">
        <w:rPr>
          <w:rFonts w:ascii="Times New Roman" w:hAnsi="Times New Roman" w:cs="Times New Roman"/>
        </w:rPr>
        <w:t xml:space="preserve">and Rate </w:t>
      </w:r>
      <w:r w:rsidR="00E97514">
        <w:rPr>
          <w:rFonts w:ascii="Times New Roman" w:hAnsi="Times New Roman" w:cs="Times New Roman"/>
        </w:rPr>
        <w:t>(</w:t>
      </w:r>
      <w:proofErr w:type="spellStart"/>
      <w:r w:rsidR="00E97514">
        <w:rPr>
          <w:rFonts w:ascii="Times New Roman" w:hAnsi="Times New Roman" w:cs="Times New Roman"/>
        </w:rPr>
        <w:t>ce</w:t>
      </w:r>
      <w:proofErr w:type="spellEnd"/>
      <w:r w:rsidR="00E97514">
        <w:rPr>
          <w:rFonts w:ascii="Times New Roman" w:hAnsi="Times New Roman" w:cs="Times New Roman"/>
        </w:rPr>
        <w:t xml:space="preserve">=0.206, se=0.090, p=0.026) </w:t>
      </w:r>
      <w:r w:rsidR="00A910FD">
        <w:rPr>
          <w:rFonts w:ascii="Times New Roman" w:hAnsi="Times New Roman" w:cs="Times New Roman"/>
        </w:rPr>
        <w:t>were significant predictors of CC, but only at the 200Ky interval.</w:t>
      </w:r>
      <w:r w:rsidR="00581FC7">
        <w:rPr>
          <w:rFonts w:ascii="Times New Roman" w:hAnsi="Times New Roman" w:cs="Times New Roman"/>
        </w:rPr>
        <w:t xml:space="preserve"> </w:t>
      </w:r>
      <w:r w:rsidR="00703937">
        <w:rPr>
          <w:rFonts w:ascii="Times New Roman" w:hAnsi="Times New Roman" w:cs="Times New Roman"/>
        </w:rPr>
        <w:t>Artiodactyla</w:t>
      </w:r>
      <w:r w:rsidR="00581FC7">
        <w:rPr>
          <w:rFonts w:ascii="Times New Roman" w:hAnsi="Times New Roman" w:cs="Times New Roman"/>
        </w:rPr>
        <w:t xml:space="preserve"> CC was only predicted by Rate at the 200Ky interval (</w:t>
      </w:r>
      <w:proofErr w:type="spellStart"/>
      <w:r w:rsidR="00581FC7">
        <w:rPr>
          <w:rFonts w:ascii="Times New Roman" w:hAnsi="Times New Roman" w:cs="Times New Roman"/>
        </w:rPr>
        <w:t>ce</w:t>
      </w:r>
      <w:proofErr w:type="spellEnd"/>
      <w:r w:rsidR="00581FC7">
        <w:rPr>
          <w:rFonts w:ascii="Times New Roman" w:hAnsi="Times New Roman" w:cs="Times New Roman"/>
        </w:rPr>
        <w:t>=0.0542, se=0.145, p=0.010)</w:t>
      </w:r>
      <w:r w:rsidR="006C15E3">
        <w:rPr>
          <w:rFonts w:ascii="Times New Roman" w:hAnsi="Times New Roman" w:cs="Times New Roman"/>
        </w:rPr>
        <w:t>,</w:t>
      </w:r>
      <w:r w:rsidR="00F261BB">
        <w:rPr>
          <w:rFonts w:ascii="Times New Roman" w:hAnsi="Times New Roman" w:cs="Times New Roman"/>
        </w:rPr>
        <w:t xml:space="preserve"> as was </w:t>
      </w:r>
      <w:r w:rsidR="00703937">
        <w:rPr>
          <w:rFonts w:ascii="Times New Roman" w:hAnsi="Times New Roman" w:cs="Times New Roman"/>
        </w:rPr>
        <w:t>Carnivora</w:t>
      </w:r>
      <w:r w:rsidR="00581FC7">
        <w:rPr>
          <w:rFonts w:ascii="Times New Roman" w:hAnsi="Times New Roman" w:cs="Times New Roman"/>
        </w:rPr>
        <w:t xml:space="preserve"> CC (</w:t>
      </w:r>
      <w:proofErr w:type="spellStart"/>
      <w:r w:rsidR="00581FC7">
        <w:rPr>
          <w:rFonts w:ascii="Times New Roman" w:hAnsi="Times New Roman" w:cs="Times New Roman"/>
        </w:rPr>
        <w:t>ce</w:t>
      </w:r>
      <w:proofErr w:type="spellEnd"/>
      <w:r w:rsidR="00581FC7">
        <w:rPr>
          <w:rFonts w:ascii="Times New Roman" w:hAnsi="Times New Roman" w:cs="Times New Roman"/>
        </w:rPr>
        <w:t>=0.221, se=0.087, p=0.015).</w:t>
      </w:r>
      <w:r w:rsidR="006C15E3">
        <w:rPr>
          <w:rFonts w:ascii="Times New Roman" w:hAnsi="Times New Roman" w:cs="Times New Roman"/>
        </w:rPr>
        <w:t xml:space="preserve"> Cetacea CC was only predicted by Rate at the 1My interval (</w:t>
      </w:r>
      <w:proofErr w:type="spellStart"/>
      <w:r w:rsidR="006C15E3">
        <w:rPr>
          <w:rFonts w:ascii="Times New Roman" w:hAnsi="Times New Roman" w:cs="Times New Roman"/>
        </w:rPr>
        <w:t>ce</w:t>
      </w:r>
      <w:proofErr w:type="spellEnd"/>
      <w:r w:rsidR="006C15E3">
        <w:rPr>
          <w:rFonts w:ascii="Times New Roman" w:hAnsi="Times New Roman" w:cs="Times New Roman"/>
        </w:rPr>
        <w:t>=2.648, se=0.715, p=0.006).</w:t>
      </w:r>
      <w:r w:rsidR="006C15E3" w:rsidRPr="006C15E3">
        <w:rPr>
          <w:rFonts w:ascii="Times New Roman" w:hAnsi="Times New Roman" w:cs="Times New Roman"/>
        </w:rPr>
        <w:t xml:space="preserve"> </w:t>
      </w:r>
      <w:r w:rsidR="00AE3027">
        <w:rPr>
          <w:rFonts w:ascii="Times New Roman" w:hAnsi="Times New Roman" w:cs="Times New Roman"/>
        </w:rPr>
        <w:t>Perissodactyla</w:t>
      </w:r>
      <w:r w:rsidR="006C15E3">
        <w:rPr>
          <w:rFonts w:ascii="Times New Roman" w:hAnsi="Times New Roman" w:cs="Times New Roman"/>
        </w:rPr>
        <w:t xml:space="preserve"> CC was only predicted by Variability at the 200Ky interval (</w:t>
      </w:r>
      <w:proofErr w:type="spellStart"/>
      <w:r w:rsidR="006C15E3">
        <w:rPr>
          <w:rFonts w:ascii="Times New Roman" w:hAnsi="Times New Roman" w:cs="Times New Roman"/>
        </w:rPr>
        <w:t>ce</w:t>
      </w:r>
      <w:proofErr w:type="spellEnd"/>
      <w:r w:rsidR="006C15E3">
        <w:rPr>
          <w:rFonts w:ascii="Times New Roman" w:hAnsi="Times New Roman" w:cs="Times New Roman"/>
        </w:rPr>
        <w:t xml:space="preserve">=9.793, se=3.473, p=0.037). </w:t>
      </w:r>
      <w:r w:rsidR="00EE3313">
        <w:rPr>
          <w:rFonts w:ascii="Times New Roman" w:hAnsi="Times New Roman" w:cs="Times New Roman"/>
        </w:rPr>
        <w:t>Primate</w:t>
      </w:r>
      <w:r w:rsidR="006C15E3">
        <w:rPr>
          <w:rFonts w:ascii="Times New Roman" w:hAnsi="Times New Roman" w:cs="Times New Roman"/>
        </w:rPr>
        <w:t xml:space="preserve"> </w:t>
      </w:r>
      <w:r w:rsidR="006C15E3">
        <w:rPr>
          <w:rFonts w:ascii="Times New Roman" w:hAnsi="Times New Roman" w:cs="Times New Roman"/>
        </w:rPr>
        <w:lastRenderedPageBreak/>
        <w:t xml:space="preserve">CC was predicted by Trend </w:t>
      </w:r>
      <w:r w:rsidR="008127CD">
        <w:rPr>
          <w:rFonts w:ascii="Times New Roman" w:hAnsi="Times New Roman" w:cs="Times New Roman"/>
        </w:rPr>
        <w:t>(</w:t>
      </w:r>
      <w:proofErr w:type="spellStart"/>
      <w:r w:rsidR="008127CD">
        <w:rPr>
          <w:rFonts w:ascii="Times New Roman" w:hAnsi="Times New Roman" w:cs="Times New Roman"/>
        </w:rPr>
        <w:t>ce</w:t>
      </w:r>
      <w:proofErr w:type="spellEnd"/>
      <w:r w:rsidR="008127CD">
        <w:rPr>
          <w:rFonts w:ascii="Times New Roman" w:hAnsi="Times New Roman" w:cs="Times New Roman"/>
        </w:rPr>
        <w:t xml:space="preserve">=-4.042, se=1.328, p=0.019) </w:t>
      </w:r>
      <w:r w:rsidR="006C15E3">
        <w:rPr>
          <w:rFonts w:ascii="Times New Roman" w:hAnsi="Times New Roman" w:cs="Times New Roman"/>
        </w:rPr>
        <w:t>and Variability</w:t>
      </w:r>
      <w:r w:rsidR="008127CD">
        <w:rPr>
          <w:rFonts w:ascii="Times New Roman" w:hAnsi="Times New Roman" w:cs="Times New Roman"/>
        </w:rPr>
        <w:t xml:space="preserve"> (</w:t>
      </w:r>
      <w:proofErr w:type="spellStart"/>
      <w:r w:rsidR="008127CD">
        <w:rPr>
          <w:rFonts w:ascii="Times New Roman" w:hAnsi="Times New Roman" w:cs="Times New Roman"/>
        </w:rPr>
        <w:t>ce</w:t>
      </w:r>
      <w:proofErr w:type="spellEnd"/>
      <w:r w:rsidR="008127CD">
        <w:rPr>
          <w:rFonts w:ascii="Times New Roman" w:hAnsi="Times New Roman" w:cs="Times New Roman"/>
        </w:rPr>
        <w:t>=0.797, se=0.238, p=0.012)</w:t>
      </w:r>
      <w:r w:rsidR="006C15E3">
        <w:rPr>
          <w:rFonts w:ascii="Times New Roman" w:hAnsi="Times New Roman" w:cs="Times New Roman"/>
        </w:rPr>
        <w:t xml:space="preserve"> </w:t>
      </w:r>
      <w:r w:rsidR="008127CD">
        <w:rPr>
          <w:rFonts w:ascii="Times New Roman" w:hAnsi="Times New Roman" w:cs="Times New Roman"/>
        </w:rPr>
        <w:t>b</w:t>
      </w:r>
      <w:r w:rsidR="005A462C">
        <w:rPr>
          <w:rFonts w:ascii="Times New Roman" w:hAnsi="Times New Roman" w:cs="Times New Roman"/>
        </w:rPr>
        <w:t>ut only at the 200Ky interval. Notably, i</w:t>
      </w:r>
      <w:r w:rsidR="008127CD">
        <w:rPr>
          <w:rFonts w:ascii="Times New Roman" w:hAnsi="Times New Roman" w:cs="Times New Roman"/>
        </w:rPr>
        <w:t>n contrast with the</w:t>
      </w:r>
      <w:r w:rsidR="005A462C">
        <w:rPr>
          <w:rFonts w:ascii="Times New Roman" w:hAnsi="Times New Roman" w:cs="Times New Roman"/>
        </w:rPr>
        <w:t xml:space="preserve"> </w:t>
      </w:r>
      <w:r w:rsidR="005D221B">
        <w:rPr>
          <w:rFonts w:ascii="Times New Roman" w:hAnsi="Times New Roman" w:cs="Times New Roman"/>
        </w:rPr>
        <w:t>non</w:t>
      </w:r>
      <w:r w:rsidR="005A462C">
        <w:rPr>
          <w:rFonts w:ascii="Times New Roman" w:hAnsi="Times New Roman" w:cs="Times New Roman"/>
        </w:rPr>
        <w:t xml:space="preserve">-detrended data, detrended </w:t>
      </w:r>
      <w:r w:rsidR="005D221B">
        <w:rPr>
          <w:rFonts w:ascii="Times New Roman" w:hAnsi="Times New Roman" w:cs="Times New Roman"/>
        </w:rPr>
        <w:t>h</w:t>
      </w:r>
      <w:r w:rsidR="00A41265">
        <w:rPr>
          <w:rFonts w:ascii="Times New Roman" w:hAnsi="Times New Roman" w:cs="Times New Roman"/>
        </w:rPr>
        <w:t>ominin</w:t>
      </w:r>
      <w:r w:rsidR="008127CD">
        <w:rPr>
          <w:rFonts w:ascii="Times New Roman" w:hAnsi="Times New Roman" w:cs="Times New Roman"/>
        </w:rPr>
        <w:t xml:space="preserve"> CC was not</w:t>
      </w:r>
      <w:r w:rsidR="00CA0788">
        <w:rPr>
          <w:rFonts w:ascii="Times New Roman" w:hAnsi="Times New Roman" w:cs="Times New Roman"/>
        </w:rPr>
        <w:t xml:space="preserve"> </w:t>
      </w:r>
      <w:r w:rsidR="00D1533B">
        <w:rPr>
          <w:rFonts w:ascii="Times New Roman" w:hAnsi="Times New Roman" w:cs="Times New Roman"/>
        </w:rPr>
        <w:t>significantly</w:t>
      </w:r>
      <w:r w:rsidR="008127CD">
        <w:rPr>
          <w:rFonts w:ascii="Times New Roman" w:hAnsi="Times New Roman" w:cs="Times New Roman"/>
        </w:rPr>
        <w:t xml:space="preserve"> predicted by any climatic variables at any</w:t>
      </w:r>
      <w:r w:rsidR="00C92AA1">
        <w:rPr>
          <w:rFonts w:ascii="Times New Roman" w:hAnsi="Times New Roman" w:cs="Times New Roman"/>
        </w:rPr>
        <w:t xml:space="preserve"> time intervals (p&gt;0.313)</w:t>
      </w:r>
      <w:r w:rsidR="00F73147">
        <w:rPr>
          <w:rFonts w:ascii="Times New Roman" w:hAnsi="Times New Roman" w:cs="Times New Roman"/>
        </w:rPr>
        <w:t xml:space="preserve">. This held true </w:t>
      </w:r>
      <w:r w:rsidR="001E0F48">
        <w:rPr>
          <w:rFonts w:ascii="Times New Roman" w:hAnsi="Times New Roman" w:cs="Times New Roman"/>
        </w:rPr>
        <w:t xml:space="preserve">for even the </w:t>
      </w:r>
      <w:r w:rsidR="005D221B">
        <w:rPr>
          <w:rFonts w:ascii="Times New Roman" w:hAnsi="Times New Roman" w:cs="Times New Roman"/>
        </w:rPr>
        <w:t>larger sample of individual h</w:t>
      </w:r>
      <w:r w:rsidR="00A41265">
        <w:rPr>
          <w:rFonts w:ascii="Times New Roman" w:hAnsi="Times New Roman" w:cs="Times New Roman"/>
        </w:rPr>
        <w:t>ominin</w:t>
      </w:r>
      <w:r w:rsidR="001E0F48">
        <w:rPr>
          <w:rFonts w:ascii="Times New Roman" w:hAnsi="Times New Roman" w:cs="Times New Roman"/>
        </w:rPr>
        <w:t xml:space="preserve"> </w:t>
      </w:r>
      <w:r w:rsidR="005D221B">
        <w:rPr>
          <w:rFonts w:ascii="Times New Roman" w:hAnsi="Times New Roman" w:cs="Times New Roman"/>
        </w:rPr>
        <w:t xml:space="preserve">specimen </w:t>
      </w:r>
      <w:r w:rsidR="001E0F48">
        <w:rPr>
          <w:rFonts w:ascii="Times New Roman" w:hAnsi="Times New Roman" w:cs="Times New Roman"/>
        </w:rPr>
        <w:t>CC</w:t>
      </w:r>
      <w:r w:rsidR="005D221B">
        <w:rPr>
          <w:rFonts w:ascii="Times New Roman" w:hAnsi="Times New Roman" w:cs="Times New Roman"/>
        </w:rPr>
        <w:t>s</w:t>
      </w:r>
      <w:r w:rsidR="001E0F48">
        <w:rPr>
          <w:rFonts w:ascii="Times New Roman" w:hAnsi="Times New Roman" w:cs="Times New Roman"/>
        </w:rPr>
        <w:t xml:space="preserve">, which also displayed no </w:t>
      </w:r>
      <w:r w:rsidR="00492CAA">
        <w:rPr>
          <w:rFonts w:ascii="Times New Roman" w:hAnsi="Times New Roman" w:cs="Times New Roman"/>
        </w:rPr>
        <w:t>significant</w:t>
      </w:r>
      <w:r w:rsidR="001E0F48">
        <w:rPr>
          <w:rFonts w:ascii="Times New Roman" w:hAnsi="Times New Roman" w:cs="Times New Roman"/>
        </w:rPr>
        <w:t xml:space="preserve"> relationships with climate once data was detrended (p&gt;0.384)</w:t>
      </w:r>
      <w:r w:rsidR="00E712F8">
        <w:rPr>
          <w:rFonts w:ascii="Times New Roman" w:hAnsi="Times New Roman" w:cs="Times New Roman"/>
        </w:rPr>
        <w:t>.</w:t>
      </w:r>
      <w:r w:rsidR="00F73147">
        <w:rPr>
          <w:rFonts w:ascii="Times New Roman" w:hAnsi="Times New Roman" w:cs="Times New Roman"/>
        </w:rPr>
        <w:t xml:space="preserve"> </w:t>
      </w:r>
      <w:r w:rsidR="00970C78">
        <w:rPr>
          <w:rFonts w:ascii="Times New Roman" w:hAnsi="Times New Roman" w:cs="Times New Roman"/>
        </w:rPr>
        <w:t>See Table X for complete results.</w:t>
      </w:r>
    </w:p>
    <w:p w14:paraId="3FB07702" w14:textId="77777777" w:rsidR="00745A5F" w:rsidRDefault="00745A5F" w:rsidP="007247BC">
      <w:pPr>
        <w:rPr>
          <w:rFonts w:ascii="Times New Roman" w:hAnsi="Times New Roman" w:cs="Times New Roman"/>
        </w:rPr>
      </w:pPr>
    </w:p>
    <w:p w14:paraId="2E1272FD" w14:textId="6D36B669" w:rsidR="00B02F2D" w:rsidRDefault="00391A42" w:rsidP="007247BC">
      <w:pPr>
        <w:rPr>
          <w:rFonts w:ascii="Times New Roman" w:hAnsi="Times New Roman" w:cs="Times New Roman"/>
        </w:rPr>
      </w:pPr>
      <w:r>
        <w:rPr>
          <w:rFonts w:ascii="Times New Roman" w:hAnsi="Times New Roman" w:cs="Times New Roman"/>
        </w:rPr>
        <w:t>Next, we performed the analyses described above with a</w:t>
      </w:r>
      <w:r w:rsidR="00745A5F">
        <w:rPr>
          <w:rFonts w:ascii="Times New Roman" w:hAnsi="Times New Roman" w:cs="Times New Roman"/>
        </w:rPr>
        <w:t>ncestral</w:t>
      </w:r>
      <w:r w:rsidR="00424814">
        <w:rPr>
          <w:rFonts w:ascii="Times New Roman" w:hAnsi="Times New Roman" w:cs="Times New Roman"/>
        </w:rPr>
        <w:t xml:space="preserve"> </w:t>
      </w:r>
      <w:r>
        <w:rPr>
          <w:rFonts w:ascii="Times New Roman" w:hAnsi="Times New Roman" w:cs="Times New Roman"/>
        </w:rPr>
        <w:t xml:space="preserve">reconstruction of </w:t>
      </w:r>
      <w:r w:rsidR="00424814">
        <w:rPr>
          <w:rFonts w:ascii="Times New Roman" w:hAnsi="Times New Roman" w:cs="Times New Roman"/>
        </w:rPr>
        <w:t>CCs.</w:t>
      </w:r>
      <w:r w:rsidR="004B12A9">
        <w:rPr>
          <w:rFonts w:ascii="Times New Roman" w:hAnsi="Times New Roman" w:cs="Times New Roman"/>
        </w:rPr>
        <w:t xml:space="preserve"> </w:t>
      </w:r>
      <w:r w:rsidR="00B30849">
        <w:rPr>
          <w:rFonts w:ascii="Times New Roman" w:hAnsi="Times New Roman" w:cs="Times New Roman"/>
        </w:rPr>
        <w:t xml:space="preserve">First using the </w:t>
      </w:r>
      <w:r>
        <w:rPr>
          <w:rFonts w:ascii="Times New Roman" w:hAnsi="Times New Roman" w:cs="Times New Roman"/>
        </w:rPr>
        <w:t xml:space="preserve">non-detrended </w:t>
      </w:r>
      <w:r w:rsidR="00B30849">
        <w:rPr>
          <w:rFonts w:ascii="Times New Roman" w:hAnsi="Times New Roman" w:cs="Times New Roman"/>
        </w:rPr>
        <w:t xml:space="preserve">data, it was found that when all </w:t>
      </w:r>
      <w:r>
        <w:rPr>
          <w:rFonts w:ascii="Times New Roman" w:hAnsi="Times New Roman" w:cs="Times New Roman"/>
        </w:rPr>
        <w:t xml:space="preserve">mammals </w:t>
      </w:r>
      <w:r w:rsidR="00B30849">
        <w:rPr>
          <w:rFonts w:ascii="Times New Roman" w:hAnsi="Times New Roman" w:cs="Times New Roman"/>
        </w:rPr>
        <w:t xml:space="preserve">were grouped together none of the climatic factors predicted CC (p&gt;0.05). </w:t>
      </w:r>
      <w:r w:rsidR="004B12A9">
        <w:rPr>
          <w:rFonts w:ascii="Times New Roman" w:hAnsi="Times New Roman" w:cs="Times New Roman"/>
        </w:rPr>
        <w:t xml:space="preserve"> </w:t>
      </w:r>
      <w:r w:rsidR="007B4831">
        <w:rPr>
          <w:rFonts w:ascii="Times New Roman" w:hAnsi="Times New Roman" w:cs="Times New Roman"/>
        </w:rPr>
        <w:t xml:space="preserve">At the </w:t>
      </w:r>
      <w:r w:rsidR="005A4520">
        <w:rPr>
          <w:rFonts w:ascii="Times New Roman" w:hAnsi="Times New Roman" w:cs="Times New Roman"/>
        </w:rPr>
        <w:t>taxon</w:t>
      </w:r>
      <w:r w:rsidR="007B4831">
        <w:rPr>
          <w:rFonts w:ascii="Times New Roman" w:hAnsi="Times New Roman" w:cs="Times New Roman"/>
        </w:rPr>
        <w:t xml:space="preserve"> level, </w:t>
      </w:r>
      <w:r w:rsidR="00703937">
        <w:rPr>
          <w:rFonts w:ascii="Times New Roman" w:hAnsi="Times New Roman" w:cs="Times New Roman"/>
        </w:rPr>
        <w:t>Artiodactyla</w:t>
      </w:r>
      <w:r w:rsidR="00B30849">
        <w:rPr>
          <w:rFonts w:ascii="Times New Roman" w:hAnsi="Times New Roman" w:cs="Times New Roman"/>
        </w:rPr>
        <w:t xml:space="preserve">, </w:t>
      </w:r>
      <w:r>
        <w:rPr>
          <w:rFonts w:ascii="Times New Roman" w:hAnsi="Times New Roman" w:cs="Times New Roman"/>
        </w:rPr>
        <w:t>C</w:t>
      </w:r>
      <w:r w:rsidR="007B4831">
        <w:rPr>
          <w:rFonts w:ascii="Times New Roman" w:hAnsi="Times New Roman" w:cs="Times New Roman"/>
        </w:rPr>
        <w:t xml:space="preserve">etacea, </w:t>
      </w:r>
      <w:r>
        <w:rPr>
          <w:rFonts w:ascii="Times New Roman" w:hAnsi="Times New Roman" w:cs="Times New Roman"/>
        </w:rPr>
        <w:t>P</w:t>
      </w:r>
      <w:r w:rsidR="006E303A">
        <w:rPr>
          <w:rFonts w:ascii="Times New Roman" w:hAnsi="Times New Roman" w:cs="Times New Roman"/>
        </w:rPr>
        <w:t>erissodactyla</w:t>
      </w:r>
      <w:r w:rsidR="007B4831">
        <w:rPr>
          <w:rFonts w:ascii="Times New Roman" w:hAnsi="Times New Roman" w:cs="Times New Roman"/>
        </w:rPr>
        <w:t xml:space="preserve"> and </w:t>
      </w:r>
      <w:r w:rsidR="00EE3313">
        <w:rPr>
          <w:rFonts w:ascii="Times New Roman" w:hAnsi="Times New Roman" w:cs="Times New Roman"/>
        </w:rPr>
        <w:t>Primate</w:t>
      </w:r>
      <w:r w:rsidR="00B30849">
        <w:rPr>
          <w:rFonts w:ascii="Times New Roman" w:hAnsi="Times New Roman" w:cs="Times New Roman"/>
        </w:rPr>
        <w:t xml:space="preserve"> CC </w:t>
      </w:r>
      <w:r w:rsidR="006E303A">
        <w:rPr>
          <w:rFonts w:ascii="Times New Roman" w:hAnsi="Times New Roman" w:cs="Times New Roman"/>
        </w:rPr>
        <w:t>were</w:t>
      </w:r>
      <w:r w:rsidR="00B30849">
        <w:rPr>
          <w:rFonts w:ascii="Times New Roman" w:hAnsi="Times New Roman" w:cs="Times New Roman"/>
        </w:rPr>
        <w:t xml:space="preserve"> also not predicted by any climatic factors (p&gt;0.05). However</w:t>
      </w:r>
      <w:r>
        <w:rPr>
          <w:rFonts w:ascii="Times New Roman" w:hAnsi="Times New Roman" w:cs="Times New Roman"/>
        </w:rPr>
        <w:t>,</w:t>
      </w:r>
      <w:r w:rsidR="00B30849">
        <w:rPr>
          <w:rFonts w:ascii="Times New Roman" w:hAnsi="Times New Roman" w:cs="Times New Roman"/>
        </w:rPr>
        <w:t xml:space="preserve"> </w:t>
      </w:r>
      <w:r w:rsidR="00703937">
        <w:rPr>
          <w:rFonts w:ascii="Times New Roman" w:hAnsi="Times New Roman" w:cs="Times New Roman"/>
        </w:rPr>
        <w:t>Carnivora</w:t>
      </w:r>
      <w:r w:rsidR="00B30849">
        <w:rPr>
          <w:rFonts w:ascii="Times New Roman" w:hAnsi="Times New Roman" w:cs="Times New Roman"/>
        </w:rPr>
        <w:t xml:space="preserve"> CC was predicted by </w:t>
      </w:r>
      <w:r w:rsidR="006E303A">
        <w:rPr>
          <w:rFonts w:ascii="Times New Roman" w:hAnsi="Times New Roman" w:cs="Times New Roman"/>
        </w:rPr>
        <w:t>Variability</w:t>
      </w:r>
      <w:r w:rsidR="00B30849">
        <w:rPr>
          <w:rFonts w:ascii="Times New Roman" w:hAnsi="Times New Roman" w:cs="Times New Roman"/>
        </w:rPr>
        <w:t xml:space="preserve"> at all three intervals (</w:t>
      </w:r>
      <w:proofErr w:type="spellStart"/>
      <w:r w:rsidR="00B30849">
        <w:rPr>
          <w:rFonts w:ascii="Times New Roman" w:hAnsi="Times New Roman" w:cs="Times New Roman"/>
        </w:rPr>
        <w:t>ce</w:t>
      </w:r>
      <w:proofErr w:type="spellEnd"/>
      <w:r w:rsidR="00B30849">
        <w:rPr>
          <w:rFonts w:ascii="Times New Roman" w:hAnsi="Times New Roman" w:cs="Times New Roman"/>
        </w:rPr>
        <w:t>=</w:t>
      </w:r>
      <w:r w:rsidR="006E303A">
        <w:rPr>
          <w:rFonts w:ascii="Times New Roman" w:hAnsi="Times New Roman" w:cs="Times New Roman"/>
        </w:rPr>
        <w:t>0.145</w:t>
      </w:r>
      <w:r w:rsidR="00040F05">
        <w:rPr>
          <w:rFonts w:ascii="Times New Roman" w:hAnsi="Times New Roman" w:cs="Times New Roman"/>
        </w:rPr>
        <w:t>-0.158</w:t>
      </w:r>
      <w:r w:rsidR="00595828">
        <w:rPr>
          <w:rFonts w:ascii="Times New Roman" w:hAnsi="Times New Roman" w:cs="Times New Roman"/>
        </w:rPr>
        <w:t>, se=0.</w:t>
      </w:r>
      <w:r w:rsidR="00040F05">
        <w:rPr>
          <w:rFonts w:ascii="Times New Roman" w:hAnsi="Times New Roman" w:cs="Times New Roman"/>
        </w:rPr>
        <w:t>071-0.075</w:t>
      </w:r>
      <w:r w:rsidR="00595828">
        <w:rPr>
          <w:rFonts w:ascii="Times New Roman" w:hAnsi="Times New Roman" w:cs="Times New Roman"/>
        </w:rPr>
        <w:t>, p=</w:t>
      </w:r>
      <w:r w:rsidR="00040F05">
        <w:rPr>
          <w:rFonts w:ascii="Times New Roman" w:hAnsi="Times New Roman" w:cs="Times New Roman"/>
        </w:rPr>
        <w:t>0.030-0.043</w:t>
      </w:r>
      <w:r w:rsidR="00595828">
        <w:rPr>
          <w:rFonts w:ascii="Times New Roman" w:hAnsi="Times New Roman" w:cs="Times New Roman"/>
        </w:rPr>
        <w:t>)</w:t>
      </w:r>
      <w:r w:rsidR="007B4831">
        <w:rPr>
          <w:rFonts w:ascii="Times New Roman" w:hAnsi="Times New Roman" w:cs="Times New Roman"/>
        </w:rPr>
        <w:t xml:space="preserve"> and by </w:t>
      </w:r>
      <w:r w:rsidR="00FB20A8">
        <w:rPr>
          <w:rFonts w:ascii="Times New Roman" w:hAnsi="Times New Roman" w:cs="Times New Roman"/>
        </w:rPr>
        <w:t>Rate at the 1My interval (</w:t>
      </w:r>
      <w:proofErr w:type="spellStart"/>
      <w:r w:rsidR="00FB20A8">
        <w:rPr>
          <w:rFonts w:ascii="Times New Roman" w:hAnsi="Times New Roman" w:cs="Times New Roman"/>
        </w:rPr>
        <w:t>ce</w:t>
      </w:r>
      <w:proofErr w:type="spellEnd"/>
      <w:r w:rsidR="00FB20A8">
        <w:rPr>
          <w:rFonts w:ascii="Times New Roman" w:hAnsi="Times New Roman" w:cs="Times New Roman"/>
        </w:rPr>
        <w:t>=-0.</w:t>
      </w:r>
      <w:r w:rsidR="007B4831">
        <w:rPr>
          <w:rFonts w:ascii="Times New Roman" w:hAnsi="Times New Roman" w:cs="Times New Roman"/>
        </w:rPr>
        <w:t>178, se=0.074</w:t>
      </w:r>
      <w:r w:rsidR="00DD2FB1">
        <w:rPr>
          <w:rFonts w:ascii="Times New Roman" w:hAnsi="Times New Roman" w:cs="Times New Roman"/>
        </w:rPr>
        <w:t>, p=0.017)</w:t>
      </w:r>
      <w:r w:rsidR="00595828">
        <w:rPr>
          <w:rFonts w:ascii="Times New Roman" w:hAnsi="Times New Roman" w:cs="Times New Roman"/>
        </w:rPr>
        <w:t xml:space="preserve">. </w:t>
      </w:r>
    </w:p>
    <w:p w14:paraId="6FD26B61" w14:textId="14D21FBE" w:rsidR="00745A5F" w:rsidRDefault="00B02F2D" w:rsidP="007247BC">
      <w:pPr>
        <w:rPr>
          <w:rFonts w:ascii="Times New Roman" w:hAnsi="Times New Roman" w:cs="Times New Roman"/>
        </w:rPr>
      </w:pPr>
      <w:r>
        <w:rPr>
          <w:rFonts w:ascii="Times New Roman" w:hAnsi="Times New Roman" w:cs="Times New Roman"/>
        </w:rPr>
        <w:t>See Table X for complete results.</w:t>
      </w:r>
    </w:p>
    <w:p w14:paraId="7607A324" w14:textId="110E0100" w:rsidR="00112F76" w:rsidRDefault="00595828" w:rsidP="005024D6">
      <w:pPr>
        <w:rPr>
          <w:rFonts w:ascii="Times New Roman" w:hAnsi="Times New Roman" w:cs="Times New Roman"/>
        </w:rPr>
      </w:pPr>
      <w:r>
        <w:rPr>
          <w:rFonts w:ascii="Times New Roman" w:hAnsi="Times New Roman" w:cs="Times New Roman"/>
        </w:rPr>
        <w:tab/>
        <w:t>After detrending the data, ancestral</w:t>
      </w:r>
      <w:r w:rsidR="00391A42">
        <w:rPr>
          <w:rFonts w:ascii="Times New Roman" w:hAnsi="Times New Roman" w:cs="Times New Roman"/>
        </w:rPr>
        <w:t xml:space="preserve"> reconstruction of </w:t>
      </w:r>
      <w:r>
        <w:rPr>
          <w:rFonts w:ascii="Times New Roman" w:hAnsi="Times New Roman" w:cs="Times New Roman"/>
        </w:rPr>
        <w:t>CC</w:t>
      </w:r>
      <w:r w:rsidR="00391A42">
        <w:rPr>
          <w:rFonts w:ascii="Times New Roman" w:hAnsi="Times New Roman" w:cs="Times New Roman"/>
        </w:rPr>
        <w:t>s</w:t>
      </w:r>
      <w:r>
        <w:rPr>
          <w:rFonts w:ascii="Times New Roman" w:hAnsi="Times New Roman" w:cs="Times New Roman"/>
        </w:rPr>
        <w:t xml:space="preserve"> showed a very different pattern of relationships with the climate. For all </w:t>
      </w:r>
      <w:r w:rsidR="00391A42">
        <w:rPr>
          <w:rFonts w:ascii="Times New Roman" w:hAnsi="Times New Roman" w:cs="Times New Roman"/>
        </w:rPr>
        <w:t>mammals</w:t>
      </w:r>
      <w:r>
        <w:rPr>
          <w:rFonts w:ascii="Times New Roman" w:hAnsi="Times New Roman" w:cs="Times New Roman"/>
        </w:rPr>
        <w:t xml:space="preserve">, </w:t>
      </w:r>
      <w:r w:rsidR="007F1390">
        <w:rPr>
          <w:rFonts w:ascii="Times New Roman" w:hAnsi="Times New Roman" w:cs="Times New Roman"/>
        </w:rPr>
        <w:t>Trend was a significant predictor of CC at all time intervals (</w:t>
      </w:r>
      <w:proofErr w:type="spellStart"/>
      <w:r w:rsidR="007F1390">
        <w:rPr>
          <w:rFonts w:ascii="Times New Roman" w:hAnsi="Times New Roman" w:cs="Times New Roman"/>
        </w:rPr>
        <w:t>ce</w:t>
      </w:r>
      <w:proofErr w:type="spellEnd"/>
      <w:r w:rsidR="007F1390">
        <w:rPr>
          <w:rFonts w:ascii="Times New Roman" w:hAnsi="Times New Roman" w:cs="Times New Roman"/>
        </w:rPr>
        <w:t>=2.176-2.414, se=0.226-0.228, p=0.000) while</w:t>
      </w:r>
      <w:r>
        <w:rPr>
          <w:rFonts w:ascii="Times New Roman" w:hAnsi="Times New Roman" w:cs="Times New Roman"/>
        </w:rPr>
        <w:t xml:space="preserve"> Rate </w:t>
      </w:r>
      <w:r w:rsidR="007F1390">
        <w:rPr>
          <w:rFonts w:ascii="Times New Roman" w:hAnsi="Times New Roman" w:cs="Times New Roman"/>
        </w:rPr>
        <w:t xml:space="preserve">was significant only at the 1My time interval </w:t>
      </w:r>
      <w:r>
        <w:rPr>
          <w:rFonts w:ascii="Times New Roman" w:hAnsi="Times New Roman" w:cs="Times New Roman"/>
        </w:rPr>
        <w:t>(</w:t>
      </w:r>
      <w:proofErr w:type="spellStart"/>
      <w:r>
        <w:rPr>
          <w:rFonts w:ascii="Times New Roman" w:hAnsi="Times New Roman" w:cs="Times New Roman"/>
        </w:rPr>
        <w:t>ce</w:t>
      </w:r>
      <w:proofErr w:type="spellEnd"/>
      <w:r>
        <w:rPr>
          <w:rFonts w:ascii="Times New Roman" w:hAnsi="Times New Roman" w:cs="Times New Roman"/>
        </w:rPr>
        <w:t>=</w:t>
      </w:r>
      <w:r w:rsidR="007F1390">
        <w:rPr>
          <w:rFonts w:ascii="Times New Roman" w:hAnsi="Times New Roman" w:cs="Times New Roman"/>
        </w:rPr>
        <w:t>-0.249, se=0.101, p=0.015) and Variability was a significant predictor at the 200Ky interval (</w:t>
      </w:r>
      <w:proofErr w:type="spellStart"/>
      <w:r w:rsidR="007F1390">
        <w:rPr>
          <w:rFonts w:ascii="Times New Roman" w:hAnsi="Times New Roman" w:cs="Times New Roman"/>
        </w:rPr>
        <w:t>ce</w:t>
      </w:r>
      <w:proofErr w:type="spellEnd"/>
      <w:r w:rsidR="007F1390">
        <w:rPr>
          <w:rFonts w:ascii="Times New Roman" w:hAnsi="Times New Roman" w:cs="Times New Roman"/>
        </w:rPr>
        <w:t>=0.265, se=0.125, p=0.036)</w:t>
      </w:r>
      <w:r w:rsidR="007278DB">
        <w:rPr>
          <w:rFonts w:ascii="Times New Roman" w:hAnsi="Times New Roman" w:cs="Times New Roman"/>
        </w:rPr>
        <w:t xml:space="preserve">. </w:t>
      </w:r>
      <w:r w:rsidR="00703937">
        <w:rPr>
          <w:rFonts w:ascii="Times New Roman" w:hAnsi="Times New Roman" w:cs="Times New Roman"/>
        </w:rPr>
        <w:t>Carnivora</w:t>
      </w:r>
      <w:r w:rsidR="002625BD">
        <w:rPr>
          <w:rFonts w:ascii="Times New Roman" w:hAnsi="Times New Roman" w:cs="Times New Roman"/>
        </w:rPr>
        <w:t xml:space="preserve"> CC was only predicted by Rate at the 1My interval (</w:t>
      </w:r>
      <w:proofErr w:type="spellStart"/>
      <w:r w:rsidR="002625BD">
        <w:rPr>
          <w:rFonts w:ascii="Times New Roman" w:hAnsi="Times New Roman" w:cs="Times New Roman"/>
        </w:rPr>
        <w:t>ce</w:t>
      </w:r>
      <w:proofErr w:type="spellEnd"/>
      <w:r w:rsidR="002625BD">
        <w:rPr>
          <w:rFonts w:ascii="Times New Roman" w:hAnsi="Times New Roman" w:cs="Times New Roman"/>
        </w:rPr>
        <w:t xml:space="preserve">=-0.283, se=0.085, p=0.001). </w:t>
      </w:r>
      <w:r w:rsidR="00703937">
        <w:rPr>
          <w:rFonts w:ascii="Times New Roman" w:hAnsi="Times New Roman" w:cs="Times New Roman"/>
        </w:rPr>
        <w:t>Artiodactyla</w:t>
      </w:r>
      <w:r w:rsidR="002625BD">
        <w:rPr>
          <w:rFonts w:ascii="Times New Roman" w:hAnsi="Times New Roman" w:cs="Times New Roman"/>
        </w:rPr>
        <w:t xml:space="preserve">, Cetacea, Perissodactyla and </w:t>
      </w:r>
      <w:r w:rsidR="00EE3313">
        <w:rPr>
          <w:rFonts w:ascii="Times New Roman" w:hAnsi="Times New Roman" w:cs="Times New Roman"/>
        </w:rPr>
        <w:t>Primate</w:t>
      </w:r>
      <w:r w:rsidR="002625BD">
        <w:rPr>
          <w:rFonts w:ascii="Times New Roman" w:hAnsi="Times New Roman" w:cs="Times New Roman"/>
        </w:rPr>
        <w:t xml:space="preserve"> CC were not predicted by any climatic factors at any interval (p&gt;0.05). </w:t>
      </w:r>
    </w:p>
    <w:p w14:paraId="049907DD" w14:textId="3146AE33" w:rsidR="00A04E62" w:rsidRPr="00862889" w:rsidRDefault="002A44CE" w:rsidP="005024D6">
      <w:pPr>
        <w:rPr>
          <w:rFonts w:ascii="Times New Roman" w:hAnsi="Times New Roman" w:cs="Times New Roman"/>
        </w:rPr>
      </w:pPr>
      <w:r>
        <w:rPr>
          <w:rFonts w:ascii="Times New Roman" w:hAnsi="Times New Roman" w:cs="Times New Roman"/>
        </w:rPr>
        <w:t>See Table X for complete results.</w:t>
      </w:r>
    </w:p>
    <w:p w14:paraId="7DCF4F1F" w14:textId="77777777" w:rsidR="00A04E62" w:rsidRPr="00862889" w:rsidRDefault="00A04E62" w:rsidP="005024D6">
      <w:pPr>
        <w:rPr>
          <w:rFonts w:ascii="Times New Roman" w:hAnsi="Times New Roman" w:cs="Times New Roman"/>
        </w:rPr>
      </w:pPr>
    </w:p>
    <w:p w14:paraId="203FE19B" w14:textId="28821D7C" w:rsidR="00776573" w:rsidRPr="00862889" w:rsidRDefault="00776573" w:rsidP="00776573">
      <w:pPr>
        <w:rPr>
          <w:rFonts w:ascii="Times New Roman" w:hAnsi="Times New Roman" w:cs="Times New Roman"/>
          <w:b/>
        </w:rPr>
      </w:pPr>
      <w:r>
        <w:rPr>
          <w:rFonts w:ascii="Times New Roman" w:hAnsi="Times New Roman" w:cs="Times New Roman"/>
          <w:b/>
        </w:rPr>
        <w:t>DISCUSSION</w:t>
      </w:r>
    </w:p>
    <w:p w14:paraId="308B0D64" w14:textId="77777777" w:rsidR="00325D76" w:rsidRDefault="00325D76" w:rsidP="005024D6">
      <w:pPr>
        <w:rPr>
          <w:rFonts w:ascii="Times New Roman" w:hAnsi="Times New Roman" w:cs="Times New Roman"/>
        </w:rPr>
      </w:pPr>
    </w:p>
    <w:p w14:paraId="1197EB41" w14:textId="20014B18" w:rsidR="00A51CA8" w:rsidRDefault="00BB4E00" w:rsidP="005024D6">
      <w:pPr>
        <w:rPr>
          <w:rFonts w:ascii="Times New Roman" w:hAnsi="Times New Roman" w:cs="Times New Roman"/>
        </w:rPr>
      </w:pPr>
      <w:r>
        <w:rPr>
          <w:rFonts w:ascii="Times New Roman" w:hAnsi="Times New Roman" w:cs="Times New Roman"/>
        </w:rPr>
        <w:t xml:space="preserve">In the fossil dataset, it was found that </w:t>
      </w:r>
      <w:r w:rsidR="00114CB0">
        <w:rPr>
          <w:rFonts w:ascii="Times New Roman" w:hAnsi="Times New Roman" w:cs="Times New Roman"/>
        </w:rPr>
        <w:t>across</w:t>
      </w:r>
      <w:r>
        <w:rPr>
          <w:rFonts w:ascii="Times New Roman" w:hAnsi="Times New Roman" w:cs="Times New Roman"/>
        </w:rPr>
        <w:t xml:space="preserve"> mammals </w:t>
      </w:r>
      <w:r w:rsidR="00114CB0">
        <w:rPr>
          <w:rFonts w:ascii="Times New Roman" w:hAnsi="Times New Roman" w:cs="Times New Roman"/>
        </w:rPr>
        <w:t>in general</w:t>
      </w:r>
      <w:r>
        <w:rPr>
          <w:rFonts w:ascii="Times New Roman" w:hAnsi="Times New Roman" w:cs="Times New Roman"/>
        </w:rPr>
        <w:t xml:space="preserve">, there was a trend towards increased brain size over time. </w:t>
      </w:r>
      <w:r w:rsidR="005C072D">
        <w:rPr>
          <w:rFonts w:ascii="Times New Roman" w:hAnsi="Times New Roman" w:cs="Times New Roman"/>
        </w:rPr>
        <w:t>S</w:t>
      </w:r>
      <w:r w:rsidR="00B81C62">
        <w:rPr>
          <w:rFonts w:ascii="Times New Roman" w:hAnsi="Times New Roman" w:cs="Times New Roman"/>
        </w:rPr>
        <w:t xml:space="preserve">ubdividing the sample </w:t>
      </w:r>
      <w:r>
        <w:rPr>
          <w:rFonts w:ascii="Times New Roman" w:hAnsi="Times New Roman" w:cs="Times New Roman"/>
        </w:rPr>
        <w:t xml:space="preserve">by </w:t>
      </w:r>
      <w:r w:rsidR="005A4520">
        <w:rPr>
          <w:rFonts w:ascii="Times New Roman" w:hAnsi="Times New Roman" w:cs="Times New Roman"/>
        </w:rPr>
        <w:t>taxon</w:t>
      </w:r>
      <w:r>
        <w:rPr>
          <w:rFonts w:ascii="Times New Roman" w:hAnsi="Times New Roman" w:cs="Times New Roman"/>
        </w:rPr>
        <w:t xml:space="preserve"> revealed that most, but not all, mammal</w:t>
      </w:r>
      <w:r w:rsidR="00B44E50">
        <w:rPr>
          <w:rFonts w:ascii="Times New Roman" w:hAnsi="Times New Roman" w:cs="Times New Roman"/>
        </w:rPr>
        <w:t>ian lineages</w:t>
      </w:r>
      <w:r>
        <w:rPr>
          <w:rFonts w:ascii="Times New Roman" w:hAnsi="Times New Roman" w:cs="Times New Roman"/>
        </w:rPr>
        <w:t xml:space="preserve"> contributed to this overall pattern.</w:t>
      </w:r>
      <w:r w:rsidR="00385D39">
        <w:rPr>
          <w:rFonts w:ascii="Times New Roman" w:hAnsi="Times New Roman" w:cs="Times New Roman"/>
        </w:rPr>
        <w:t xml:space="preserve"> This is consistent with previous demonstrations of increasing </w:t>
      </w:r>
      <w:r w:rsidR="00B44E50">
        <w:rPr>
          <w:rFonts w:ascii="Times New Roman" w:hAnsi="Times New Roman" w:cs="Times New Roman"/>
        </w:rPr>
        <w:t xml:space="preserve">absolute or relative </w:t>
      </w:r>
      <w:r w:rsidR="00385D39">
        <w:rPr>
          <w:rFonts w:ascii="Times New Roman" w:hAnsi="Times New Roman" w:cs="Times New Roman"/>
        </w:rPr>
        <w:t xml:space="preserve">brain size over time in the fossil record of </w:t>
      </w:r>
      <w:r w:rsidR="00703937">
        <w:rPr>
          <w:rFonts w:ascii="Times New Roman" w:hAnsi="Times New Roman" w:cs="Times New Roman"/>
        </w:rPr>
        <w:t>Artiodactyla</w:t>
      </w:r>
      <w:r w:rsidR="007A2744">
        <w:rPr>
          <w:rFonts w:ascii="Times New Roman" w:hAnsi="Times New Roman" w:cs="Times New Roman"/>
        </w:rPr>
        <w:t xml:space="preserve"> </w:t>
      </w:r>
      <w:r w:rsidR="007A274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94818242-2F53-4BCF-AACC-34DF6DE54295&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w:t>
      </w:r>
      <w:r w:rsidR="007A2744">
        <w:rPr>
          <w:rFonts w:ascii="Times New Roman" w:hAnsi="Times New Roman" w:cs="Times New Roman"/>
        </w:rPr>
        <w:fldChar w:fldCharType="end"/>
      </w:r>
      <w:r w:rsidR="00385D39">
        <w:rPr>
          <w:rFonts w:ascii="Times New Roman" w:hAnsi="Times New Roman" w:cs="Times New Roman"/>
        </w:rPr>
        <w:t xml:space="preserve">, </w:t>
      </w:r>
      <w:r w:rsidR="00703937">
        <w:rPr>
          <w:rFonts w:ascii="Times New Roman" w:hAnsi="Times New Roman" w:cs="Times New Roman"/>
        </w:rPr>
        <w:t>Carnivora</w:t>
      </w:r>
      <w:r w:rsidR="00385D39">
        <w:rPr>
          <w:rFonts w:ascii="Times New Roman" w:hAnsi="Times New Roman" w:cs="Times New Roman"/>
        </w:rPr>
        <w:t xml:space="preserve"> </w:t>
      </w:r>
      <w:r w:rsidR="007A2744">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D713BA9E-7317-4A9F-AFD7-B778FFB22210&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citekey&gt;Finarelli:2009gn&lt;/citekey&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citekey&gt;Finarelli:2007hw&lt;/citekey&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 Finarelli and Flynn, 2007; 2009)</w:t>
      </w:r>
      <w:r w:rsidR="007A2744">
        <w:rPr>
          <w:rFonts w:ascii="Times New Roman" w:hAnsi="Times New Roman" w:cs="Times New Roman"/>
        </w:rPr>
        <w:fldChar w:fldCharType="end"/>
      </w:r>
      <w:r w:rsidR="00B63A12">
        <w:rPr>
          <w:rFonts w:ascii="Times New Roman" w:hAnsi="Times New Roman" w:cs="Times New Roman"/>
        </w:rPr>
        <w:t xml:space="preserve">, </w:t>
      </w:r>
      <w:r w:rsidR="007A2744">
        <w:rPr>
          <w:rFonts w:ascii="Times New Roman" w:hAnsi="Times New Roman" w:cs="Times New Roman"/>
        </w:rPr>
        <w:t>Perissodactyla</w:t>
      </w:r>
      <w:r w:rsidR="00385D39">
        <w:rPr>
          <w:rFonts w:ascii="Times New Roman" w:hAnsi="Times New Roman" w:cs="Times New Roman"/>
        </w:rPr>
        <w:t xml:space="preserve"> </w:t>
      </w:r>
      <w:r w:rsidR="00DC25D2">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202FA59E-F2DA-446B-9933-81459020288B&lt;/uuid&gt;&lt;priority&gt;32&lt;/priority&gt;&lt;publications&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uuid&gt;77448039-A18C-4327-BD19-F9A9A2AB76A4&lt;/uuid&gt;&lt;volume&gt;25&lt;/volume&gt;&lt;doi&gt;10.1130/MEM25&lt;/doi&gt;&lt;subtitle&gt;Geological Society of America Memoirs&lt;/subtitle&gt;&lt;startpage&gt;177&lt;/startpage&gt;&lt;publication_date&gt;99194800001200000000200000&lt;/publication_date&gt;&lt;url&gt;http://memoirs.gsapubs.org/content/25&lt;/url&gt;&lt;citekey&gt;Edinger:1948ht&lt;/citekey&gt;&lt;type&gt;0&lt;/type&gt;&lt;title&gt;Evolution of the Horse Brain&lt;/title&gt;&lt;publisher&gt;Geological Society of America&lt;/publisher&gt;&lt;subtype&gt;0&lt;/subtype&gt;&lt;authors&gt;&lt;author&gt;&lt;firstName&gt;Tilly&lt;/firstName&gt;&lt;lastName&gt;Edinger&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(Edinger, 1948; Jerison, 1970)</w:t>
      </w:r>
      <w:r w:rsidR="00DC25D2">
        <w:rPr>
          <w:rFonts w:ascii="Times New Roman" w:hAnsi="Times New Roman" w:cs="Times New Roman"/>
        </w:rPr>
        <w:fldChar w:fldCharType="end"/>
      </w:r>
      <w:r w:rsidR="00435577">
        <w:rPr>
          <w:rFonts w:ascii="Times New Roman" w:hAnsi="Times New Roman" w:cs="Times New Roman"/>
        </w:rPr>
        <w:t xml:space="preserve">, </w:t>
      </w:r>
      <w:r w:rsidR="00EE3313">
        <w:rPr>
          <w:rFonts w:ascii="Times New Roman" w:hAnsi="Times New Roman" w:cs="Times New Roman"/>
        </w:rPr>
        <w:t>Primate</w:t>
      </w:r>
      <w:r w:rsidR="00385D39">
        <w:rPr>
          <w:rFonts w:ascii="Times New Roman" w:hAnsi="Times New Roman" w:cs="Times New Roman"/>
        </w:rPr>
        <w:t xml:space="preserve">s </w:t>
      </w:r>
      <w:r w:rsidR="00DC25D2">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13784FB1-9D33-4B20-B863-005F75A7C166&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uuid&gt;BAF233B4-6BD6-4699-B8AE-034685D67BB1&lt;/uuid&gt;&lt;volume&gt;7&lt;/volume&gt;&lt;doi&gt;10.1016/0006-8993(68)90094-2&lt;/doi&gt;&lt;startpage&gt;121&lt;/startpage&gt;&lt;publication_date&gt;99196800001200000000200000&lt;/publication_date&gt;&lt;url&gt;http://linkinghub.elsevier.com/retrieve/pii/0006899368900942&lt;/url&gt;&lt;citekey&gt;Holloway:1968dk&lt;/citekey&gt;&lt;type&gt;400&lt;/type&gt;&lt;title&gt;The evolution of the primate brain: some aspects of quantitative relations&lt;/title&gt;&lt;number&gt;2&lt;/number&gt;&lt;subtype&gt;400&lt;/subtype&gt;&lt;endpage&gt;172&lt;/endpage&gt;&lt;bundle&gt;&lt;publication&gt;&lt;publisher&gt;Elsevier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(Holloway, 1968; Jerison, 1973)</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and </w:t>
      </w:r>
      <w:r w:rsidR="00B44E50">
        <w:rPr>
          <w:rFonts w:ascii="Times New Roman" w:hAnsi="Times New Roman" w:cs="Times New Roman"/>
        </w:rPr>
        <w:t>h</w:t>
      </w:r>
      <w:r w:rsidR="00A41265">
        <w:rPr>
          <w:rFonts w:ascii="Times New Roman" w:hAnsi="Times New Roman" w:cs="Times New Roman"/>
        </w:rPr>
        <w:t>ominin</w:t>
      </w:r>
      <w:r w:rsidR="00385D39">
        <w:rPr>
          <w:rFonts w:ascii="Times New Roman" w:hAnsi="Times New Roman" w:cs="Times New Roman"/>
        </w:rPr>
        <w:t xml:space="preserve">s </w:t>
      </w:r>
      <w:r w:rsidR="00131E5F">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5FBE5B49-8CE3-47F6-BF85-A5136755FD92&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citekey&gt;Schoenemann:2013wx&lt;/citekey&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uuid&gt;49F333ED-7D9B-448D-9B78-5B942D6B7BF0&lt;/uuid&gt;&lt;volume&gt;367&lt;/volume&gt;&lt;doi&gt;10.1126/science.1199295&lt;/doi&gt;&lt;startpage&gt;2130&lt;/startpage&gt;&lt;publication_date&gt;99201206251200000000222000&lt;/publication_date&gt;&lt;url&gt;http://rstb.royalsocietypublishing.org/cgi/doi/10.1098/rstb.2012.0115&lt;/url&gt;&lt;citekey&gt;Shultz:2012dr&lt;/citekey&gt;&lt;type&gt;400&lt;/type&gt;&lt;title&gt;Hominin cognitive evolution: identifying patterns and processes in the fossil and archaeological record&lt;/title&gt;&lt;number&gt;1599&lt;/number&gt;&lt;subtype&gt;400&lt;/subtype&gt;&lt;endpage&gt;2140&lt;/endpage&gt;&lt;bundle&gt;&lt;publication&gt;&lt;title&gt;Philosophical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Pr>
          <w:rFonts w:ascii="Times New Roman" w:hAnsi="Times New Roman" w:cs="Times New Roman"/>
        </w:rPr>
        <w:fldChar w:fldCharType="separate"/>
      </w:r>
      <w:r w:rsidR="00D45F4E">
        <w:rPr>
          <w:rFonts w:ascii="Times New Roman" w:hAnsi="Times New Roman" w:cs="Times New Roman"/>
        </w:rPr>
        <w:t>(Shultz et al., 2012b; Schoenemann and Begun, 2013)</w:t>
      </w:r>
      <w:r w:rsidR="00131E5F">
        <w:rPr>
          <w:rFonts w:ascii="Times New Roman" w:hAnsi="Times New Roman" w:cs="Times New Roman"/>
        </w:rPr>
        <w:fldChar w:fldCharType="end"/>
      </w:r>
      <w:r w:rsidR="00131E5F">
        <w:rPr>
          <w:rFonts w:ascii="Times New Roman" w:hAnsi="Times New Roman" w:cs="Times New Roman"/>
        </w:rPr>
        <w:t xml:space="preserve">. </w:t>
      </w:r>
      <w:r w:rsidR="007B2488" w:rsidRPr="00F437E3">
        <w:rPr>
          <w:rFonts w:ascii="Times New Roman" w:hAnsi="Times New Roman" w:cs="Times New Roman"/>
          <w:highlight w:val="cyan"/>
        </w:rPr>
        <w:t>Cetacea were the notable exception to this pattern of increasing brain size, as their average brain size has remained consistently large since their emergence</w:t>
      </w:r>
      <w:r w:rsidR="00FD7055">
        <w:rPr>
          <w:rFonts w:ascii="Times New Roman" w:hAnsi="Times New Roman" w:cs="Times New Roman"/>
          <w:highlight w:val="cyan"/>
        </w:rPr>
        <w:t xml:space="preserve">. The contrast of our results with those of previous studies that reported </w:t>
      </w:r>
      <w:r w:rsidR="00C70679">
        <w:rPr>
          <w:rFonts w:ascii="Times New Roman" w:hAnsi="Times New Roman" w:cs="Times New Roman"/>
          <w:highlight w:val="cyan"/>
        </w:rPr>
        <w:t xml:space="preserve">directional </w:t>
      </w:r>
      <w:r w:rsidR="00FD7055">
        <w:rPr>
          <w:rFonts w:ascii="Times New Roman" w:hAnsi="Times New Roman" w:cs="Times New Roman"/>
          <w:highlight w:val="cyan"/>
        </w:rPr>
        <w:t xml:space="preserve">increases </w:t>
      </w:r>
      <w:r w:rsidR="00C70679">
        <w:rPr>
          <w:rFonts w:ascii="Times New Roman" w:hAnsi="Times New Roman" w:cs="Times New Roman"/>
          <w:highlight w:val="cyan"/>
        </w:rPr>
        <w:t xml:space="preserve">in Cetacean brain </w:t>
      </w:r>
      <w:r w:rsidR="006F50F2" w:rsidRPr="00F437E3">
        <w:rPr>
          <w:rFonts w:ascii="Times New Roman" w:hAnsi="Times New Roman" w:cs="Times New Roman"/>
          <w:highlight w:val="cyan"/>
        </w:rPr>
        <w:fldChar w:fldCharType="begin"/>
      </w:r>
      <w:r w:rsidR="008C793A">
        <w:rPr>
          <w:rFonts w:ascii="Times New Roman" w:hAnsi="Times New Roman" w:cs="Times New Roman"/>
          <w:highlight w:val="cyan"/>
        </w:rPr>
        <w:instrText xml:space="preserve"> ADDIN PAPERS2_CITATIONS &lt;citation&gt;&lt;uuid&gt;CF3156DD-A11B-43F9-955F-2F13101067F0&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citekey&gt;Montgomery:2013kb&lt;/citekey&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citekey&gt;Marino:2004eo&lt;/citekey&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sidRPr="00F437E3">
        <w:rPr>
          <w:rFonts w:ascii="Times New Roman" w:hAnsi="Times New Roman" w:cs="Times New Roman"/>
          <w:highlight w:val="cyan"/>
        </w:rPr>
        <w:fldChar w:fldCharType="separate"/>
      </w:r>
      <w:r w:rsidR="00D45F4E" w:rsidRPr="00F437E3">
        <w:rPr>
          <w:rFonts w:ascii="Times New Roman" w:hAnsi="Times New Roman" w:cs="Times New Roman"/>
          <w:highlight w:val="cyan"/>
        </w:rPr>
        <w:t>(Marino et al., 2004; Boddy et al., 2012; Montgomery et al., 2013)</w:t>
      </w:r>
      <w:r w:rsidR="006F50F2" w:rsidRPr="00F437E3">
        <w:rPr>
          <w:rFonts w:ascii="Times New Roman" w:hAnsi="Times New Roman" w:cs="Times New Roman"/>
          <w:highlight w:val="cyan"/>
        </w:rPr>
        <w:fldChar w:fldCharType="end"/>
      </w:r>
      <w:r w:rsidR="00C70679">
        <w:rPr>
          <w:rFonts w:ascii="Times New Roman" w:hAnsi="Times New Roman" w:cs="Times New Roman"/>
          <w:highlight w:val="cyan"/>
        </w:rPr>
        <w:t xml:space="preserve"> likely stems from differences in samples and </w:t>
      </w:r>
      <w:commentRangeStart w:id="1"/>
      <w:r w:rsidR="00C70679">
        <w:rPr>
          <w:rFonts w:ascii="Times New Roman" w:hAnsi="Times New Roman" w:cs="Times New Roman"/>
          <w:highlight w:val="cyan"/>
        </w:rPr>
        <w:t>methodology</w:t>
      </w:r>
      <w:commentRangeEnd w:id="1"/>
      <w:r w:rsidR="00C70679">
        <w:rPr>
          <w:rStyle w:val="CommentReference"/>
        </w:rPr>
        <w:commentReference w:id="1"/>
      </w:r>
      <w:r w:rsidR="007B2488" w:rsidRPr="00F437E3">
        <w:rPr>
          <w:rFonts w:ascii="Times New Roman" w:hAnsi="Times New Roman" w:cs="Times New Roman"/>
          <w:highlight w:val="cyan"/>
        </w:rPr>
        <w:t>.</w:t>
      </w:r>
      <w:r w:rsidR="00ED6376" w:rsidRPr="00ED6376">
        <w:rPr>
          <w:rFonts w:ascii="Times New Roman" w:hAnsi="Times New Roman" w:cs="Times New Roman"/>
        </w:rPr>
        <w:t xml:space="preserve"> </w:t>
      </w:r>
      <w:r w:rsidR="00ED6376">
        <w:rPr>
          <w:rFonts w:ascii="Times New Roman" w:hAnsi="Times New Roman" w:cs="Times New Roman"/>
        </w:rPr>
        <w:t xml:space="preserve">It should, however, be noted that different </w:t>
      </w:r>
      <w:r w:rsidR="005A4520">
        <w:rPr>
          <w:rFonts w:ascii="Times New Roman" w:hAnsi="Times New Roman" w:cs="Times New Roman"/>
        </w:rPr>
        <w:t>taxa</w:t>
      </w:r>
      <w:r w:rsidR="00ED6376">
        <w:rPr>
          <w:rFonts w:ascii="Times New Roman" w:hAnsi="Times New Roman" w:cs="Times New Roman"/>
        </w:rPr>
        <w:t xml:space="preserve"> of mammals occupy different</w:t>
      </w:r>
      <w:r w:rsidR="00E74C45">
        <w:rPr>
          <w:rFonts w:ascii="Times New Roman" w:hAnsi="Times New Roman" w:cs="Times New Roman"/>
        </w:rPr>
        <w:t xml:space="preserve">, partially </w:t>
      </w:r>
      <w:r w:rsidR="004A20BB">
        <w:rPr>
          <w:rFonts w:ascii="Times New Roman" w:hAnsi="Times New Roman" w:cs="Times New Roman"/>
        </w:rPr>
        <w:t>overlapping</w:t>
      </w:r>
      <w:r w:rsidR="00ED6376">
        <w:rPr>
          <w:rFonts w:ascii="Times New Roman" w:hAnsi="Times New Roman" w:cs="Times New Roman"/>
        </w:rPr>
        <w:t xml:space="preserve"> </w:t>
      </w:r>
      <w:r w:rsidR="00B44E50">
        <w:rPr>
          <w:rFonts w:ascii="Times New Roman" w:hAnsi="Times New Roman" w:cs="Times New Roman"/>
        </w:rPr>
        <w:t xml:space="preserve">time periods </w:t>
      </w:r>
      <w:r w:rsidR="000E14E6">
        <w:rPr>
          <w:rFonts w:ascii="Times New Roman" w:hAnsi="Times New Roman" w:cs="Times New Roman"/>
        </w:rPr>
        <w:t>over the last 65</w:t>
      </w:r>
      <w:r w:rsidR="00A6467F">
        <w:rPr>
          <w:rFonts w:ascii="Times New Roman" w:hAnsi="Times New Roman" w:cs="Times New Roman"/>
        </w:rPr>
        <w:t>M</w:t>
      </w:r>
      <w:r w:rsidR="00B44E50">
        <w:rPr>
          <w:rFonts w:ascii="Times New Roman" w:hAnsi="Times New Roman" w:cs="Times New Roman"/>
        </w:rPr>
        <w:t>a</w:t>
      </w:r>
      <w:r w:rsidR="00A6467F">
        <w:rPr>
          <w:rFonts w:ascii="Times New Roman" w:hAnsi="Times New Roman" w:cs="Times New Roman"/>
        </w:rPr>
        <w:t xml:space="preserve">. </w:t>
      </w:r>
      <w:r w:rsidR="00613761">
        <w:rPr>
          <w:rFonts w:ascii="Times New Roman" w:hAnsi="Times New Roman" w:cs="Times New Roman"/>
        </w:rPr>
        <w:t xml:space="preserve">Some </w:t>
      </w:r>
      <w:r w:rsidR="005A4520">
        <w:rPr>
          <w:rFonts w:ascii="Times New Roman" w:hAnsi="Times New Roman" w:cs="Times New Roman"/>
        </w:rPr>
        <w:t>taxa</w:t>
      </w:r>
      <w:r w:rsidR="00613761">
        <w:rPr>
          <w:rFonts w:ascii="Times New Roman" w:hAnsi="Times New Roman" w:cs="Times New Roman"/>
        </w:rPr>
        <w:t xml:space="preserve"> have existed much longer than others and thus span a much larger portion of the oxygen isotope record.</w:t>
      </w:r>
      <w:r w:rsidR="005C690C">
        <w:rPr>
          <w:rFonts w:ascii="Times New Roman" w:hAnsi="Times New Roman" w:cs="Times New Roman"/>
        </w:rPr>
        <w:t xml:space="preserve"> </w:t>
      </w:r>
      <w:r w:rsidR="00BF2AD7">
        <w:rPr>
          <w:rFonts w:ascii="Times New Roman" w:hAnsi="Times New Roman" w:cs="Times New Roman"/>
        </w:rPr>
        <w:t xml:space="preserve">This means that some </w:t>
      </w:r>
      <w:r w:rsidR="005A4520">
        <w:rPr>
          <w:rFonts w:ascii="Times New Roman" w:hAnsi="Times New Roman" w:cs="Times New Roman"/>
        </w:rPr>
        <w:t>taxa</w:t>
      </w:r>
      <w:r w:rsidR="00BF2AD7">
        <w:rPr>
          <w:rFonts w:ascii="Times New Roman" w:hAnsi="Times New Roman" w:cs="Times New Roman"/>
        </w:rPr>
        <w:t xml:space="preserve"> </w:t>
      </w:r>
      <w:r w:rsidR="00B44E50">
        <w:rPr>
          <w:rFonts w:ascii="Times New Roman" w:hAnsi="Times New Roman" w:cs="Times New Roman"/>
        </w:rPr>
        <w:t>would</w:t>
      </w:r>
      <w:r w:rsidR="00BF2AD7">
        <w:rPr>
          <w:rFonts w:ascii="Times New Roman" w:hAnsi="Times New Roman" w:cs="Times New Roman"/>
        </w:rPr>
        <w:t xml:space="preserve"> have experienced a wider range of selective pressures</w:t>
      </w:r>
      <w:r w:rsidR="00B44E50">
        <w:rPr>
          <w:rFonts w:ascii="Times New Roman" w:hAnsi="Times New Roman" w:cs="Times New Roman"/>
        </w:rPr>
        <w:t>,</w:t>
      </w:r>
      <w:r w:rsidR="00BF2AD7">
        <w:rPr>
          <w:rFonts w:ascii="Times New Roman" w:hAnsi="Times New Roman" w:cs="Times New Roman"/>
        </w:rPr>
        <w:t xml:space="preserve"> </w:t>
      </w:r>
      <w:r w:rsidR="00DC4C7B">
        <w:rPr>
          <w:rFonts w:ascii="Times New Roman" w:hAnsi="Times New Roman" w:cs="Times New Roman"/>
        </w:rPr>
        <w:t xml:space="preserve">some of which could </w:t>
      </w:r>
      <w:r w:rsidR="002B69D2">
        <w:rPr>
          <w:rFonts w:ascii="Times New Roman" w:hAnsi="Times New Roman" w:cs="Times New Roman"/>
        </w:rPr>
        <w:t>influence</w:t>
      </w:r>
      <w:r w:rsidR="00BF2AD7">
        <w:rPr>
          <w:rFonts w:ascii="Times New Roman" w:hAnsi="Times New Roman" w:cs="Times New Roman"/>
        </w:rPr>
        <w:t xml:space="preserve"> evolutionary shifts, speciation events, and extinctions.</w:t>
      </w:r>
      <w:r w:rsidR="006C1A8C">
        <w:rPr>
          <w:rFonts w:ascii="Times New Roman" w:hAnsi="Times New Roman" w:cs="Times New Roman"/>
        </w:rPr>
        <w:t xml:space="preserve"> </w:t>
      </w:r>
    </w:p>
    <w:p w14:paraId="0C6D20A1" w14:textId="62CCB0A2" w:rsidR="0044587D" w:rsidRDefault="00A41265" w:rsidP="00930B65">
      <w:pPr>
        <w:ind w:firstLine="720"/>
        <w:rPr>
          <w:rFonts w:ascii="Times New Roman" w:hAnsi="Times New Roman" w:cs="Times New Roman"/>
        </w:rPr>
      </w:pPr>
      <w:r>
        <w:rPr>
          <w:rFonts w:ascii="Times New Roman" w:hAnsi="Times New Roman" w:cs="Times New Roman"/>
        </w:rPr>
        <w:t>Hominin</w:t>
      </w:r>
      <w:r w:rsidR="0044499E">
        <w:rPr>
          <w:rFonts w:ascii="Times New Roman" w:hAnsi="Times New Roman" w:cs="Times New Roman"/>
        </w:rPr>
        <w:t xml:space="preserve">s </w:t>
      </w:r>
      <w:r w:rsidR="006C1A8C">
        <w:rPr>
          <w:rFonts w:ascii="Times New Roman" w:hAnsi="Times New Roman" w:cs="Times New Roman"/>
        </w:rPr>
        <w:t>occupy a particular</w:t>
      </w:r>
      <w:r w:rsidR="00907197">
        <w:rPr>
          <w:rFonts w:ascii="Times New Roman" w:hAnsi="Times New Roman" w:cs="Times New Roman"/>
        </w:rPr>
        <w:t>ly</w:t>
      </w:r>
      <w:r w:rsidR="006C1A8C">
        <w:rPr>
          <w:rFonts w:ascii="Times New Roman" w:hAnsi="Times New Roman" w:cs="Times New Roman"/>
        </w:rPr>
        <w:t xml:space="preserve"> short </w:t>
      </w:r>
      <w:r w:rsidR="00907197">
        <w:rPr>
          <w:rFonts w:ascii="Times New Roman" w:hAnsi="Times New Roman" w:cs="Times New Roman"/>
        </w:rPr>
        <w:t xml:space="preserve">and recent </w:t>
      </w:r>
      <w:r w:rsidR="006C1A8C">
        <w:rPr>
          <w:rFonts w:ascii="Times New Roman" w:hAnsi="Times New Roman" w:cs="Times New Roman"/>
        </w:rPr>
        <w:t>period of time (</w:t>
      </w:r>
      <w:r w:rsidR="00774646">
        <w:rPr>
          <w:rFonts w:ascii="Times New Roman" w:hAnsi="Times New Roman" w:cs="Times New Roman"/>
        </w:rPr>
        <w:t>the l</w:t>
      </w:r>
      <w:r w:rsidR="00907197">
        <w:rPr>
          <w:rFonts w:ascii="Times New Roman" w:hAnsi="Times New Roman" w:cs="Times New Roman"/>
        </w:rPr>
        <w:t xml:space="preserve">ast </w:t>
      </w:r>
      <w:r w:rsidR="006C1A8C">
        <w:rPr>
          <w:rFonts w:ascii="Times New Roman" w:hAnsi="Times New Roman" w:cs="Times New Roman"/>
        </w:rPr>
        <w:t>~5-7M</w:t>
      </w:r>
      <w:r w:rsidR="002A35E9">
        <w:rPr>
          <w:rFonts w:ascii="Times New Roman" w:hAnsi="Times New Roman" w:cs="Times New Roman"/>
        </w:rPr>
        <w:t>a</w:t>
      </w:r>
      <w:r w:rsidR="006C1A8C">
        <w:rPr>
          <w:rFonts w:ascii="Times New Roman" w:hAnsi="Times New Roman" w:cs="Times New Roman"/>
        </w:rPr>
        <w:t>)</w:t>
      </w:r>
      <w:r w:rsidR="00907197">
        <w:rPr>
          <w:rFonts w:ascii="Times New Roman" w:hAnsi="Times New Roman" w:cs="Times New Roman"/>
        </w:rPr>
        <w:t>. This is, of course, partly due to the fact that they represent</w:t>
      </w:r>
      <w:r w:rsidR="00051AD7">
        <w:rPr>
          <w:rFonts w:ascii="Times New Roman" w:hAnsi="Times New Roman" w:cs="Times New Roman"/>
        </w:rPr>
        <w:t xml:space="preserve"> a</w:t>
      </w:r>
      <w:r w:rsidR="00907197">
        <w:rPr>
          <w:rFonts w:ascii="Times New Roman" w:hAnsi="Times New Roman" w:cs="Times New Roman"/>
        </w:rPr>
        <w:t xml:space="preserve"> taxonomic tribe rather than </w:t>
      </w:r>
      <w:r w:rsidR="00907197">
        <w:rPr>
          <w:rFonts w:ascii="Times New Roman" w:hAnsi="Times New Roman" w:cs="Times New Roman"/>
        </w:rPr>
        <w:lastRenderedPageBreak/>
        <w:t>an order like</w:t>
      </w:r>
      <w:r w:rsidR="005A4520">
        <w:rPr>
          <w:rFonts w:ascii="Times New Roman" w:hAnsi="Times New Roman" w:cs="Times New Roman"/>
        </w:rPr>
        <w:t xml:space="preserve"> most of</w:t>
      </w:r>
      <w:r w:rsidR="00907197">
        <w:rPr>
          <w:rFonts w:ascii="Times New Roman" w:hAnsi="Times New Roman" w:cs="Times New Roman"/>
        </w:rPr>
        <w:t xml:space="preserve"> the other </w:t>
      </w:r>
      <w:r w:rsidR="0044499E">
        <w:rPr>
          <w:rFonts w:ascii="Times New Roman" w:hAnsi="Times New Roman" w:cs="Times New Roman"/>
        </w:rPr>
        <w:t>taxa</w:t>
      </w:r>
      <w:r w:rsidR="00907197">
        <w:rPr>
          <w:rFonts w:ascii="Times New Roman" w:hAnsi="Times New Roman" w:cs="Times New Roman"/>
        </w:rPr>
        <w:t xml:space="preserve"> investigated here.</w:t>
      </w:r>
      <w:r w:rsidR="00A51CA8">
        <w:rPr>
          <w:rFonts w:ascii="Times New Roman" w:hAnsi="Times New Roman" w:cs="Times New Roman"/>
        </w:rPr>
        <w:t xml:space="preserve"> Despite having only existed during </w:t>
      </w:r>
      <w:r w:rsidR="002A35E9">
        <w:rPr>
          <w:rFonts w:ascii="Times New Roman" w:hAnsi="Times New Roman" w:cs="Times New Roman"/>
        </w:rPr>
        <w:t xml:space="preserve">a </w:t>
      </w:r>
      <w:r w:rsidR="00A51CA8">
        <w:rPr>
          <w:rFonts w:ascii="Times New Roman" w:hAnsi="Times New Roman" w:cs="Times New Roman"/>
        </w:rPr>
        <w:t xml:space="preserve">relatively brief time, </w:t>
      </w:r>
      <w:r w:rsidR="002A35E9">
        <w:rPr>
          <w:rFonts w:ascii="Times New Roman" w:hAnsi="Times New Roman" w:cs="Times New Roman"/>
        </w:rPr>
        <w:t>h</w:t>
      </w:r>
      <w:r>
        <w:rPr>
          <w:rFonts w:ascii="Times New Roman" w:hAnsi="Times New Roman" w:cs="Times New Roman"/>
        </w:rPr>
        <w:t>ominin</w:t>
      </w:r>
      <w:r w:rsidR="00A51CA8">
        <w:rPr>
          <w:rFonts w:ascii="Times New Roman" w:hAnsi="Times New Roman" w:cs="Times New Roman"/>
        </w:rPr>
        <w:t xml:space="preserve">s have undergone </w:t>
      </w:r>
      <w:r w:rsidR="002A35E9">
        <w:rPr>
          <w:rFonts w:ascii="Times New Roman" w:hAnsi="Times New Roman" w:cs="Times New Roman"/>
        </w:rPr>
        <w:t xml:space="preserve">remarkable </w:t>
      </w:r>
      <w:r w:rsidR="00DB5207">
        <w:rPr>
          <w:rFonts w:ascii="Times New Roman" w:hAnsi="Times New Roman" w:cs="Times New Roman"/>
        </w:rPr>
        <w:t>evolutionary increase</w:t>
      </w:r>
      <w:r w:rsidR="004F7105">
        <w:rPr>
          <w:rFonts w:ascii="Times New Roman" w:hAnsi="Times New Roman" w:cs="Times New Roman"/>
        </w:rPr>
        <w:t>s</w:t>
      </w:r>
      <w:r w:rsidR="00DB5207">
        <w:rPr>
          <w:rFonts w:ascii="Times New Roman" w:hAnsi="Times New Roman" w:cs="Times New Roman"/>
        </w:rPr>
        <w:t xml:space="preserve"> in brain size</w:t>
      </w:r>
      <w:r w:rsidR="004F7105">
        <w:rPr>
          <w:rFonts w:ascii="Times New Roman" w:hAnsi="Times New Roman" w:cs="Times New Roman"/>
        </w:rPr>
        <w:t xml:space="preserve"> </w:t>
      </w:r>
      <w:r w:rsidR="006958F1">
        <w:rPr>
          <w:rFonts w:ascii="Times New Roman" w:hAnsi="Times New Roman" w:cs="Times New Roman"/>
        </w:rPr>
        <w:t>which</w:t>
      </w:r>
      <w:r w:rsidR="00DB5207">
        <w:rPr>
          <w:rFonts w:ascii="Times New Roman" w:hAnsi="Times New Roman" w:cs="Times New Roman"/>
        </w:rPr>
        <w:t xml:space="preserve"> may</w:t>
      </w:r>
      <w:r w:rsidR="00774646">
        <w:rPr>
          <w:rFonts w:ascii="Times New Roman" w:hAnsi="Times New Roman" w:cs="Times New Roman"/>
        </w:rPr>
        <w:t xml:space="preserve"> have</w:t>
      </w:r>
      <w:r w:rsidR="00DB5207">
        <w:rPr>
          <w:rFonts w:ascii="Times New Roman" w:hAnsi="Times New Roman" w:cs="Times New Roman"/>
        </w:rPr>
        <w:t xml:space="preserve"> been </w:t>
      </w:r>
      <w:r w:rsidR="006958F1">
        <w:rPr>
          <w:rFonts w:ascii="Times New Roman" w:hAnsi="Times New Roman" w:cs="Times New Roman"/>
        </w:rPr>
        <w:t>in response</w:t>
      </w:r>
      <w:r w:rsidR="00DB5207">
        <w:rPr>
          <w:rFonts w:ascii="Times New Roman" w:hAnsi="Times New Roman" w:cs="Times New Roman"/>
        </w:rPr>
        <w:t xml:space="preserve"> to greater</w:t>
      </w:r>
      <w:r w:rsidR="006958F1">
        <w:rPr>
          <w:rFonts w:ascii="Times New Roman" w:hAnsi="Times New Roman" w:cs="Times New Roman"/>
        </w:rPr>
        <w:t xml:space="preserve"> selective pressures for cognitive</w:t>
      </w:r>
      <w:r w:rsidR="00F7480A">
        <w:rPr>
          <w:rFonts w:ascii="Times New Roman" w:hAnsi="Times New Roman" w:cs="Times New Roman"/>
        </w:rPr>
        <w:t>ly-mediated</w:t>
      </w:r>
      <w:r w:rsidR="00DB5207">
        <w:rPr>
          <w:rFonts w:ascii="Times New Roman" w:hAnsi="Times New Roman" w:cs="Times New Roman"/>
        </w:rPr>
        <w:t xml:space="preserve"> adaptability and problem solving in novel environments </w:t>
      </w:r>
      <w:r w:rsidR="00A718BC">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&lt;citation&gt;&lt;uuid&gt;2B6F86F9-50CB-4342-9461-088B80448258&lt;/uuid&gt;&lt;priority&gt;39&lt;/priority&gt;&lt;publications&gt;&lt;publication&gt;&lt;uuid&gt;F8FF1A00-0362-42F0-AA54-918697E0DE40&lt;/uuid&gt;&lt;volume&gt;172 Suppl 1&lt;/volume&gt;&lt;doi&gt;10.1086/588304&lt;/doi&gt;&lt;startpage&gt;S63&lt;/startpage&gt;&lt;publication_date&gt;99200807001200000000220000&lt;/publication_date&gt;&lt;url&gt;http://eutils.ncbi.nlm.nih.gov/entrez/eutils/elink.fcgi?dbfrom=pubmed&amp;amp;id=18554145&amp;amp;retmode=ref&amp;amp;cmd=prlinks&lt;/url&gt;&lt;citekey&gt;Sol:2008bb&lt;/citekey&gt;&lt;type&gt;400&lt;/type&gt;&lt;title&gt;Brain size predicts the success of mammal species introduced into novel environments.&lt;/title&gt;&lt;institution&gt;Centre for Ecological Research and Applied Forestries, Autonomous University of Barcelona, E-08193 Bellaterra, Catalonia, Spain. d.sol@creaf.uab.es&lt;/institution&gt;&lt;subtype&gt;400&lt;/subtype&gt;&lt;endpage&gt;71&lt;/endpage&gt;&lt;bundle&gt;&lt;publication&gt;&lt;title&gt;The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citekey&gt;Sol:2005ko&lt;/citekey&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Pr>
          <w:rFonts w:ascii="Times New Roman" w:hAnsi="Times New Roman" w:cs="Times New Roman"/>
        </w:rPr>
        <w:fldChar w:fldCharType="separate"/>
      </w:r>
      <w:r w:rsidR="00D45F4E">
        <w:rPr>
          <w:rFonts w:ascii="Times New Roman" w:hAnsi="Times New Roman" w:cs="Times New Roman"/>
        </w:rPr>
        <w:t>(Sol et al., 2005; 2008)</w:t>
      </w:r>
      <w:r w:rsidR="00A718BC">
        <w:rPr>
          <w:rFonts w:ascii="Times New Roman" w:hAnsi="Times New Roman" w:cs="Times New Roman"/>
        </w:rPr>
        <w:fldChar w:fldCharType="end"/>
      </w:r>
      <w:r w:rsidR="00DB5207">
        <w:rPr>
          <w:rFonts w:ascii="Times New Roman" w:hAnsi="Times New Roman" w:cs="Times New Roman"/>
        </w:rPr>
        <w:t xml:space="preserve">. </w:t>
      </w:r>
      <w:r w:rsidR="006B7F4B">
        <w:rPr>
          <w:rFonts w:ascii="Times New Roman" w:hAnsi="Times New Roman" w:cs="Times New Roman"/>
        </w:rPr>
        <w:t>This rapid in</w:t>
      </w:r>
      <w:r w:rsidR="00535C08">
        <w:rPr>
          <w:rFonts w:ascii="Times New Roman" w:hAnsi="Times New Roman" w:cs="Times New Roman"/>
        </w:rPr>
        <w:t xml:space="preserve">crease in brain mass </w:t>
      </w:r>
      <w:r w:rsidR="00774646">
        <w:rPr>
          <w:rFonts w:ascii="Times New Roman" w:hAnsi="Times New Roman" w:cs="Times New Roman"/>
        </w:rPr>
        <w:t>drastically deviates from the allometrically predicted</w:t>
      </w:r>
      <w:r w:rsidR="00535C08">
        <w:rPr>
          <w:rFonts w:ascii="Times New Roman" w:hAnsi="Times New Roman" w:cs="Times New Roman"/>
        </w:rPr>
        <w:t xml:space="preserve"> </w:t>
      </w:r>
      <w:r w:rsidR="00774646">
        <w:rPr>
          <w:rFonts w:ascii="Times New Roman" w:hAnsi="Times New Roman" w:cs="Times New Roman"/>
        </w:rPr>
        <w:t xml:space="preserve">brain mass of a primate of </w:t>
      </w:r>
      <w:r w:rsidR="002A35E9">
        <w:rPr>
          <w:rFonts w:ascii="Times New Roman" w:hAnsi="Times New Roman" w:cs="Times New Roman"/>
        </w:rPr>
        <w:t xml:space="preserve">modern human </w:t>
      </w:r>
      <w:r w:rsidR="00774646">
        <w:rPr>
          <w:rFonts w:ascii="Times New Roman" w:hAnsi="Times New Roman" w:cs="Times New Roman"/>
        </w:rPr>
        <w:t>body size</w:t>
      </w:r>
      <w:r w:rsidR="00566CD7">
        <w:rPr>
          <w:rFonts w:ascii="Times New Roman" w:hAnsi="Times New Roman" w:cs="Times New Roman"/>
        </w:rPr>
        <w:t xml:space="preserve"> and </w:t>
      </w:r>
      <w:r w:rsidR="002A35E9">
        <w:rPr>
          <w:rFonts w:ascii="Times New Roman" w:hAnsi="Times New Roman" w:cs="Times New Roman"/>
        </w:rPr>
        <w:t xml:space="preserve">likely </w:t>
      </w:r>
      <w:r w:rsidR="00535C08">
        <w:rPr>
          <w:rFonts w:ascii="Times New Roman" w:hAnsi="Times New Roman" w:cs="Times New Roman"/>
        </w:rPr>
        <w:t>relates to many enhanced cognitive capacities including tool manufactur</w:t>
      </w:r>
      <w:r w:rsidR="002A35E9">
        <w:rPr>
          <w:rFonts w:ascii="Times New Roman" w:hAnsi="Times New Roman" w:cs="Times New Roman"/>
        </w:rPr>
        <w:t>e</w:t>
      </w:r>
      <w:r w:rsidR="00535C08">
        <w:rPr>
          <w:rFonts w:ascii="Times New Roman" w:hAnsi="Times New Roman" w:cs="Times New Roman"/>
        </w:rPr>
        <w:t>, complex social cognition, and language</w:t>
      </w:r>
      <w:r w:rsidR="001B44C0">
        <w:rPr>
          <w:rFonts w:ascii="Times New Roman" w:hAnsi="Times New Roman" w:cs="Times New Roman"/>
        </w:rPr>
        <w:t xml:space="preserve"> </w:t>
      </w:r>
      <w:r w:rsidR="0053689B">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3FA09E7B-B173-4D4F-BC01-81428BD5F608&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citekey&gt;Passingham:2008ub&lt;/citekey&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uuid&gt;D922CB39-EC9B-4BD4-9B2B-1786FD4A8350&lt;/uuid&gt;&lt;volume&gt;212&lt;/volume&gt;&lt;doi&gt;10.1111/j.1469-7580.2008.00868.x&lt;/doi&gt;&lt;startpage&gt;426&lt;/startpage&gt;&lt;publication_date&gt;99200804001200000000220000&lt;/publication_date&gt;&lt;url&gt;http://doi.wiley.com/10.1111/j.1469-7580.2008.00868.x&lt;/url&gt;&lt;citekey&gt;Sherwood:2008bu&lt;/citekey&gt;&lt;type&gt;400&lt;/type&gt;&lt;title&gt;A natural history of the human mind: tracing evolutionary changes in brain and cognition&lt;/title&gt;&lt;number&gt;4&lt;/number&gt;&lt;subtype&gt;400&lt;/subtype&gt;&lt;endpage&gt;454&lt;/endpage&gt;&lt;bundle&gt;&lt;publication&gt;&lt;title&gt;Journal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citekey&gt;Deacon:2000tv&lt;/citekey&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uuid&gt;753D5C36-925E-4874-8CF4-4112FFBBCCDA&lt;/uuid&gt;&lt;volume&gt;367&lt;/volume&gt;&lt;doi&gt;10.1098/rstb.2011.0099&lt;/doi&gt;&lt;startpage&gt;75&lt;/startpage&gt;&lt;publication_date&gt;99201201121200000000222000&lt;/publication_date&gt;&lt;url&gt;http://rstb.royalsocietypublishing.org/content/367/1585/75.short&lt;/url&gt;&lt;citekey&gt;Stout:2012dx&lt;/citekey&gt;&lt;type&gt;400&lt;/type&gt;&lt;title&gt;Stone tools, language and the brain in human evolution.&lt;/title&gt;&lt;number&gt;1585&lt;/number&gt;&lt;subtype&gt;400&lt;/subtype&gt;&lt;endpage&gt;87&lt;/endpage&gt;&lt;bundle&gt;&lt;publication&gt;&lt;title&gt;Philosophical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Pr>
          <w:rFonts w:ascii="Times New Roman" w:hAnsi="Times New Roman" w:cs="Times New Roman"/>
        </w:rPr>
        <w:fldChar w:fldCharType="separate"/>
      </w:r>
      <w:r w:rsidR="00D45F4E">
        <w:rPr>
          <w:rFonts w:ascii="Times New Roman" w:hAnsi="Times New Roman" w:cs="Times New Roman"/>
        </w:rPr>
        <w:t>(Deacon, 2000; Passingham, 2008; Sherwood et al., 2008; Stout and Chaminade, 2012)</w:t>
      </w:r>
      <w:r w:rsidR="0053689B">
        <w:rPr>
          <w:rFonts w:ascii="Times New Roman" w:hAnsi="Times New Roman" w:cs="Times New Roman"/>
        </w:rPr>
        <w:fldChar w:fldCharType="end"/>
      </w:r>
      <w:r w:rsidR="00535C08">
        <w:rPr>
          <w:rFonts w:ascii="Times New Roman" w:hAnsi="Times New Roman" w:cs="Times New Roman"/>
        </w:rPr>
        <w:t xml:space="preserve">. </w:t>
      </w:r>
    </w:p>
    <w:p w14:paraId="373E298C" w14:textId="46D47541" w:rsidR="00B41BFA" w:rsidRDefault="00050101" w:rsidP="00CC7192">
      <w:pPr>
        <w:ind w:firstLine="720"/>
        <w:rPr>
          <w:rFonts w:ascii="Times New Roman" w:hAnsi="Times New Roman" w:cs="Times New Roman"/>
        </w:rPr>
      </w:pPr>
      <w:r>
        <w:rPr>
          <w:rFonts w:ascii="Times New Roman" w:hAnsi="Times New Roman" w:cs="Times New Roman"/>
        </w:rPr>
        <w:t>The results using ancestral reconstructions</w:t>
      </w:r>
      <w:r w:rsidR="00ED6376">
        <w:rPr>
          <w:rFonts w:ascii="Times New Roman" w:hAnsi="Times New Roman" w:cs="Times New Roman"/>
        </w:rPr>
        <w:t xml:space="preserve"> </w:t>
      </w:r>
      <w:r w:rsidR="00C148BD">
        <w:rPr>
          <w:rFonts w:ascii="Times New Roman" w:hAnsi="Times New Roman" w:cs="Times New Roman"/>
        </w:rPr>
        <w:t xml:space="preserve">of CCs </w:t>
      </w:r>
      <w:r w:rsidR="00ED6376">
        <w:rPr>
          <w:rFonts w:ascii="Times New Roman" w:hAnsi="Times New Roman" w:cs="Times New Roman"/>
        </w:rPr>
        <w:t xml:space="preserve">showed a </w:t>
      </w:r>
      <w:r w:rsidR="00735FD8">
        <w:rPr>
          <w:rFonts w:ascii="Times New Roman" w:hAnsi="Times New Roman" w:cs="Times New Roman"/>
        </w:rPr>
        <w:t xml:space="preserve">rather </w:t>
      </w:r>
      <w:r w:rsidR="00ED6376">
        <w:rPr>
          <w:rFonts w:ascii="Times New Roman" w:hAnsi="Times New Roman" w:cs="Times New Roman"/>
        </w:rPr>
        <w:t xml:space="preserve">different pattern. Instead of an overall increase in CC over time, there was </w:t>
      </w:r>
      <w:r w:rsidR="00B41BFA">
        <w:rPr>
          <w:rFonts w:ascii="Times New Roman" w:hAnsi="Times New Roman" w:cs="Times New Roman"/>
        </w:rPr>
        <w:t xml:space="preserve">in fact </w:t>
      </w:r>
      <w:r w:rsidR="00ED6376">
        <w:rPr>
          <w:rFonts w:ascii="Times New Roman" w:hAnsi="Times New Roman" w:cs="Times New Roman"/>
        </w:rPr>
        <w:t xml:space="preserve">an opposite pattern of decreasing CC over time. When this was investigated at the </w:t>
      </w:r>
      <w:r w:rsidR="00B41BFA">
        <w:rPr>
          <w:rFonts w:ascii="Times New Roman" w:hAnsi="Times New Roman" w:cs="Times New Roman"/>
        </w:rPr>
        <w:t xml:space="preserve">level of </w:t>
      </w:r>
      <w:r w:rsidR="005A4520">
        <w:rPr>
          <w:rFonts w:ascii="Times New Roman" w:hAnsi="Times New Roman" w:cs="Times New Roman"/>
        </w:rPr>
        <w:t>separate</w:t>
      </w:r>
      <w:r w:rsidR="00B41BFA">
        <w:rPr>
          <w:rFonts w:ascii="Times New Roman" w:hAnsi="Times New Roman" w:cs="Times New Roman"/>
        </w:rPr>
        <w:t xml:space="preserve"> </w:t>
      </w:r>
      <w:r w:rsidR="005A4520">
        <w:rPr>
          <w:rFonts w:ascii="Times New Roman" w:hAnsi="Times New Roman" w:cs="Times New Roman"/>
        </w:rPr>
        <w:t>taxa</w:t>
      </w:r>
      <w:r w:rsidR="00B41BFA">
        <w:rPr>
          <w:rFonts w:ascii="Times New Roman" w:hAnsi="Times New Roman" w:cs="Times New Roman"/>
        </w:rPr>
        <w:t xml:space="preserve">, it was found that no </w:t>
      </w:r>
      <w:r w:rsidR="005A4520">
        <w:rPr>
          <w:rFonts w:ascii="Times New Roman" w:hAnsi="Times New Roman" w:cs="Times New Roman"/>
        </w:rPr>
        <w:t>taxon</w:t>
      </w:r>
      <w:r w:rsidR="00B41BFA">
        <w:rPr>
          <w:rFonts w:ascii="Times New Roman" w:hAnsi="Times New Roman" w:cs="Times New Roman"/>
        </w:rPr>
        <w:t xml:space="preserve"> </w:t>
      </w:r>
      <w:r w:rsidR="00F93EEF">
        <w:rPr>
          <w:rFonts w:ascii="Times New Roman" w:hAnsi="Times New Roman" w:cs="Times New Roman"/>
        </w:rPr>
        <w:t xml:space="preserve">showed any significant change in CC over time </w:t>
      </w:r>
      <w:r w:rsidR="00427A38">
        <w:rPr>
          <w:rFonts w:ascii="Times New Roman" w:hAnsi="Times New Roman" w:cs="Times New Roman"/>
        </w:rPr>
        <w:t xml:space="preserve">except </w:t>
      </w:r>
      <w:r w:rsidR="00EE3313">
        <w:rPr>
          <w:rFonts w:ascii="Times New Roman" w:hAnsi="Times New Roman" w:cs="Times New Roman"/>
        </w:rPr>
        <w:t>Primate</w:t>
      </w:r>
      <w:r w:rsidR="00CC7192">
        <w:rPr>
          <w:rFonts w:ascii="Times New Roman" w:hAnsi="Times New Roman" w:cs="Times New Roman"/>
        </w:rPr>
        <w:t>s, which showed a</w:t>
      </w:r>
      <w:r w:rsidR="00F93EEF">
        <w:rPr>
          <w:rFonts w:ascii="Times New Roman" w:hAnsi="Times New Roman" w:cs="Times New Roman"/>
        </w:rPr>
        <w:t xml:space="preserve"> slight increase </w:t>
      </w:r>
      <w:r w:rsidR="00137E3E">
        <w:rPr>
          <w:rFonts w:ascii="Times New Roman" w:hAnsi="Times New Roman" w:cs="Times New Roman"/>
        </w:rPr>
        <w:t>(</w:t>
      </w:r>
      <w:r w:rsidR="00137E3E" w:rsidRPr="00137E3E">
        <w:rPr>
          <w:rFonts w:ascii="Times New Roman" w:hAnsi="Times New Roman" w:cs="Times New Roman"/>
          <w:i/>
        </w:rPr>
        <w:t>Fig x</w:t>
      </w:r>
      <w:r w:rsidR="00137E3E">
        <w:rPr>
          <w:rFonts w:ascii="Times New Roman" w:hAnsi="Times New Roman" w:cs="Times New Roman"/>
        </w:rPr>
        <w:t>)</w:t>
      </w:r>
      <w:r w:rsidR="00F93EEF">
        <w:rPr>
          <w:rFonts w:ascii="Times New Roman" w:hAnsi="Times New Roman" w:cs="Times New Roman"/>
        </w:rPr>
        <w:t xml:space="preserve">. This seemingly </w:t>
      </w:r>
      <w:r w:rsidR="00F93EEF" w:rsidRPr="00875516">
        <w:rPr>
          <w:rFonts w:ascii="Times New Roman" w:hAnsi="Times New Roman" w:cs="Times New Roman"/>
        </w:rPr>
        <w:t xml:space="preserve">paradoxical pattern </w:t>
      </w:r>
      <w:r w:rsidR="002075E2" w:rsidRPr="00875516">
        <w:rPr>
          <w:rFonts w:ascii="Times New Roman" w:hAnsi="Times New Roman" w:cs="Times New Roman"/>
        </w:rPr>
        <w:t>is at least partially</w:t>
      </w:r>
      <w:r w:rsidR="00F93EEF" w:rsidRPr="00875516">
        <w:rPr>
          <w:rFonts w:ascii="Times New Roman" w:hAnsi="Times New Roman" w:cs="Times New Roman"/>
        </w:rPr>
        <w:t xml:space="preserve"> explained by the high rate of speciation </w:t>
      </w:r>
      <w:r w:rsidR="00CC7192" w:rsidRPr="00875516">
        <w:rPr>
          <w:rFonts w:ascii="Times New Roman" w:hAnsi="Times New Roman" w:cs="Times New Roman"/>
        </w:rPr>
        <w:t>in</w:t>
      </w:r>
      <w:r w:rsidR="00770B0C" w:rsidRPr="00875516">
        <w:rPr>
          <w:rFonts w:ascii="Times New Roman" w:hAnsi="Times New Roman" w:cs="Times New Roman"/>
        </w:rPr>
        <w:t xml:space="preserve"> smaller-brained Carnivora </w:t>
      </w:r>
      <w:r w:rsidR="00687EBF">
        <w:rPr>
          <w:rFonts w:ascii="Times New Roman" w:hAnsi="Times New Roman" w:cs="Times New Roman"/>
        </w:rPr>
        <w:t xml:space="preserve">(relative </w:t>
      </w:r>
      <w:r w:rsidR="00293B4E">
        <w:rPr>
          <w:rFonts w:ascii="Times New Roman" w:hAnsi="Times New Roman" w:cs="Times New Roman"/>
        </w:rPr>
        <w:t xml:space="preserve">to other </w:t>
      </w:r>
      <w:r w:rsidR="00CD6B4A">
        <w:rPr>
          <w:rFonts w:ascii="Times New Roman" w:hAnsi="Times New Roman" w:cs="Times New Roman"/>
        </w:rPr>
        <w:t xml:space="preserve">larger-bodied </w:t>
      </w:r>
      <w:r w:rsidR="005A4520">
        <w:rPr>
          <w:rFonts w:ascii="Times New Roman" w:hAnsi="Times New Roman" w:cs="Times New Roman"/>
        </w:rPr>
        <w:t>taxa</w:t>
      </w:r>
      <w:r w:rsidR="00293B4E">
        <w:rPr>
          <w:rFonts w:ascii="Times New Roman" w:hAnsi="Times New Roman" w:cs="Times New Roman"/>
        </w:rPr>
        <w:t xml:space="preserve">) </w:t>
      </w:r>
      <w:r w:rsidR="00770B0C" w:rsidRPr="00875516">
        <w:rPr>
          <w:rFonts w:ascii="Times New Roman" w:hAnsi="Times New Roman" w:cs="Times New Roman"/>
        </w:rPr>
        <w:t>over</w:t>
      </w:r>
      <w:r w:rsidR="00CC7192" w:rsidRPr="00875516">
        <w:rPr>
          <w:rFonts w:ascii="Times New Roman" w:hAnsi="Times New Roman" w:cs="Times New Roman"/>
        </w:rPr>
        <w:t xml:space="preserve"> the last ~20 M</w:t>
      </w:r>
      <w:r w:rsidR="00C148BD">
        <w:rPr>
          <w:rFonts w:ascii="Times New Roman" w:hAnsi="Times New Roman" w:cs="Times New Roman"/>
        </w:rPr>
        <w:t>a</w:t>
      </w:r>
      <w:r w:rsidR="00CC7192" w:rsidRPr="00875516">
        <w:rPr>
          <w:rFonts w:ascii="Times New Roman" w:hAnsi="Times New Roman" w:cs="Times New Roman"/>
        </w:rPr>
        <w:t xml:space="preserve">, </w:t>
      </w:r>
      <w:r w:rsidR="00F93EEF" w:rsidRPr="00875516">
        <w:rPr>
          <w:rFonts w:ascii="Times New Roman" w:hAnsi="Times New Roman" w:cs="Times New Roman"/>
        </w:rPr>
        <w:t xml:space="preserve">(see </w:t>
      </w:r>
      <w:r w:rsidR="00F93EEF" w:rsidRPr="00875516">
        <w:rPr>
          <w:rFonts w:ascii="Times New Roman" w:hAnsi="Times New Roman" w:cs="Times New Roman"/>
          <w:i/>
        </w:rPr>
        <w:t>figure X</w:t>
      </w:r>
      <w:r w:rsidR="00F93EEF" w:rsidRPr="00875516">
        <w:rPr>
          <w:rFonts w:ascii="Times New Roman" w:hAnsi="Times New Roman" w:cs="Times New Roman"/>
        </w:rPr>
        <w:t>).</w:t>
      </w:r>
      <w:r w:rsidR="00770B0C" w:rsidRPr="00875516">
        <w:rPr>
          <w:rFonts w:ascii="Times New Roman" w:hAnsi="Times New Roman" w:cs="Times New Roman"/>
        </w:rPr>
        <w:t xml:space="preserve"> Indeed,</w:t>
      </w:r>
      <w:r w:rsidR="005F439E" w:rsidRPr="00875516">
        <w:rPr>
          <w:rFonts w:ascii="Times New Roman" w:hAnsi="Times New Roman" w:cs="Times New Roman"/>
        </w:rPr>
        <w:t xml:space="preserve"> when Carnivora are removed from the </w:t>
      </w:r>
      <w:r w:rsidR="00C148BD">
        <w:rPr>
          <w:rFonts w:ascii="Times New Roman" w:hAnsi="Times New Roman" w:cs="Times New Roman"/>
        </w:rPr>
        <w:t>total sample of mammals,</w:t>
      </w:r>
      <w:r w:rsidR="00875516" w:rsidRPr="00875516">
        <w:rPr>
          <w:rFonts w:ascii="Times New Roman" w:hAnsi="Times New Roman" w:cs="Times New Roman"/>
        </w:rPr>
        <w:t xml:space="preserve"> </w:t>
      </w:r>
      <w:r w:rsidR="00D54159" w:rsidRPr="00875516">
        <w:rPr>
          <w:rFonts w:ascii="Times New Roman" w:hAnsi="Times New Roman" w:cs="Times New Roman"/>
        </w:rPr>
        <w:t xml:space="preserve">the </w:t>
      </w:r>
      <w:r w:rsidR="00090E31">
        <w:rPr>
          <w:rFonts w:ascii="Times New Roman" w:hAnsi="Times New Roman" w:cs="Times New Roman"/>
        </w:rPr>
        <w:t xml:space="preserve">size </w:t>
      </w:r>
      <w:r w:rsidR="00D54159" w:rsidRPr="00875516">
        <w:rPr>
          <w:rFonts w:ascii="Times New Roman" w:hAnsi="Times New Roman" w:cs="Times New Roman"/>
        </w:rPr>
        <w:t>effect of the negative trend</w:t>
      </w:r>
      <w:r w:rsidR="00CC7192" w:rsidRPr="00875516">
        <w:rPr>
          <w:rFonts w:ascii="Times New Roman" w:hAnsi="Times New Roman" w:cs="Times New Roman"/>
        </w:rPr>
        <w:t xml:space="preserve"> </w:t>
      </w:r>
      <w:r w:rsidR="00D54159" w:rsidRPr="00875516">
        <w:rPr>
          <w:rFonts w:ascii="Times New Roman" w:hAnsi="Times New Roman" w:cs="Times New Roman"/>
        </w:rPr>
        <w:t xml:space="preserve">is reduced, though still </w:t>
      </w:r>
      <w:r w:rsidR="00A8270E" w:rsidRPr="00875516">
        <w:rPr>
          <w:rFonts w:ascii="Times New Roman" w:hAnsi="Times New Roman" w:cs="Times New Roman"/>
        </w:rPr>
        <w:t>significant</w:t>
      </w:r>
      <w:r w:rsidR="00D54159" w:rsidRPr="00875516">
        <w:rPr>
          <w:rFonts w:ascii="Times New Roman" w:hAnsi="Times New Roman" w:cs="Times New Roman"/>
        </w:rPr>
        <w:t xml:space="preserve"> (</w:t>
      </w:r>
      <w:proofErr w:type="spellStart"/>
      <w:r w:rsidR="00D54159" w:rsidRPr="00875516">
        <w:rPr>
          <w:rFonts w:ascii="Times New Roman" w:hAnsi="Times New Roman" w:cs="Times New Roman"/>
        </w:rPr>
        <w:t>ce</w:t>
      </w:r>
      <w:proofErr w:type="spellEnd"/>
      <w:r w:rsidR="00D54159" w:rsidRPr="00875516">
        <w:rPr>
          <w:rFonts w:ascii="Times New Roman" w:hAnsi="Times New Roman" w:cs="Times New Roman"/>
        </w:rPr>
        <w:t>=</w:t>
      </w:r>
      <w:r w:rsidR="00D54159" w:rsidRPr="00875516">
        <w:t xml:space="preserve"> </w:t>
      </w:r>
      <w:r w:rsidR="00D54159" w:rsidRPr="00875516">
        <w:rPr>
          <w:rFonts w:ascii="Times New Roman" w:hAnsi="Times New Roman" w:cs="Times New Roman"/>
        </w:rPr>
        <w:t>0.024, se=</w:t>
      </w:r>
      <w:r w:rsidR="00D54159" w:rsidRPr="00875516">
        <w:t xml:space="preserve"> </w:t>
      </w:r>
      <w:r w:rsidR="00D54159" w:rsidRPr="00875516">
        <w:rPr>
          <w:rFonts w:ascii="Times New Roman" w:hAnsi="Times New Roman" w:cs="Times New Roman"/>
        </w:rPr>
        <w:t xml:space="preserve">0.009, p=0.009). </w:t>
      </w:r>
      <w:r w:rsidR="00770B0C" w:rsidRPr="00875516">
        <w:rPr>
          <w:rFonts w:ascii="Times New Roman" w:hAnsi="Times New Roman" w:cs="Times New Roman"/>
        </w:rPr>
        <w:t>Another contributing factor to the discrepancy between the fossil and the ancestral CC results was that it was not possible to include</w:t>
      </w:r>
      <w:r w:rsidR="00770B0C">
        <w:rPr>
          <w:rFonts w:ascii="Times New Roman" w:hAnsi="Times New Roman" w:cs="Times New Roman"/>
        </w:rPr>
        <w:t xml:space="preserve"> </w:t>
      </w:r>
      <w:r w:rsidR="00C148BD">
        <w:rPr>
          <w:rFonts w:ascii="Times New Roman" w:hAnsi="Times New Roman" w:cs="Times New Roman"/>
        </w:rPr>
        <w:t>h</w:t>
      </w:r>
      <w:r w:rsidR="00A41265">
        <w:rPr>
          <w:rFonts w:ascii="Times New Roman" w:hAnsi="Times New Roman" w:cs="Times New Roman"/>
        </w:rPr>
        <w:t>ominin</w:t>
      </w:r>
      <w:r w:rsidR="00770B0C">
        <w:rPr>
          <w:rFonts w:ascii="Times New Roman" w:hAnsi="Times New Roman" w:cs="Times New Roman"/>
        </w:rPr>
        <w:t xml:space="preserve">s in the ancestral </w:t>
      </w:r>
      <w:r w:rsidR="00C148BD">
        <w:rPr>
          <w:rFonts w:ascii="Times New Roman" w:hAnsi="Times New Roman" w:cs="Times New Roman"/>
        </w:rPr>
        <w:t xml:space="preserve">reconstruction </w:t>
      </w:r>
      <w:r w:rsidR="00770B0C">
        <w:rPr>
          <w:rFonts w:ascii="Times New Roman" w:hAnsi="Times New Roman" w:cs="Times New Roman"/>
        </w:rPr>
        <w:t xml:space="preserve">analyses, as </w:t>
      </w:r>
      <w:r w:rsidR="00770B0C" w:rsidRPr="00B41BFA">
        <w:rPr>
          <w:rFonts w:ascii="Times New Roman" w:hAnsi="Times New Roman" w:cs="Times New Roman"/>
          <w:i/>
        </w:rPr>
        <w:t>Homo sapiens</w:t>
      </w:r>
      <w:r w:rsidR="00770B0C">
        <w:rPr>
          <w:rFonts w:ascii="Times New Roman" w:hAnsi="Times New Roman" w:cs="Times New Roman"/>
        </w:rPr>
        <w:t xml:space="preserve"> are the sole extant representatives of the </w:t>
      </w:r>
      <w:r w:rsidR="00C148BD">
        <w:rPr>
          <w:rFonts w:ascii="Times New Roman" w:hAnsi="Times New Roman" w:cs="Times New Roman"/>
        </w:rPr>
        <w:t>h</w:t>
      </w:r>
      <w:r w:rsidR="00A41265">
        <w:rPr>
          <w:rFonts w:ascii="Times New Roman" w:hAnsi="Times New Roman" w:cs="Times New Roman"/>
        </w:rPr>
        <w:t>ominin</w:t>
      </w:r>
      <w:r w:rsidR="00770B0C">
        <w:rPr>
          <w:rFonts w:ascii="Times New Roman" w:hAnsi="Times New Roman" w:cs="Times New Roman"/>
        </w:rPr>
        <w:t xml:space="preserve"> lineage. </w:t>
      </w:r>
      <w:r w:rsidR="00875516">
        <w:rPr>
          <w:rFonts w:ascii="Times New Roman" w:hAnsi="Times New Roman" w:cs="Times New Roman"/>
        </w:rPr>
        <w:t xml:space="preserve">The lack of a </w:t>
      </w:r>
      <w:r w:rsidR="00C148BD">
        <w:rPr>
          <w:rFonts w:ascii="Times New Roman" w:hAnsi="Times New Roman" w:cs="Times New Roman"/>
        </w:rPr>
        <w:t>h</w:t>
      </w:r>
      <w:r w:rsidR="00A41265">
        <w:rPr>
          <w:rFonts w:ascii="Times New Roman" w:hAnsi="Times New Roman" w:cs="Times New Roman"/>
        </w:rPr>
        <w:t>ominin</w:t>
      </w:r>
      <w:r w:rsidR="00875516">
        <w:rPr>
          <w:rFonts w:ascii="Times New Roman" w:hAnsi="Times New Roman" w:cs="Times New Roman"/>
        </w:rPr>
        <w:t xml:space="preserve"> ancestral CC sample </w:t>
      </w:r>
      <w:r w:rsidR="00770B0C">
        <w:rPr>
          <w:rFonts w:ascii="Times New Roman" w:hAnsi="Times New Roman" w:cs="Times New Roman"/>
        </w:rPr>
        <w:t>further suppressed the more recent average CC when all taxa were grouped</w:t>
      </w:r>
      <w:r w:rsidR="00CD3948">
        <w:rPr>
          <w:rFonts w:ascii="Times New Roman" w:hAnsi="Times New Roman" w:cs="Times New Roman"/>
        </w:rPr>
        <w:t xml:space="preserve"> </w:t>
      </w:r>
      <w:r w:rsidR="00770B0C">
        <w:rPr>
          <w:rFonts w:ascii="Times New Roman" w:hAnsi="Times New Roman" w:cs="Times New Roman"/>
        </w:rPr>
        <w:t>together</w:t>
      </w:r>
      <w:r w:rsidR="00875516">
        <w:rPr>
          <w:rFonts w:ascii="Times New Roman" w:hAnsi="Times New Roman" w:cs="Times New Roman"/>
        </w:rPr>
        <w:t xml:space="preserve">. This is evidenced by the fact </w:t>
      </w:r>
      <w:r w:rsidR="005F439E" w:rsidRPr="00163319">
        <w:rPr>
          <w:rFonts w:ascii="Times New Roman" w:hAnsi="Times New Roman" w:cs="Times New Roman"/>
        </w:rPr>
        <w:t xml:space="preserve">that </w:t>
      </w:r>
      <w:r w:rsidR="00875516" w:rsidRPr="00163319">
        <w:rPr>
          <w:rFonts w:ascii="Times New Roman" w:hAnsi="Times New Roman" w:cs="Times New Roman"/>
        </w:rPr>
        <w:t xml:space="preserve">the effect of increasing brain size </w:t>
      </w:r>
      <w:r w:rsidR="00CD6B4A">
        <w:rPr>
          <w:rFonts w:ascii="Times New Roman" w:hAnsi="Times New Roman" w:cs="Times New Roman"/>
        </w:rPr>
        <w:t xml:space="preserve">over time </w:t>
      </w:r>
      <w:r w:rsidR="00875516" w:rsidRPr="00163319">
        <w:rPr>
          <w:rFonts w:ascii="Times New Roman" w:hAnsi="Times New Roman" w:cs="Times New Roman"/>
        </w:rPr>
        <w:t>was reduced (</w:t>
      </w:r>
      <w:proofErr w:type="spellStart"/>
      <w:r w:rsidR="00875516" w:rsidRPr="00163319">
        <w:rPr>
          <w:rFonts w:ascii="Times New Roman" w:hAnsi="Times New Roman" w:cs="Times New Roman"/>
        </w:rPr>
        <w:t>ce</w:t>
      </w:r>
      <w:proofErr w:type="spellEnd"/>
      <w:r w:rsidR="00875516" w:rsidRPr="00163319">
        <w:rPr>
          <w:rFonts w:ascii="Times New Roman" w:hAnsi="Times New Roman" w:cs="Times New Roman"/>
        </w:rPr>
        <w:t>= -0.035, se=</w:t>
      </w:r>
      <w:r w:rsidR="00875516" w:rsidRPr="00163319">
        <w:t xml:space="preserve"> 0.007</w:t>
      </w:r>
      <w:r w:rsidR="00875516" w:rsidRPr="00163319">
        <w:rPr>
          <w:rFonts w:ascii="Times New Roman" w:hAnsi="Times New Roman" w:cs="Times New Roman"/>
        </w:rPr>
        <w:t xml:space="preserve">, p=0.000) </w:t>
      </w:r>
      <w:r w:rsidR="005F439E" w:rsidRPr="00163319">
        <w:rPr>
          <w:rFonts w:ascii="Times New Roman" w:hAnsi="Times New Roman" w:cs="Times New Roman"/>
        </w:rPr>
        <w:t xml:space="preserve">when </w:t>
      </w:r>
      <w:r w:rsidR="00C148BD">
        <w:rPr>
          <w:rFonts w:ascii="Times New Roman" w:hAnsi="Times New Roman" w:cs="Times New Roman"/>
        </w:rPr>
        <w:t>h</w:t>
      </w:r>
      <w:r w:rsidR="00A41265">
        <w:rPr>
          <w:rFonts w:ascii="Times New Roman" w:hAnsi="Times New Roman" w:cs="Times New Roman"/>
        </w:rPr>
        <w:t>ominin</w:t>
      </w:r>
      <w:r w:rsidR="005F439E" w:rsidRPr="00163319">
        <w:rPr>
          <w:rFonts w:ascii="Times New Roman" w:hAnsi="Times New Roman" w:cs="Times New Roman"/>
        </w:rPr>
        <w:t xml:space="preserve">s are removed from the grouped fossil taxa </w:t>
      </w:r>
      <w:r w:rsidR="00066119" w:rsidRPr="00163319">
        <w:rPr>
          <w:rFonts w:ascii="Times New Roman" w:hAnsi="Times New Roman" w:cs="Times New Roman"/>
        </w:rPr>
        <w:t>analysis</w:t>
      </w:r>
      <w:r w:rsidR="00770B0C" w:rsidRPr="00163319">
        <w:rPr>
          <w:rFonts w:ascii="Times New Roman" w:hAnsi="Times New Roman" w:cs="Times New Roman"/>
        </w:rPr>
        <w:t>.</w:t>
      </w:r>
    </w:p>
    <w:p w14:paraId="285074B9" w14:textId="6F70B2D6" w:rsidR="00CC7192" w:rsidRDefault="00CC7192" w:rsidP="005024D6">
      <w:pPr>
        <w:rPr>
          <w:rFonts w:ascii="Times New Roman" w:hAnsi="Times New Roman" w:cs="Times New Roman"/>
        </w:rPr>
      </w:pPr>
      <w:r>
        <w:rPr>
          <w:rFonts w:ascii="Times New Roman" w:hAnsi="Times New Roman" w:cs="Times New Roman"/>
        </w:rPr>
        <w:tab/>
        <w:t>When comparing these separate analy</w:t>
      </w:r>
      <w:r w:rsidR="00A93FFE">
        <w:rPr>
          <w:rFonts w:ascii="Times New Roman" w:hAnsi="Times New Roman" w:cs="Times New Roman"/>
        </w:rPr>
        <w:t>ses of fossil and ancestral CC</w:t>
      </w:r>
      <w:r w:rsidR="009A28EE">
        <w:rPr>
          <w:rFonts w:ascii="Times New Roman" w:hAnsi="Times New Roman" w:cs="Times New Roman"/>
        </w:rPr>
        <w:t xml:space="preserve">, </w:t>
      </w:r>
      <w:r w:rsidR="00370959">
        <w:rPr>
          <w:rFonts w:ascii="Times New Roman" w:hAnsi="Times New Roman" w:cs="Times New Roman"/>
        </w:rPr>
        <w:t>the evidence for</w:t>
      </w:r>
      <w:r w:rsidR="00A93FFE">
        <w:rPr>
          <w:rFonts w:ascii="Times New Roman" w:hAnsi="Times New Roman" w:cs="Times New Roman"/>
        </w:rPr>
        <w:t xml:space="preserve"> brain size increase over time can be categorized into three ascending levels of confidence</w:t>
      </w:r>
      <w:r w:rsidR="00BD1C15">
        <w:rPr>
          <w:rFonts w:ascii="Times New Roman" w:hAnsi="Times New Roman" w:cs="Times New Roman"/>
        </w:rPr>
        <w:t xml:space="preserve">: </w:t>
      </w:r>
      <w:r w:rsidR="00970384">
        <w:rPr>
          <w:rFonts w:ascii="Times New Roman" w:hAnsi="Times New Roman" w:cs="Times New Roman"/>
        </w:rPr>
        <w:t xml:space="preserve">(1) </w:t>
      </w:r>
      <w:r w:rsidR="00BD1C15">
        <w:rPr>
          <w:rFonts w:ascii="Times New Roman" w:hAnsi="Times New Roman" w:cs="Times New Roman"/>
        </w:rPr>
        <w:t>low confidence (neither methods show CC increase over time</w:t>
      </w:r>
      <w:r w:rsidR="008376F7">
        <w:rPr>
          <w:rFonts w:ascii="Times New Roman" w:hAnsi="Times New Roman" w:cs="Times New Roman"/>
        </w:rPr>
        <w:t>; warranting no analyses of climate predicting CC</w:t>
      </w:r>
      <w:r w:rsidR="00BD1C15">
        <w:rPr>
          <w:rFonts w:ascii="Times New Roman" w:hAnsi="Times New Roman" w:cs="Times New Roman"/>
        </w:rPr>
        <w:t xml:space="preserve">), </w:t>
      </w:r>
      <w:r w:rsidR="00970384">
        <w:rPr>
          <w:rFonts w:ascii="Times New Roman" w:hAnsi="Times New Roman" w:cs="Times New Roman"/>
        </w:rPr>
        <w:t xml:space="preserve">(2) </w:t>
      </w:r>
      <w:r w:rsidR="00BD1C15">
        <w:rPr>
          <w:rFonts w:ascii="Times New Roman" w:hAnsi="Times New Roman" w:cs="Times New Roman"/>
        </w:rPr>
        <w:t>moderate confidence (one method shows CC increase over time</w:t>
      </w:r>
      <w:r w:rsidR="00E05051">
        <w:rPr>
          <w:rFonts w:ascii="Times New Roman" w:hAnsi="Times New Roman" w:cs="Times New Roman"/>
        </w:rPr>
        <w:t xml:space="preserve">; </w:t>
      </w:r>
      <w:r w:rsidR="00370959">
        <w:rPr>
          <w:rFonts w:ascii="Times New Roman" w:hAnsi="Times New Roman" w:cs="Times New Roman"/>
        </w:rPr>
        <w:t>warranting</w:t>
      </w:r>
      <w:r w:rsidR="00E05051">
        <w:rPr>
          <w:rFonts w:ascii="Times New Roman" w:hAnsi="Times New Roman" w:cs="Times New Roman"/>
        </w:rPr>
        <w:t xml:space="preserve"> </w:t>
      </w:r>
      <w:r w:rsidR="00370959">
        <w:rPr>
          <w:rFonts w:ascii="Times New Roman" w:hAnsi="Times New Roman" w:cs="Times New Roman"/>
        </w:rPr>
        <w:t>further</w:t>
      </w:r>
      <w:r w:rsidR="00E05051">
        <w:rPr>
          <w:rFonts w:ascii="Times New Roman" w:hAnsi="Times New Roman" w:cs="Times New Roman"/>
        </w:rPr>
        <w:t xml:space="preserve"> </w:t>
      </w:r>
      <w:r w:rsidR="00370959">
        <w:rPr>
          <w:rFonts w:ascii="Times New Roman" w:hAnsi="Times New Roman" w:cs="Times New Roman"/>
        </w:rPr>
        <w:t>analyses</w:t>
      </w:r>
      <w:r w:rsidR="00E05051">
        <w:rPr>
          <w:rFonts w:ascii="Times New Roman" w:hAnsi="Times New Roman" w:cs="Times New Roman"/>
        </w:rPr>
        <w:t xml:space="preserve"> climate predicting CC</w:t>
      </w:r>
      <w:r w:rsidR="00BD1C15">
        <w:rPr>
          <w:rFonts w:ascii="Times New Roman" w:hAnsi="Times New Roman" w:cs="Times New Roman"/>
        </w:rPr>
        <w:t xml:space="preserve">), </w:t>
      </w:r>
      <w:r w:rsidR="008376F7">
        <w:rPr>
          <w:rFonts w:ascii="Times New Roman" w:hAnsi="Times New Roman" w:cs="Times New Roman"/>
        </w:rPr>
        <w:t xml:space="preserve">and </w:t>
      </w:r>
      <w:r w:rsidR="00970384">
        <w:rPr>
          <w:rFonts w:ascii="Times New Roman" w:hAnsi="Times New Roman" w:cs="Times New Roman"/>
        </w:rPr>
        <w:t xml:space="preserve">(3) </w:t>
      </w:r>
      <w:r w:rsidR="008376F7">
        <w:rPr>
          <w:rFonts w:ascii="Times New Roman" w:hAnsi="Times New Roman" w:cs="Times New Roman"/>
        </w:rPr>
        <w:t>high</w:t>
      </w:r>
      <w:r w:rsidR="00BD1C15">
        <w:rPr>
          <w:rFonts w:ascii="Times New Roman" w:hAnsi="Times New Roman" w:cs="Times New Roman"/>
        </w:rPr>
        <w:t xml:space="preserve"> confidence (both methods show CC increase over time</w:t>
      </w:r>
      <w:r w:rsidR="00E05051">
        <w:rPr>
          <w:rFonts w:ascii="Times New Roman" w:hAnsi="Times New Roman" w:cs="Times New Roman"/>
        </w:rPr>
        <w:t>; strongly warranting further analyses of climate predicting CC</w:t>
      </w:r>
      <w:r w:rsidR="00BD1C15">
        <w:rPr>
          <w:rFonts w:ascii="Times New Roman" w:hAnsi="Times New Roman" w:cs="Times New Roman"/>
        </w:rPr>
        <w:t>)</w:t>
      </w:r>
      <w:r w:rsidR="00416A26">
        <w:rPr>
          <w:rFonts w:ascii="Times New Roman" w:hAnsi="Times New Roman" w:cs="Times New Roman"/>
        </w:rPr>
        <w:t xml:space="preserve"> (Table X)</w:t>
      </w:r>
      <w:r w:rsidR="00BD1C15">
        <w:rPr>
          <w:rFonts w:ascii="Times New Roman" w:hAnsi="Times New Roman" w:cs="Times New Roman"/>
        </w:rPr>
        <w:t>.</w:t>
      </w:r>
      <w:r w:rsidR="008376F7">
        <w:rPr>
          <w:rFonts w:ascii="Times New Roman" w:hAnsi="Times New Roman" w:cs="Times New Roman"/>
        </w:rPr>
        <w:t xml:space="preserve"> Cetacea fall in the low confidence </w:t>
      </w:r>
      <w:r w:rsidR="00E05051">
        <w:rPr>
          <w:rFonts w:ascii="Times New Roman" w:hAnsi="Times New Roman" w:cs="Times New Roman"/>
        </w:rPr>
        <w:t>category</w:t>
      </w:r>
      <w:r w:rsidR="008376F7">
        <w:rPr>
          <w:rFonts w:ascii="Times New Roman" w:hAnsi="Times New Roman" w:cs="Times New Roman"/>
        </w:rPr>
        <w:t xml:space="preserve"> as neither method </w:t>
      </w:r>
      <w:r w:rsidR="009A28EE">
        <w:rPr>
          <w:rFonts w:ascii="Times New Roman" w:hAnsi="Times New Roman" w:cs="Times New Roman"/>
        </w:rPr>
        <w:t>displayed</w:t>
      </w:r>
      <w:r w:rsidR="008376F7">
        <w:rPr>
          <w:rFonts w:ascii="Times New Roman" w:hAnsi="Times New Roman" w:cs="Times New Roman"/>
        </w:rPr>
        <w:t xml:space="preserve"> evidence of increasing </w:t>
      </w:r>
      <w:r w:rsidR="009A28EE">
        <w:rPr>
          <w:rFonts w:ascii="Times New Roman" w:hAnsi="Times New Roman" w:cs="Times New Roman"/>
        </w:rPr>
        <w:t xml:space="preserve">Cetacean </w:t>
      </w:r>
      <w:r w:rsidR="008376F7">
        <w:rPr>
          <w:rFonts w:ascii="Times New Roman" w:hAnsi="Times New Roman" w:cs="Times New Roman"/>
        </w:rPr>
        <w:t xml:space="preserve">CC over time. </w:t>
      </w:r>
      <w:r w:rsidR="00703937">
        <w:rPr>
          <w:rFonts w:ascii="Times New Roman" w:hAnsi="Times New Roman" w:cs="Times New Roman"/>
        </w:rPr>
        <w:t>Artiodactyla</w:t>
      </w:r>
      <w:r w:rsidR="008376F7">
        <w:rPr>
          <w:rFonts w:ascii="Times New Roman" w:hAnsi="Times New Roman" w:cs="Times New Roman"/>
        </w:rPr>
        <w:t xml:space="preserve">, </w:t>
      </w:r>
      <w:r w:rsidR="00703937">
        <w:rPr>
          <w:rFonts w:ascii="Times New Roman" w:hAnsi="Times New Roman" w:cs="Times New Roman"/>
        </w:rPr>
        <w:t>Carnivora</w:t>
      </w:r>
      <w:r w:rsidR="008376F7">
        <w:rPr>
          <w:rFonts w:ascii="Times New Roman" w:hAnsi="Times New Roman" w:cs="Times New Roman"/>
        </w:rPr>
        <w:t xml:space="preserve">, </w:t>
      </w:r>
      <w:r w:rsidR="009A28EE">
        <w:rPr>
          <w:rFonts w:ascii="Times New Roman" w:hAnsi="Times New Roman" w:cs="Times New Roman"/>
        </w:rPr>
        <w:t xml:space="preserve">and </w:t>
      </w:r>
      <w:r w:rsidR="00152E71">
        <w:rPr>
          <w:rFonts w:ascii="Times New Roman" w:hAnsi="Times New Roman" w:cs="Times New Roman"/>
        </w:rPr>
        <w:t>P</w:t>
      </w:r>
      <w:r w:rsidR="008376F7">
        <w:rPr>
          <w:rFonts w:ascii="Times New Roman" w:hAnsi="Times New Roman" w:cs="Times New Roman"/>
        </w:rPr>
        <w:t>erissodactyla</w:t>
      </w:r>
      <w:r w:rsidR="009A28EE">
        <w:rPr>
          <w:rFonts w:ascii="Times New Roman" w:hAnsi="Times New Roman" w:cs="Times New Roman"/>
        </w:rPr>
        <w:t xml:space="preserve"> all displayed moderate confidence levels, as the fossil method indicated increasing CC while the ancestral method did not.</w:t>
      </w:r>
      <w:r w:rsidR="00A93FFE">
        <w:rPr>
          <w:rFonts w:ascii="Times New Roman" w:hAnsi="Times New Roman" w:cs="Times New Roman"/>
        </w:rPr>
        <w:t xml:space="preserve"> </w:t>
      </w:r>
      <w:r w:rsidR="004B3872">
        <w:rPr>
          <w:rFonts w:ascii="Times New Roman" w:hAnsi="Times New Roman" w:cs="Times New Roman"/>
        </w:rPr>
        <w:t xml:space="preserve">The </w:t>
      </w:r>
      <w:r w:rsidR="00EE3313">
        <w:rPr>
          <w:rFonts w:ascii="Times New Roman" w:hAnsi="Times New Roman" w:cs="Times New Roman"/>
        </w:rPr>
        <w:t>Primate</w:t>
      </w:r>
      <w:r w:rsidR="00CE79AA">
        <w:rPr>
          <w:rFonts w:ascii="Times New Roman" w:hAnsi="Times New Roman" w:cs="Times New Roman"/>
        </w:rPr>
        <w:t xml:space="preserve"> </w:t>
      </w:r>
      <w:r w:rsidR="005A4520">
        <w:rPr>
          <w:rFonts w:ascii="Times New Roman" w:hAnsi="Times New Roman" w:cs="Times New Roman"/>
        </w:rPr>
        <w:t>taxon</w:t>
      </w:r>
      <w:r w:rsidR="00CE79AA">
        <w:rPr>
          <w:rFonts w:ascii="Times New Roman" w:hAnsi="Times New Roman" w:cs="Times New Roman"/>
        </w:rPr>
        <w:t xml:space="preserve"> was the only </w:t>
      </w:r>
      <w:r w:rsidR="006E3C20">
        <w:rPr>
          <w:rFonts w:ascii="Times New Roman" w:hAnsi="Times New Roman" w:cs="Times New Roman"/>
        </w:rPr>
        <w:t xml:space="preserve">taxon </w:t>
      </w:r>
      <w:r w:rsidR="00CE79AA">
        <w:rPr>
          <w:rFonts w:ascii="Times New Roman" w:hAnsi="Times New Roman" w:cs="Times New Roman"/>
        </w:rPr>
        <w:t>to display</w:t>
      </w:r>
      <w:r w:rsidR="009A28EE">
        <w:rPr>
          <w:rFonts w:ascii="Times New Roman" w:hAnsi="Times New Roman" w:cs="Times New Roman"/>
        </w:rPr>
        <w:t xml:space="preserve"> </w:t>
      </w:r>
      <w:r w:rsidR="00CE79AA">
        <w:rPr>
          <w:rFonts w:ascii="Times New Roman" w:hAnsi="Times New Roman" w:cs="Times New Roman"/>
        </w:rPr>
        <w:t xml:space="preserve">a </w:t>
      </w:r>
      <w:r w:rsidR="00A93FFE">
        <w:rPr>
          <w:rFonts w:ascii="Times New Roman" w:hAnsi="Times New Roman" w:cs="Times New Roman"/>
        </w:rPr>
        <w:t xml:space="preserve">high confidence </w:t>
      </w:r>
      <w:r w:rsidR="00CE79AA">
        <w:rPr>
          <w:rFonts w:ascii="Times New Roman" w:hAnsi="Times New Roman" w:cs="Times New Roman"/>
        </w:rPr>
        <w:t xml:space="preserve">level with similar results using both methods. This is in line with </w:t>
      </w:r>
      <w:r w:rsidR="00970384">
        <w:rPr>
          <w:rFonts w:ascii="Times New Roman" w:hAnsi="Times New Roman" w:cs="Times New Roman"/>
        </w:rPr>
        <w:t>several</w:t>
      </w:r>
      <w:r w:rsidR="00CE79AA">
        <w:rPr>
          <w:rFonts w:ascii="Times New Roman" w:hAnsi="Times New Roman" w:cs="Times New Roman"/>
        </w:rPr>
        <w:t xml:space="preserve"> previous investigations using a variety of methods and datasets that show </w:t>
      </w:r>
      <w:r w:rsidR="00EE3313">
        <w:rPr>
          <w:rFonts w:ascii="Times New Roman" w:hAnsi="Times New Roman" w:cs="Times New Roman"/>
        </w:rPr>
        <w:t>Primate</w:t>
      </w:r>
      <w:r w:rsidR="00CE79AA">
        <w:rPr>
          <w:rFonts w:ascii="Times New Roman" w:hAnsi="Times New Roman" w:cs="Times New Roman"/>
        </w:rPr>
        <w:t xml:space="preserve">s have indeed increased brain size over the course of evolutionary </w:t>
      </w:r>
      <w:r w:rsidR="002D409B">
        <w:rPr>
          <w:rFonts w:ascii="Times New Roman" w:hAnsi="Times New Roman" w:cs="Times New Roman"/>
        </w:rPr>
        <w:t>time</w:t>
      </w:r>
      <w:r w:rsidR="00CE79AA">
        <w:rPr>
          <w:rFonts w:ascii="Times New Roman" w:hAnsi="Times New Roman" w:cs="Times New Roman"/>
        </w:rPr>
        <w:t xml:space="preserve"> </w:t>
      </w:r>
      <w:r w:rsidR="006E3C20">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497F9AAF-2E84-423E-9120-81B32A5B04CD&lt;/uuid&gt;&lt;priority&gt;56&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uuid&gt;BAF233B4-6BD6-4699-B8AE-034685D67BB1&lt;/uuid&gt;&lt;volume&gt;7&lt;/volume&gt;&lt;doi&gt;10.1016/0006-8993(68)90094-2&lt;/doi&gt;&lt;startpage&gt;121&lt;/startpage&gt;&lt;publication_date&gt;99196800001200000000200000&lt;/publication_date&gt;&lt;url&gt;http://linkinghub.elsevier.com/retrieve/pii/0006899368900942&lt;/url&gt;&lt;citekey&gt;Holloway:1968dk&lt;/citekey&gt;&lt;type&gt;400&lt;/type&gt;&lt;title&gt;The evolution of the primate brain: some aspects of quantitative relations&lt;/title&gt;&lt;number&gt;2&lt;/number&gt;&lt;subtype&gt;400&lt;/subtype&gt;&lt;endpage&gt;172&lt;/endpage&gt;&lt;bundle&gt;&lt;publication&gt;&lt;publisher&gt;Elsevier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citekey&gt;Montgomery:2010df&lt;/citekey&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E98CEFF3-45BA-4655-B55C-B7ABF4B2B381&lt;/uuid&gt;&lt;volume&gt;280&lt;/volume&gt;&lt;doi&gt;10.1126/science.132.3428.670&lt;/doi&gt;&lt;startpage&gt;20130269&lt;/startpage&gt;&lt;publication_date&gt;99201303201200000000222000&lt;/publication_date&gt;&lt;url&gt;http://rspb.royalsocietypublishing.org/cgi/doi/10.1098/rspb.2013.0269&lt;/url&gt;&lt;citekey&gt;Smaers:2013ka&lt;/citekey&gt;&lt;type&gt;400&lt;/type&gt;&lt;title&gt;Brain reorganization, not relative brain size, primarily characterizes anthropoid brain evolution&lt;/title&gt;&lt;number&gt;1759&lt;/number&gt;&lt;subtype&gt;400&lt;/subtype&gt;&lt;endpage&gt;20130269&lt;/endpage&gt;&lt;bundle&gt;&lt;publication&gt;&lt;title&gt;Proceedings of the Royal Society B: Biological Sciences&lt;/title&gt;&lt;type&gt;-100&lt;/type&gt;&lt;subtype&gt;-100&lt;/subtype&gt;&lt;uuid&gt;1BB0688F-827E-4371-B151-BEB53C080DD4&lt;/uuid&gt;&lt;/publication&gt;&lt;/bundle&gt;&lt;authors&gt;&lt;author&gt;&lt;firstName&gt;J&lt;/firstName&gt;&lt;middleNames&gt;B&lt;/middleNames&gt;&lt;lastName&gt;Smaers&lt;/lastName&gt;&lt;/author&gt;&lt;author&gt;&lt;firstName&gt;C&lt;/firstName&gt;&lt;lastName&gt;Soligo&lt;/lastName&gt;&lt;/author&gt;&lt;/authors&gt;&lt;/publication&gt;&lt;/publications&gt;&lt;cites&gt;&lt;/cites&gt;&lt;/citation&gt;</w:instrText>
      </w:r>
      <w:r w:rsidR="006E3C20">
        <w:rPr>
          <w:rFonts w:ascii="Times New Roman" w:hAnsi="Times New Roman" w:cs="Times New Roman"/>
        </w:rPr>
        <w:fldChar w:fldCharType="separate"/>
      </w:r>
      <w:r w:rsidR="006E3C20">
        <w:rPr>
          <w:rFonts w:ascii="Times New Roman" w:hAnsi="Times New Roman" w:cs="Times New Roman"/>
        </w:rPr>
        <w:t>(Holloway, 1968; Jerison, 1973; Montgomery et al., 2010; Boddy et al., 2012; Smaers and Soligo, 2013)</w:t>
      </w:r>
      <w:r w:rsidR="006E3C20">
        <w:rPr>
          <w:rFonts w:ascii="Times New Roman" w:hAnsi="Times New Roman" w:cs="Times New Roman"/>
        </w:rPr>
        <w:fldChar w:fldCharType="end"/>
      </w:r>
      <w:r w:rsidR="00CE79AA">
        <w:rPr>
          <w:rFonts w:ascii="Times New Roman" w:hAnsi="Times New Roman" w:cs="Times New Roman"/>
        </w:rPr>
        <w:t>.</w:t>
      </w:r>
    </w:p>
    <w:p w14:paraId="47BDCB05" w14:textId="2A9794B3" w:rsidR="00E33949" w:rsidRDefault="00303188" w:rsidP="00E33949">
      <w:pPr>
        <w:rPr>
          <w:rFonts w:ascii="Times New Roman" w:hAnsi="Times New Roman" w:cs="Times New Roman"/>
        </w:rPr>
      </w:pPr>
      <w:r>
        <w:rPr>
          <w:rFonts w:ascii="Times New Roman" w:hAnsi="Times New Roman" w:cs="Times New Roman"/>
        </w:rPr>
        <w:tab/>
      </w:r>
      <w:r w:rsidR="0098035E">
        <w:rPr>
          <w:rFonts w:ascii="Times New Roman" w:hAnsi="Times New Roman" w:cs="Times New Roman"/>
        </w:rPr>
        <w:t>The present</w:t>
      </w:r>
      <w:r w:rsidR="00E33949">
        <w:rPr>
          <w:rFonts w:ascii="Times New Roman" w:hAnsi="Times New Roman" w:cs="Times New Roman"/>
        </w:rPr>
        <w:t xml:space="preserve"> study found that some, but not all</w:t>
      </w:r>
      <w:r w:rsidR="00CD26E5">
        <w:rPr>
          <w:rFonts w:ascii="Times New Roman" w:hAnsi="Times New Roman" w:cs="Times New Roman"/>
        </w:rPr>
        <w:t>,</w:t>
      </w:r>
      <w:r w:rsidR="00E33949">
        <w:rPr>
          <w:rFonts w:ascii="Times New Roman" w:hAnsi="Times New Roman" w:cs="Times New Roman"/>
        </w:rPr>
        <w:t xml:space="preserve"> mammals have increased brain size over time. </w:t>
      </w:r>
      <w:r w:rsidR="008536FB">
        <w:rPr>
          <w:rFonts w:ascii="Times New Roman" w:hAnsi="Times New Roman" w:cs="Times New Roman"/>
        </w:rPr>
        <w:t xml:space="preserve">Before detrending the data, we found no evidence of </w:t>
      </w:r>
      <w:r w:rsidR="00EE3313">
        <w:rPr>
          <w:rFonts w:ascii="Times New Roman" w:hAnsi="Times New Roman" w:cs="Times New Roman"/>
        </w:rPr>
        <w:t>Primate</w:t>
      </w:r>
      <w:r w:rsidR="008536FB">
        <w:rPr>
          <w:rFonts w:ascii="Times New Roman" w:hAnsi="Times New Roman" w:cs="Times New Roman"/>
        </w:rPr>
        <w:t xml:space="preserve"> CC being </w:t>
      </w:r>
      <w:r w:rsidR="00CD26E5">
        <w:rPr>
          <w:rFonts w:ascii="Times New Roman" w:hAnsi="Times New Roman" w:cs="Times New Roman"/>
        </w:rPr>
        <w:t>related to</w:t>
      </w:r>
      <w:r w:rsidR="008536FB">
        <w:rPr>
          <w:rFonts w:ascii="Times New Roman" w:hAnsi="Times New Roman" w:cs="Times New Roman"/>
        </w:rPr>
        <w:t xml:space="preserve"> global climatic factors.</w:t>
      </w:r>
      <w:r w:rsidR="0079752D">
        <w:rPr>
          <w:rFonts w:ascii="Times New Roman" w:hAnsi="Times New Roman" w:cs="Times New Roman"/>
        </w:rPr>
        <w:t xml:space="preserve"> However, detrending the data revealed </w:t>
      </w:r>
      <w:r w:rsidR="00CD26E5">
        <w:rPr>
          <w:rFonts w:ascii="Times New Roman" w:hAnsi="Times New Roman" w:cs="Times New Roman"/>
        </w:rPr>
        <w:t>otherwise hidden</w:t>
      </w:r>
      <w:r w:rsidR="0079752D">
        <w:rPr>
          <w:rFonts w:ascii="Times New Roman" w:hAnsi="Times New Roman" w:cs="Times New Roman"/>
        </w:rPr>
        <w:t xml:space="preserve"> relationships, </w:t>
      </w:r>
      <w:r w:rsidR="00CD26E5">
        <w:rPr>
          <w:rFonts w:ascii="Times New Roman" w:hAnsi="Times New Roman" w:cs="Times New Roman"/>
        </w:rPr>
        <w:t xml:space="preserve">demonstrating </w:t>
      </w:r>
      <w:r w:rsidR="0079752D">
        <w:rPr>
          <w:rFonts w:ascii="Times New Roman" w:hAnsi="Times New Roman" w:cs="Times New Roman"/>
        </w:rPr>
        <w:t xml:space="preserve">that climatic changes in Trend, Variability, and Rate all affected </w:t>
      </w:r>
      <w:r w:rsidR="00812CCE">
        <w:rPr>
          <w:rFonts w:ascii="Times New Roman" w:hAnsi="Times New Roman" w:cs="Times New Roman"/>
        </w:rPr>
        <w:t xml:space="preserve">fossil </w:t>
      </w:r>
      <w:r w:rsidR="0079752D">
        <w:rPr>
          <w:rFonts w:ascii="Times New Roman" w:hAnsi="Times New Roman" w:cs="Times New Roman"/>
        </w:rPr>
        <w:t xml:space="preserve">CC to different degrees. The combined effect of all three of these climatic factors </w:t>
      </w:r>
      <w:r w:rsidR="00B93534">
        <w:rPr>
          <w:rFonts w:ascii="Times New Roman" w:hAnsi="Times New Roman" w:cs="Times New Roman"/>
        </w:rPr>
        <w:t xml:space="preserve">in 200Ky intervals </w:t>
      </w:r>
      <w:r w:rsidR="00812CCE">
        <w:rPr>
          <w:rFonts w:ascii="Times New Roman" w:hAnsi="Times New Roman" w:cs="Times New Roman"/>
        </w:rPr>
        <w:t xml:space="preserve">explained 62.9% of the variance in fossil </w:t>
      </w:r>
      <w:r w:rsidR="00EE3313">
        <w:rPr>
          <w:rFonts w:ascii="Times New Roman" w:hAnsi="Times New Roman" w:cs="Times New Roman"/>
        </w:rPr>
        <w:t>Primate</w:t>
      </w:r>
      <w:r w:rsidR="009D7B38">
        <w:rPr>
          <w:rFonts w:ascii="Times New Roman" w:hAnsi="Times New Roman" w:cs="Times New Roman"/>
        </w:rPr>
        <w:t xml:space="preserve"> CC </w:t>
      </w:r>
      <w:r w:rsidR="009D7B38">
        <w:rPr>
          <w:rFonts w:ascii="Times New Roman" w:hAnsi="Times New Roman" w:cs="Times New Roman"/>
        </w:rPr>
        <w:lastRenderedPageBreak/>
        <w:t>over the course of their ~65</w:t>
      </w:r>
      <w:r w:rsidR="004128D1">
        <w:rPr>
          <w:rFonts w:ascii="Times New Roman" w:hAnsi="Times New Roman" w:cs="Times New Roman"/>
        </w:rPr>
        <w:t>M</w:t>
      </w:r>
      <w:r w:rsidR="00CD26E5">
        <w:rPr>
          <w:rFonts w:ascii="Times New Roman" w:hAnsi="Times New Roman" w:cs="Times New Roman"/>
        </w:rPr>
        <w:t>a</w:t>
      </w:r>
      <w:r w:rsidR="004128D1">
        <w:rPr>
          <w:rFonts w:ascii="Times New Roman" w:hAnsi="Times New Roman" w:cs="Times New Roman"/>
        </w:rPr>
        <w:t xml:space="preserve"> existence as an </w:t>
      </w:r>
      <w:r w:rsidR="005A4520">
        <w:rPr>
          <w:rFonts w:ascii="Times New Roman" w:hAnsi="Times New Roman" w:cs="Times New Roman"/>
        </w:rPr>
        <w:t>taxon</w:t>
      </w:r>
      <w:r w:rsidR="004128D1">
        <w:rPr>
          <w:rFonts w:ascii="Times New Roman" w:hAnsi="Times New Roman" w:cs="Times New Roman"/>
        </w:rPr>
        <w:t>.</w:t>
      </w:r>
      <w:r w:rsidR="00B93534">
        <w:rPr>
          <w:rFonts w:ascii="Times New Roman" w:hAnsi="Times New Roman" w:cs="Times New Roman"/>
        </w:rPr>
        <w:t xml:space="preserve"> </w:t>
      </w:r>
      <w:r w:rsidR="00CD26E5">
        <w:rPr>
          <w:rFonts w:ascii="Times New Roman" w:hAnsi="Times New Roman" w:cs="Times New Roman"/>
        </w:rPr>
        <w:t>I</w:t>
      </w:r>
      <w:r w:rsidR="00BA4B61">
        <w:rPr>
          <w:rFonts w:ascii="Times New Roman" w:hAnsi="Times New Roman" w:cs="Times New Roman"/>
        </w:rPr>
        <w:t>nterpretation of these</w:t>
      </w:r>
      <w:r w:rsidR="00B93534">
        <w:rPr>
          <w:rFonts w:ascii="Times New Roman" w:hAnsi="Times New Roman" w:cs="Times New Roman"/>
        </w:rPr>
        <w:t xml:space="preserve"> res</w:t>
      </w:r>
      <w:r w:rsidR="00BA4B61">
        <w:rPr>
          <w:rFonts w:ascii="Times New Roman" w:hAnsi="Times New Roman" w:cs="Times New Roman"/>
        </w:rPr>
        <w:t>ults should</w:t>
      </w:r>
      <w:r w:rsidR="004219BD">
        <w:rPr>
          <w:rFonts w:ascii="Times New Roman" w:hAnsi="Times New Roman" w:cs="Times New Roman"/>
        </w:rPr>
        <w:t xml:space="preserve"> be tempered by the fact that </w:t>
      </w:r>
      <w:r w:rsidR="00BA4B61">
        <w:rPr>
          <w:rFonts w:ascii="Times New Roman" w:hAnsi="Times New Roman" w:cs="Times New Roman"/>
        </w:rPr>
        <w:t>the ancestral CC analyses did not reveal significant relationships between CC and climate.</w:t>
      </w:r>
      <w:r w:rsidR="004219BD">
        <w:rPr>
          <w:rFonts w:ascii="Times New Roman" w:hAnsi="Times New Roman" w:cs="Times New Roman"/>
        </w:rPr>
        <w:t xml:space="preserve"> This illustrates the importance of using multiple </w:t>
      </w:r>
      <w:r w:rsidR="003C2296">
        <w:rPr>
          <w:rFonts w:ascii="Times New Roman" w:hAnsi="Times New Roman" w:cs="Times New Roman"/>
        </w:rPr>
        <w:t xml:space="preserve">independent </w:t>
      </w:r>
      <w:r w:rsidR="004219BD">
        <w:rPr>
          <w:rFonts w:ascii="Times New Roman" w:hAnsi="Times New Roman" w:cs="Times New Roman"/>
        </w:rPr>
        <w:t xml:space="preserve">sources of data to </w:t>
      </w:r>
      <w:r w:rsidR="003C2296">
        <w:rPr>
          <w:rFonts w:ascii="Times New Roman" w:hAnsi="Times New Roman" w:cs="Times New Roman"/>
        </w:rPr>
        <w:t>establish</w:t>
      </w:r>
      <w:r w:rsidR="004219BD">
        <w:rPr>
          <w:rFonts w:ascii="Times New Roman" w:hAnsi="Times New Roman" w:cs="Times New Roman"/>
        </w:rPr>
        <w:t xml:space="preserve"> </w:t>
      </w:r>
      <w:r w:rsidR="00CD26E5">
        <w:rPr>
          <w:rFonts w:ascii="Times New Roman" w:hAnsi="Times New Roman" w:cs="Times New Roman"/>
        </w:rPr>
        <w:t xml:space="preserve">levels of confidence in </w:t>
      </w:r>
      <w:r w:rsidR="00144284">
        <w:rPr>
          <w:rFonts w:ascii="Times New Roman" w:hAnsi="Times New Roman" w:cs="Times New Roman"/>
        </w:rPr>
        <w:t>one’s</w:t>
      </w:r>
      <w:r w:rsidR="00CD26E5">
        <w:rPr>
          <w:rFonts w:ascii="Times New Roman" w:hAnsi="Times New Roman" w:cs="Times New Roman"/>
        </w:rPr>
        <w:t xml:space="preserve"> interpretation</w:t>
      </w:r>
      <w:r w:rsidR="004219BD">
        <w:rPr>
          <w:rFonts w:ascii="Times New Roman" w:hAnsi="Times New Roman" w:cs="Times New Roman"/>
        </w:rPr>
        <w:t xml:space="preserve"> </w:t>
      </w:r>
      <w:r w:rsidR="00606F2F">
        <w:rPr>
          <w:rFonts w:ascii="Times New Roman" w:hAnsi="Times New Roman" w:cs="Times New Roman"/>
        </w:rPr>
        <w:t xml:space="preserve">of </w:t>
      </w:r>
      <w:r w:rsidR="004219BD">
        <w:rPr>
          <w:rFonts w:ascii="Times New Roman" w:hAnsi="Times New Roman" w:cs="Times New Roman"/>
        </w:rPr>
        <w:t>evolutionary history.</w:t>
      </w:r>
    </w:p>
    <w:p w14:paraId="09E53226" w14:textId="5034C951" w:rsidR="002C579A" w:rsidRPr="00C15B05" w:rsidRDefault="00FA128C" w:rsidP="00415849">
      <w:pPr>
        <w:ind w:firstLine="720"/>
        <w:rPr>
          <w:rFonts w:ascii="Times New Roman" w:hAnsi="Times New Roman" w:cs="Times New Roman"/>
        </w:rPr>
      </w:pPr>
      <w:r>
        <w:rPr>
          <w:rFonts w:ascii="Times New Roman" w:hAnsi="Times New Roman" w:cs="Times New Roman"/>
        </w:rPr>
        <w:t xml:space="preserve">Based on the </w:t>
      </w:r>
      <w:r w:rsidR="000F4371">
        <w:rPr>
          <w:rFonts w:ascii="Times New Roman" w:hAnsi="Times New Roman" w:cs="Times New Roman"/>
        </w:rPr>
        <w:t>fossil record</w:t>
      </w:r>
      <w:ins w:id="2" w:author="Chet Sherwood" w:date="2015-12-23T13:02:00Z">
        <w:r w:rsidR="00CD26E5">
          <w:rPr>
            <w:rFonts w:ascii="Times New Roman" w:hAnsi="Times New Roman" w:cs="Times New Roman"/>
          </w:rPr>
          <w:t xml:space="preserve"> </w:t>
        </w:r>
      </w:ins>
      <w:r w:rsidR="00CD26E5">
        <w:rPr>
          <w:rFonts w:ascii="Times New Roman" w:hAnsi="Times New Roman" w:cs="Times New Roman"/>
        </w:rPr>
        <w:t>data</w:t>
      </w:r>
      <w:r w:rsidR="000F4371">
        <w:rPr>
          <w:rFonts w:ascii="Times New Roman" w:hAnsi="Times New Roman" w:cs="Times New Roman"/>
        </w:rPr>
        <w:t xml:space="preserve">, it appears that </w:t>
      </w:r>
      <w:r w:rsidR="00CD26E5">
        <w:rPr>
          <w:rFonts w:ascii="Times New Roman" w:hAnsi="Times New Roman" w:cs="Times New Roman"/>
        </w:rPr>
        <w:t>h</w:t>
      </w:r>
      <w:r w:rsidR="00A41265">
        <w:rPr>
          <w:rFonts w:ascii="Times New Roman" w:hAnsi="Times New Roman" w:cs="Times New Roman"/>
        </w:rPr>
        <w:t>ominin</w:t>
      </w:r>
      <w:r>
        <w:rPr>
          <w:rFonts w:ascii="Times New Roman" w:hAnsi="Times New Roman" w:cs="Times New Roman"/>
        </w:rPr>
        <w:t xml:space="preserve">s continued the </w:t>
      </w:r>
      <w:r w:rsidR="00EE3313">
        <w:rPr>
          <w:rFonts w:ascii="Times New Roman" w:hAnsi="Times New Roman" w:cs="Times New Roman"/>
        </w:rPr>
        <w:t>Primate</w:t>
      </w:r>
      <w:r>
        <w:rPr>
          <w:rFonts w:ascii="Times New Roman" w:hAnsi="Times New Roman" w:cs="Times New Roman"/>
        </w:rPr>
        <w:t>-general trend of increasing brain size, albeit at a greatly accelerated pace in the last 5-7M</w:t>
      </w:r>
      <w:r w:rsidR="00754EEB">
        <w:rPr>
          <w:rFonts w:ascii="Times New Roman" w:hAnsi="Times New Roman" w:cs="Times New Roman"/>
        </w:rPr>
        <w:t>a</w:t>
      </w:r>
      <w:r>
        <w:rPr>
          <w:rFonts w:ascii="Times New Roman" w:hAnsi="Times New Roman" w:cs="Times New Roman"/>
        </w:rPr>
        <w:t xml:space="preserve">. </w:t>
      </w:r>
      <w:r w:rsidR="002F13A6">
        <w:rPr>
          <w:rFonts w:ascii="Times New Roman" w:hAnsi="Times New Roman" w:cs="Times New Roman"/>
        </w:rPr>
        <w:t xml:space="preserve">But unlike other Primates, the rapid brain expansion observed in </w:t>
      </w:r>
      <w:r w:rsidR="00754EEB">
        <w:rPr>
          <w:rFonts w:ascii="Times New Roman" w:hAnsi="Times New Roman" w:cs="Times New Roman"/>
        </w:rPr>
        <w:t>h</w:t>
      </w:r>
      <w:r w:rsidR="00A41265">
        <w:rPr>
          <w:rFonts w:ascii="Times New Roman" w:hAnsi="Times New Roman" w:cs="Times New Roman"/>
        </w:rPr>
        <w:t>ominin</w:t>
      </w:r>
      <w:r w:rsidR="002F13A6">
        <w:rPr>
          <w:rFonts w:ascii="Times New Roman" w:hAnsi="Times New Roman" w:cs="Times New Roman"/>
        </w:rPr>
        <w:t>s appears to have been decoupled from global climatic events occurring at the time.</w:t>
      </w:r>
      <w:r w:rsidR="00312CF2">
        <w:rPr>
          <w:rFonts w:ascii="Times New Roman" w:hAnsi="Times New Roman" w:cs="Times New Roman"/>
        </w:rPr>
        <w:t xml:space="preserve"> </w:t>
      </w:r>
      <w:r w:rsidR="00754EEB">
        <w:rPr>
          <w:rFonts w:ascii="Times New Roman" w:hAnsi="Times New Roman" w:cs="Times New Roman"/>
        </w:rPr>
        <w:t>Our analyses</w:t>
      </w:r>
      <w:r w:rsidR="00312CF2">
        <w:rPr>
          <w:rFonts w:ascii="Times New Roman" w:hAnsi="Times New Roman" w:cs="Times New Roman"/>
        </w:rPr>
        <w:t xml:space="preserve"> consistently found that </w:t>
      </w:r>
      <w:r w:rsidR="00754EEB">
        <w:rPr>
          <w:rFonts w:ascii="Times New Roman" w:hAnsi="Times New Roman" w:cs="Times New Roman"/>
        </w:rPr>
        <w:t>h</w:t>
      </w:r>
      <w:r w:rsidR="00A41265">
        <w:rPr>
          <w:rFonts w:ascii="Times New Roman" w:hAnsi="Times New Roman" w:cs="Times New Roman"/>
        </w:rPr>
        <w:t>ominin</w:t>
      </w:r>
      <w:r w:rsidR="00312CF2">
        <w:rPr>
          <w:rFonts w:ascii="Times New Roman" w:hAnsi="Times New Roman" w:cs="Times New Roman"/>
        </w:rPr>
        <w:t xml:space="preserve">s displayed no relationship between CC and </w:t>
      </w:r>
      <w:r w:rsidR="00074F28">
        <w:rPr>
          <w:rFonts w:ascii="Times New Roman" w:hAnsi="Times New Roman" w:cs="Times New Roman"/>
        </w:rPr>
        <w:t xml:space="preserve">any </w:t>
      </w:r>
      <w:r w:rsidR="00312CF2">
        <w:rPr>
          <w:rFonts w:ascii="Times New Roman" w:hAnsi="Times New Roman" w:cs="Times New Roman"/>
        </w:rPr>
        <w:t>global climat</w:t>
      </w:r>
      <w:r w:rsidR="00074F28">
        <w:rPr>
          <w:rFonts w:ascii="Times New Roman" w:hAnsi="Times New Roman" w:cs="Times New Roman"/>
        </w:rPr>
        <w:t>ic factors at any intervals.</w:t>
      </w:r>
      <w:r w:rsidR="004B053F">
        <w:rPr>
          <w:rFonts w:ascii="Times New Roman" w:hAnsi="Times New Roman" w:cs="Times New Roman"/>
        </w:rPr>
        <w:t xml:space="preserve"> This held true whether or not the data was detrended, as well as with both fossil and ancestral CC </w:t>
      </w:r>
      <w:r w:rsidR="004B053F" w:rsidRPr="00D8686F">
        <w:rPr>
          <w:rFonts w:ascii="Times New Roman" w:hAnsi="Times New Roman" w:cs="Times New Roman"/>
        </w:rPr>
        <w:t>data sets.</w:t>
      </w:r>
      <w:r w:rsidR="00BB59D4" w:rsidRPr="00D8686F">
        <w:rPr>
          <w:rFonts w:ascii="Times New Roman" w:hAnsi="Times New Roman" w:cs="Times New Roman"/>
        </w:rPr>
        <w:t xml:space="preserve"> </w:t>
      </w:r>
      <w:r w:rsidR="00D23023" w:rsidRPr="00D8686F">
        <w:rPr>
          <w:rFonts w:ascii="Times New Roman" w:hAnsi="Times New Roman" w:cs="Times New Roman"/>
        </w:rPr>
        <w:t xml:space="preserve">This </w:t>
      </w:r>
      <w:r w:rsidR="00E9403F" w:rsidRPr="00D8686F">
        <w:rPr>
          <w:rFonts w:ascii="Times New Roman" w:hAnsi="Times New Roman" w:cs="Times New Roman"/>
        </w:rPr>
        <w:t>does not</w:t>
      </w:r>
      <w:r w:rsidR="00D23023" w:rsidRPr="00D8686F">
        <w:rPr>
          <w:rFonts w:ascii="Times New Roman" w:hAnsi="Times New Roman" w:cs="Times New Roman"/>
        </w:rPr>
        <w:t xml:space="preserve"> </w:t>
      </w:r>
      <w:r w:rsidR="00E9403F" w:rsidRPr="00D8686F">
        <w:rPr>
          <w:rFonts w:ascii="Times New Roman" w:hAnsi="Times New Roman" w:cs="Times New Roman"/>
        </w:rPr>
        <w:t>appear</w:t>
      </w:r>
      <w:r w:rsidR="00D23023" w:rsidRPr="00D8686F">
        <w:rPr>
          <w:rFonts w:ascii="Times New Roman" w:hAnsi="Times New Roman" w:cs="Times New Roman"/>
        </w:rPr>
        <w:t xml:space="preserve"> to simply be the result of low statistical power due to a small sample size of</w:t>
      </w:r>
      <w:r w:rsidR="00FC5218" w:rsidRPr="00D8686F">
        <w:rPr>
          <w:rFonts w:ascii="Times New Roman" w:hAnsi="Times New Roman" w:cs="Times New Roman"/>
        </w:rPr>
        <w:t xml:space="preserve"> </w:t>
      </w:r>
      <w:r w:rsidR="00754EEB">
        <w:rPr>
          <w:rFonts w:ascii="Times New Roman" w:hAnsi="Times New Roman" w:cs="Times New Roman"/>
        </w:rPr>
        <w:t>h</w:t>
      </w:r>
      <w:r w:rsidR="00A41265" w:rsidRPr="00D8686F">
        <w:rPr>
          <w:rFonts w:ascii="Times New Roman" w:hAnsi="Times New Roman" w:cs="Times New Roman"/>
        </w:rPr>
        <w:t>ominin</w:t>
      </w:r>
      <w:r w:rsidR="00FC5218" w:rsidRPr="00D8686F">
        <w:rPr>
          <w:rFonts w:ascii="Times New Roman" w:hAnsi="Times New Roman" w:cs="Times New Roman"/>
        </w:rPr>
        <w:t xml:space="preserve"> species</w:t>
      </w:r>
      <w:r w:rsidR="00D23023" w:rsidRPr="00D8686F">
        <w:rPr>
          <w:rFonts w:ascii="Times New Roman" w:hAnsi="Times New Roman" w:cs="Times New Roman"/>
        </w:rPr>
        <w:t xml:space="preserve"> (n=1</w:t>
      </w:r>
      <w:r w:rsidR="004915C9">
        <w:rPr>
          <w:rFonts w:ascii="Times New Roman" w:hAnsi="Times New Roman" w:cs="Times New Roman"/>
        </w:rPr>
        <w:t>8</w:t>
      </w:r>
      <w:r w:rsidR="00D23023" w:rsidRPr="00D8686F">
        <w:rPr>
          <w:rFonts w:ascii="Times New Roman" w:hAnsi="Times New Roman" w:cs="Times New Roman"/>
        </w:rPr>
        <w:t xml:space="preserve">) </w:t>
      </w:r>
      <w:r w:rsidR="00D8686F" w:rsidRPr="00D8686F">
        <w:rPr>
          <w:rFonts w:ascii="Times New Roman" w:hAnsi="Times New Roman" w:cs="Times New Roman"/>
        </w:rPr>
        <w:t xml:space="preserve">since even when using the dataset </w:t>
      </w:r>
      <w:r w:rsidR="00754EEB">
        <w:rPr>
          <w:rFonts w:ascii="Times New Roman" w:hAnsi="Times New Roman" w:cs="Times New Roman"/>
        </w:rPr>
        <w:t xml:space="preserve">of individual specimens </w:t>
      </w:r>
      <w:r w:rsidR="004915C9">
        <w:rPr>
          <w:rFonts w:ascii="Times New Roman" w:hAnsi="Times New Roman" w:cs="Times New Roman"/>
        </w:rPr>
        <w:t>(n=189</w:t>
      </w:r>
      <w:r w:rsidR="00D8686F" w:rsidRPr="00D8686F">
        <w:rPr>
          <w:rFonts w:ascii="Times New Roman" w:hAnsi="Times New Roman" w:cs="Times New Roman"/>
        </w:rPr>
        <w:t>)</w:t>
      </w:r>
      <w:r w:rsidR="00210404" w:rsidRPr="00D8686F">
        <w:rPr>
          <w:rFonts w:ascii="Times New Roman" w:hAnsi="Times New Roman" w:cs="Times New Roman"/>
        </w:rPr>
        <w:t xml:space="preserve"> </w:t>
      </w:r>
      <w:r w:rsidR="00754EEB">
        <w:rPr>
          <w:rFonts w:ascii="Times New Roman" w:hAnsi="Times New Roman" w:cs="Times New Roman"/>
        </w:rPr>
        <w:t>there were no</w:t>
      </w:r>
      <w:r w:rsidR="00754EEB" w:rsidRPr="00D8686F">
        <w:rPr>
          <w:rFonts w:ascii="Times New Roman" w:hAnsi="Times New Roman" w:cs="Times New Roman"/>
        </w:rPr>
        <w:t xml:space="preserve"> </w:t>
      </w:r>
      <w:r w:rsidR="00210404" w:rsidRPr="00D8686F">
        <w:rPr>
          <w:rFonts w:ascii="Times New Roman" w:hAnsi="Times New Roman" w:cs="Times New Roman"/>
        </w:rPr>
        <w:t xml:space="preserve">significant brain-climate relationships </w:t>
      </w:r>
      <w:r w:rsidR="00754EEB">
        <w:rPr>
          <w:rFonts w:ascii="Times New Roman" w:hAnsi="Times New Roman" w:cs="Times New Roman"/>
        </w:rPr>
        <w:t>based on</w:t>
      </w:r>
      <w:r w:rsidR="00D8686F" w:rsidRPr="00D8686F">
        <w:rPr>
          <w:rFonts w:ascii="Times New Roman" w:hAnsi="Times New Roman" w:cs="Times New Roman"/>
        </w:rPr>
        <w:t xml:space="preserve"> detrended</w:t>
      </w:r>
      <w:r w:rsidR="00754EEB">
        <w:rPr>
          <w:rFonts w:ascii="Times New Roman" w:hAnsi="Times New Roman" w:cs="Times New Roman"/>
        </w:rPr>
        <w:t xml:space="preserve"> time-series</w:t>
      </w:r>
      <w:r w:rsidR="00D8686F" w:rsidRPr="00D8686F">
        <w:rPr>
          <w:rFonts w:ascii="Times New Roman" w:hAnsi="Times New Roman" w:cs="Times New Roman"/>
        </w:rPr>
        <w:t>.</w:t>
      </w:r>
      <w:r w:rsidR="00D23023" w:rsidRPr="00D8686F">
        <w:rPr>
          <w:rFonts w:ascii="Times New Roman" w:hAnsi="Times New Roman" w:cs="Times New Roman"/>
        </w:rPr>
        <w:t xml:space="preserve"> </w:t>
      </w:r>
      <w:r w:rsidR="005727A2" w:rsidRPr="00D8686F">
        <w:rPr>
          <w:rFonts w:ascii="Times New Roman" w:hAnsi="Times New Roman" w:cs="Times New Roman"/>
        </w:rPr>
        <w:t>Thus, these results do not support</w:t>
      </w:r>
      <w:r w:rsidR="00BB59D4" w:rsidRPr="00D8686F">
        <w:rPr>
          <w:rFonts w:ascii="Times New Roman" w:hAnsi="Times New Roman" w:cs="Times New Roman"/>
        </w:rPr>
        <w:t xml:space="preserve"> </w:t>
      </w:r>
      <w:r w:rsidR="005727A2" w:rsidRPr="00D8686F">
        <w:rPr>
          <w:rFonts w:ascii="Times New Roman" w:hAnsi="Times New Roman" w:cs="Times New Roman"/>
        </w:rPr>
        <w:t xml:space="preserve">previous claims that </w:t>
      </w:r>
      <w:r w:rsidR="00754EEB">
        <w:rPr>
          <w:rFonts w:ascii="Times New Roman" w:hAnsi="Times New Roman" w:cs="Times New Roman"/>
        </w:rPr>
        <w:t>h</w:t>
      </w:r>
      <w:r w:rsidR="00A41265" w:rsidRPr="00D8686F">
        <w:rPr>
          <w:rFonts w:ascii="Times New Roman" w:hAnsi="Times New Roman" w:cs="Times New Roman"/>
        </w:rPr>
        <w:t>ominin</w:t>
      </w:r>
      <w:r w:rsidR="005727A2" w:rsidRPr="00D8686F">
        <w:rPr>
          <w:rFonts w:ascii="Times New Roman" w:hAnsi="Times New Roman" w:cs="Times New Roman"/>
        </w:rPr>
        <w:t xml:space="preserve"> brain size was driven by global</w:t>
      </w:r>
      <w:r w:rsidR="005727A2">
        <w:rPr>
          <w:rFonts w:ascii="Times New Roman" w:hAnsi="Times New Roman" w:cs="Times New Roman"/>
        </w:rPr>
        <w:t xml:space="preserve"> climatic events</w:t>
      </w:r>
      <w:r w:rsidR="00BB59D4">
        <w:rPr>
          <w:rFonts w:ascii="Times New Roman" w:hAnsi="Times New Roman" w:cs="Times New Roman"/>
        </w:rPr>
        <w:t>. T</w:t>
      </w:r>
      <w:r w:rsidR="00B56AF9">
        <w:rPr>
          <w:rFonts w:ascii="Times New Roman" w:hAnsi="Times New Roman" w:cs="Times New Roman"/>
        </w:rPr>
        <w:t xml:space="preserve">he </w:t>
      </w:r>
      <w:r w:rsidR="00F31E5D">
        <w:rPr>
          <w:rFonts w:ascii="Times New Roman" w:hAnsi="Times New Roman" w:cs="Times New Roman"/>
        </w:rPr>
        <w:t>discrepancy</w:t>
      </w:r>
      <w:r w:rsidR="00DA4FBA">
        <w:rPr>
          <w:rFonts w:ascii="Times New Roman" w:hAnsi="Times New Roman" w:cs="Times New Roman"/>
        </w:rPr>
        <w:t xml:space="preserve"> between our results and</w:t>
      </w:r>
      <w:r w:rsidR="00EE089F">
        <w:rPr>
          <w:rFonts w:ascii="Times New Roman" w:hAnsi="Times New Roman" w:cs="Times New Roman"/>
        </w:rPr>
        <w:t xml:space="preserve"> </w:t>
      </w:r>
      <w:r w:rsidR="00DA4FBA">
        <w:rPr>
          <w:rFonts w:ascii="Times New Roman" w:hAnsi="Times New Roman" w:cs="Times New Roman"/>
        </w:rPr>
        <w:t>those</w:t>
      </w:r>
      <w:r w:rsidR="00B56AF9">
        <w:rPr>
          <w:rFonts w:ascii="Times New Roman" w:hAnsi="Times New Roman" w:cs="Times New Roman"/>
        </w:rPr>
        <w:t xml:space="preserve"> of these previous reports </w:t>
      </w:r>
      <w:r w:rsidR="00312398">
        <w:rPr>
          <w:rFonts w:ascii="Times New Roman" w:hAnsi="Times New Roman" w:cs="Times New Roman"/>
        </w:rPr>
        <w:fldChar w:fldCharType="begin"/>
      </w:r>
      <w:r w:rsidR="008C793A">
        <w:rPr>
          <w:rFonts w:ascii="Times New Roman" w:hAnsi="Times New Roman" w:cs="Times New Roman"/>
        </w:rPr>
        <w:instrText xml:space="preserve"> ADDIN PAPERS2_CITATIONS &lt;citation&gt;&lt;uuid&gt;AAECD3F9-D949-4C02-A259-213DECB1E198&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citekey&gt;Bailey:2009df&lt;/citekey&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s&gt;&lt;/citation&gt;</w:instrText>
      </w:r>
      <w:r w:rsidR="00312398">
        <w:rPr>
          <w:rFonts w:ascii="Times New Roman" w:hAnsi="Times New Roman" w:cs="Times New Roman"/>
        </w:rPr>
        <w:fldChar w:fldCharType="separate"/>
      </w:r>
      <w:r w:rsidR="00312398">
        <w:rPr>
          <w:rFonts w:ascii="Times New Roman" w:hAnsi="Times New Roman" w:cs="Times New Roman"/>
        </w:rPr>
        <w:t>(Ash and Gallup, 2007; Bailey and Geary, 2009)</w:t>
      </w:r>
      <w:r w:rsidR="00312398">
        <w:rPr>
          <w:rFonts w:ascii="Times New Roman" w:hAnsi="Times New Roman" w:cs="Times New Roman"/>
        </w:rPr>
        <w:fldChar w:fldCharType="end"/>
      </w:r>
      <w:r w:rsidR="00303188">
        <w:rPr>
          <w:rFonts w:ascii="Times New Roman" w:hAnsi="Times New Roman" w:cs="Times New Roman"/>
        </w:rPr>
        <w:t xml:space="preserve"> </w:t>
      </w:r>
      <w:r w:rsidR="00B56AF9">
        <w:rPr>
          <w:rFonts w:ascii="Times New Roman" w:hAnsi="Times New Roman" w:cs="Times New Roman"/>
        </w:rPr>
        <w:t>coul</w:t>
      </w:r>
      <w:r w:rsidR="007B21E0">
        <w:rPr>
          <w:rFonts w:ascii="Times New Roman" w:hAnsi="Times New Roman" w:cs="Times New Roman"/>
        </w:rPr>
        <w:t>d</w:t>
      </w:r>
      <w:r w:rsidR="00B56AF9">
        <w:rPr>
          <w:rFonts w:ascii="Times New Roman" w:hAnsi="Times New Roman" w:cs="Times New Roman"/>
        </w:rPr>
        <w:t xml:space="preserve"> stem from one or more </w:t>
      </w:r>
      <w:r w:rsidR="00ED4DE7">
        <w:rPr>
          <w:rFonts w:ascii="Times New Roman" w:hAnsi="Times New Roman" w:cs="Times New Roman"/>
        </w:rPr>
        <w:t>of the following sources</w:t>
      </w:r>
      <w:r w:rsidR="00B56AF9">
        <w:rPr>
          <w:rFonts w:ascii="Times New Roman" w:hAnsi="Times New Roman" w:cs="Times New Roman"/>
        </w:rPr>
        <w:t xml:space="preserve">: insufficient sample sizes, testing single </w:t>
      </w:r>
      <w:r w:rsidR="004C22A5">
        <w:rPr>
          <w:rFonts w:ascii="Times New Roman" w:hAnsi="Times New Roman" w:cs="Times New Roman"/>
        </w:rPr>
        <w:t xml:space="preserve">climatic </w:t>
      </w:r>
      <w:r w:rsidR="00B56AF9">
        <w:rPr>
          <w:rFonts w:ascii="Times New Roman" w:hAnsi="Times New Roman" w:cs="Times New Roman"/>
        </w:rPr>
        <w:t>factors at a time,</w:t>
      </w:r>
      <w:r w:rsidR="007171A7">
        <w:rPr>
          <w:rFonts w:ascii="Times New Roman" w:hAnsi="Times New Roman" w:cs="Times New Roman"/>
        </w:rPr>
        <w:t xml:space="preserve"> and</w:t>
      </w:r>
      <w:r w:rsidR="00B56AF9">
        <w:rPr>
          <w:rFonts w:ascii="Times New Roman" w:hAnsi="Times New Roman" w:cs="Times New Roman"/>
        </w:rPr>
        <w:t xml:space="preserve"> </w:t>
      </w:r>
      <w:r w:rsidR="00754EEB">
        <w:rPr>
          <w:rFonts w:ascii="Times New Roman" w:hAnsi="Times New Roman" w:cs="Times New Roman"/>
        </w:rPr>
        <w:t xml:space="preserve">use of </w:t>
      </w:r>
      <w:r w:rsidR="008573B6">
        <w:rPr>
          <w:rFonts w:ascii="Times New Roman" w:hAnsi="Times New Roman" w:cs="Times New Roman"/>
        </w:rPr>
        <w:t>non</w:t>
      </w:r>
      <w:r w:rsidR="00754EEB">
        <w:rPr>
          <w:rFonts w:ascii="Times New Roman" w:hAnsi="Times New Roman" w:cs="Times New Roman"/>
        </w:rPr>
        <w:t>-</w:t>
      </w:r>
      <w:r w:rsidR="00CD1EC6">
        <w:rPr>
          <w:rFonts w:ascii="Times New Roman" w:hAnsi="Times New Roman" w:cs="Times New Roman"/>
        </w:rPr>
        <w:t>detrend</w:t>
      </w:r>
      <w:r w:rsidR="00754EEB">
        <w:rPr>
          <w:rFonts w:ascii="Times New Roman" w:hAnsi="Times New Roman" w:cs="Times New Roman"/>
        </w:rPr>
        <w:t>ed</w:t>
      </w:r>
      <w:r w:rsidR="00CD1EC6">
        <w:rPr>
          <w:rFonts w:ascii="Times New Roman" w:hAnsi="Times New Roman" w:cs="Times New Roman"/>
        </w:rPr>
        <w:t xml:space="preserve"> data.</w:t>
      </w:r>
      <w:r w:rsidR="00EA761D">
        <w:rPr>
          <w:rFonts w:ascii="Times New Roman" w:hAnsi="Times New Roman" w:cs="Times New Roman"/>
        </w:rPr>
        <w:t xml:space="preserve"> </w:t>
      </w:r>
      <w:r w:rsidR="00A829E1">
        <w:rPr>
          <w:rFonts w:ascii="Times New Roman" w:hAnsi="Times New Roman" w:cs="Times New Roman"/>
        </w:rPr>
        <w:t xml:space="preserve">In this study we demonstrated that the latter of these three factors </w:t>
      </w:r>
      <w:r w:rsidR="00C64ACD">
        <w:rPr>
          <w:rFonts w:ascii="Times New Roman" w:hAnsi="Times New Roman" w:cs="Times New Roman"/>
        </w:rPr>
        <w:t>consistently</w:t>
      </w:r>
      <w:r w:rsidR="00071176">
        <w:rPr>
          <w:rFonts w:ascii="Times New Roman" w:hAnsi="Times New Roman" w:cs="Times New Roman"/>
        </w:rPr>
        <w:t xml:space="preserve"> and</w:t>
      </w:r>
      <w:r w:rsidR="00A829E1">
        <w:rPr>
          <w:rFonts w:ascii="Times New Roman" w:hAnsi="Times New Roman" w:cs="Times New Roman"/>
        </w:rPr>
        <w:t xml:space="preserve"> dramatically alter</w:t>
      </w:r>
      <w:r w:rsidR="0016649A">
        <w:rPr>
          <w:rFonts w:ascii="Times New Roman" w:hAnsi="Times New Roman" w:cs="Times New Roman"/>
        </w:rPr>
        <w:t>s</w:t>
      </w:r>
      <w:r w:rsidR="00A829E1">
        <w:rPr>
          <w:rFonts w:ascii="Times New Roman" w:hAnsi="Times New Roman" w:cs="Times New Roman"/>
        </w:rPr>
        <w:t xml:space="preserve"> </w:t>
      </w:r>
      <w:r w:rsidR="00463EC9">
        <w:rPr>
          <w:rFonts w:ascii="Times New Roman" w:hAnsi="Times New Roman" w:cs="Times New Roman"/>
        </w:rPr>
        <w:t xml:space="preserve">the pattern of </w:t>
      </w:r>
      <w:r w:rsidR="00A829E1">
        <w:rPr>
          <w:rFonts w:ascii="Times New Roman" w:hAnsi="Times New Roman" w:cs="Times New Roman"/>
        </w:rPr>
        <w:t xml:space="preserve">results </w:t>
      </w:r>
      <w:r w:rsidR="001322F6">
        <w:rPr>
          <w:rFonts w:ascii="Times New Roman" w:hAnsi="Times New Roman" w:cs="Times New Roman"/>
        </w:rPr>
        <w:t xml:space="preserve">due to </w:t>
      </w:r>
      <w:r w:rsidR="0016649A">
        <w:rPr>
          <w:rFonts w:ascii="Times New Roman" w:hAnsi="Times New Roman" w:cs="Times New Roman"/>
        </w:rPr>
        <w:t xml:space="preserve">the confounding effects of </w:t>
      </w:r>
      <w:r w:rsidR="005727A2">
        <w:rPr>
          <w:rFonts w:ascii="Times New Roman" w:hAnsi="Times New Roman" w:cs="Times New Roman"/>
        </w:rPr>
        <w:t xml:space="preserve">temporal autocorrelation. </w:t>
      </w:r>
      <w:r w:rsidR="00496621">
        <w:rPr>
          <w:rFonts w:ascii="Times New Roman" w:hAnsi="Times New Roman" w:cs="Times New Roman"/>
        </w:rPr>
        <w:t xml:space="preserve">This clearly </w:t>
      </w:r>
      <w:r w:rsidR="00091C98">
        <w:rPr>
          <w:rFonts w:ascii="Times New Roman" w:hAnsi="Times New Roman" w:cs="Times New Roman"/>
        </w:rPr>
        <w:t>illustrates</w:t>
      </w:r>
      <w:r w:rsidR="00496621">
        <w:rPr>
          <w:rFonts w:ascii="Times New Roman" w:hAnsi="Times New Roman" w:cs="Times New Roman"/>
        </w:rPr>
        <w:t xml:space="preserve"> the </w:t>
      </w:r>
      <w:r w:rsidR="00091C98">
        <w:rPr>
          <w:rFonts w:ascii="Times New Roman" w:hAnsi="Times New Roman" w:cs="Times New Roman"/>
        </w:rPr>
        <w:t>necessity</w:t>
      </w:r>
      <w:r w:rsidR="009A606A">
        <w:rPr>
          <w:rFonts w:ascii="Times New Roman" w:hAnsi="Times New Roman" w:cs="Times New Roman"/>
        </w:rPr>
        <w:t xml:space="preserve"> of detrending time</w:t>
      </w:r>
      <w:r w:rsidR="00754EEB">
        <w:rPr>
          <w:rFonts w:ascii="Times New Roman" w:hAnsi="Times New Roman" w:cs="Times New Roman"/>
        </w:rPr>
        <w:t>-</w:t>
      </w:r>
      <w:r w:rsidR="00496621">
        <w:rPr>
          <w:rFonts w:ascii="Times New Roman" w:hAnsi="Times New Roman" w:cs="Times New Roman"/>
        </w:rPr>
        <w:t>series data</w:t>
      </w:r>
      <w:r w:rsidR="009E2312">
        <w:rPr>
          <w:rFonts w:ascii="Times New Roman" w:hAnsi="Times New Roman" w:cs="Times New Roman"/>
        </w:rPr>
        <w:t xml:space="preserve"> before conducting cross-correlation analyses.</w:t>
      </w:r>
      <w:r w:rsidR="00496621">
        <w:rPr>
          <w:rFonts w:ascii="Times New Roman" w:hAnsi="Times New Roman" w:cs="Times New Roman"/>
        </w:rPr>
        <w:t xml:space="preserve"> </w:t>
      </w:r>
      <w:r w:rsidR="007171A7">
        <w:rPr>
          <w:rFonts w:ascii="Times New Roman" w:hAnsi="Times New Roman" w:cs="Times New Roman"/>
        </w:rPr>
        <w:t>That said</w:t>
      </w:r>
      <w:r w:rsidR="00EA761D">
        <w:rPr>
          <w:rFonts w:ascii="Times New Roman" w:hAnsi="Times New Roman" w:cs="Times New Roman"/>
        </w:rPr>
        <w:t xml:space="preserve">, as only the global climate was tested, it remains possible that changes in regional or local environment, or </w:t>
      </w:r>
      <w:r w:rsidR="006D5912">
        <w:rPr>
          <w:rFonts w:ascii="Times New Roman" w:hAnsi="Times New Roman" w:cs="Times New Roman"/>
        </w:rPr>
        <w:t>within</w:t>
      </w:r>
      <w:r w:rsidR="00EA761D">
        <w:rPr>
          <w:rFonts w:ascii="Times New Roman" w:hAnsi="Times New Roman" w:cs="Times New Roman"/>
        </w:rPr>
        <w:t xml:space="preserve"> time intervals</w:t>
      </w:r>
      <w:r w:rsidR="009A606A">
        <w:rPr>
          <w:rFonts w:ascii="Times New Roman" w:hAnsi="Times New Roman" w:cs="Times New Roman"/>
        </w:rPr>
        <w:t xml:space="preserve"> less than 100Ky</w:t>
      </w:r>
      <w:r w:rsidR="00EA761D">
        <w:rPr>
          <w:rFonts w:ascii="Times New Roman" w:hAnsi="Times New Roman" w:cs="Times New Roman"/>
        </w:rPr>
        <w:t xml:space="preserve">, could </w:t>
      </w:r>
      <w:r w:rsidR="00303188">
        <w:rPr>
          <w:rFonts w:ascii="Times New Roman" w:hAnsi="Times New Roman" w:cs="Times New Roman"/>
        </w:rPr>
        <w:t>be associated with changes in h</w:t>
      </w:r>
      <w:r w:rsidR="00A41265">
        <w:rPr>
          <w:rFonts w:ascii="Times New Roman" w:hAnsi="Times New Roman" w:cs="Times New Roman"/>
        </w:rPr>
        <w:t>ominin</w:t>
      </w:r>
      <w:r w:rsidR="00EA761D">
        <w:rPr>
          <w:rFonts w:ascii="Times New Roman" w:hAnsi="Times New Roman" w:cs="Times New Roman"/>
        </w:rPr>
        <w:t xml:space="preserve"> CC. </w:t>
      </w:r>
    </w:p>
    <w:p w14:paraId="1E0B6BF7" w14:textId="77777777" w:rsidR="004070A6" w:rsidRPr="00862889" w:rsidRDefault="004070A6" w:rsidP="005024D6">
      <w:pPr>
        <w:rPr>
          <w:rFonts w:ascii="Times New Roman" w:hAnsi="Times New Roman" w:cs="Times New Roman"/>
        </w:rPr>
      </w:pPr>
    </w:p>
    <w:p w14:paraId="0EC45BCB" w14:textId="77777777" w:rsidR="00A04E62" w:rsidRPr="00862889" w:rsidRDefault="00A04E62" w:rsidP="005024D6">
      <w:pPr>
        <w:rPr>
          <w:rFonts w:ascii="Times New Roman" w:hAnsi="Times New Roman" w:cs="Times New Roman"/>
        </w:rPr>
      </w:pPr>
    </w:p>
    <w:p w14:paraId="451CD1D5" w14:textId="795FB54C" w:rsidR="00F572F0" w:rsidRPr="00862889" w:rsidRDefault="00BC21EB" w:rsidP="005024D6">
      <w:pPr>
        <w:rPr>
          <w:rFonts w:ascii="Times New Roman" w:hAnsi="Times New Roman" w:cs="Times New Roman"/>
          <w:b/>
        </w:rPr>
      </w:pPr>
      <w:r>
        <w:rPr>
          <w:rFonts w:ascii="Times New Roman" w:hAnsi="Times New Roman" w:cs="Times New Roman"/>
          <w:b/>
        </w:rPr>
        <w:t>ACKNOWELDGEMENTS</w:t>
      </w:r>
    </w:p>
    <w:p w14:paraId="7DAAAC25" w14:textId="77777777" w:rsidR="00F572F0" w:rsidRPr="00862889" w:rsidRDefault="00F572F0" w:rsidP="005024D6">
      <w:pPr>
        <w:rPr>
          <w:rFonts w:ascii="Times New Roman" w:hAnsi="Times New Roman" w:cs="Times New Roman"/>
        </w:rPr>
      </w:pPr>
    </w:p>
    <w:p w14:paraId="31EE51C6" w14:textId="19767269" w:rsidR="00F572F0" w:rsidRPr="00862889" w:rsidRDefault="00F572F0" w:rsidP="005024D6">
      <w:pPr>
        <w:rPr>
          <w:rFonts w:ascii="Times New Roman" w:hAnsi="Times New Roman" w:cs="Times New Roman"/>
        </w:rPr>
      </w:pPr>
      <w:r w:rsidRPr="00862889">
        <w:rPr>
          <w:rFonts w:ascii="Times New Roman" w:hAnsi="Times New Roman" w:cs="Times New Roman"/>
        </w:rPr>
        <w:t>The author</w:t>
      </w:r>
      <w:r w:rsidR="00BC21EB">
        <w:rPr>
          <w:rFonts w:ascii="Times New Roman" w:hAnsi="Times New Roman" w:cs="Times New Roman"/>
        </w:rPr>
        <w:t>s would like to thank Bernard Wood</w:t>
      </w:r>
      <w:r w:rsidRPr="00862889">
        <w:rPr>
          <w:rFonts w:ascii="Times New Roman" w:hAnsi="Times New Roman" w:cs="Times New Roman"/>
        </w:rPr>
        <w:t>, John Kingston</w:t>
      </w:r>
      <w:r w:rsidR="00BC21EB">
        <w:rPr>
          <w:rFonts w:ascii="Times New Roman" w:hAnsi="Times New Roman" w:cs="Times New Roman"/>
        </w:rPr>
        <w:t xml:space="preserve"> and Andrew Du</w:t>
      </w:r>
      <w:r w:rsidRPr="00862889">
        <w:rPr>
          <w:rFonts w:ascii="Times New Roman" w:hAnsi="Times New Roman" w:cs="Times New Roman"/>
        </w:rPr>
        <w:t xml:space="preserve">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1DD68C4E" w14:textId="1B1283BF" w:rsidR="007E4610" w:rsidRPr="000A2414" w:rsidRDefault="007E4610" w:rsidP="000A2414">
      <w:pPr>
        <w:rPr>
          <w:rFonts w:ascii="Times New Roman" w:hAnsi="Times New Roman" w:cs="Times New Roman"/>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lastRenderedPageBreak/>
        <w:t>References</w:t>
      </w:r>
    </w:p>
    <w:p w14:paraId="61C2CA35" w14:textId="77777777" w:rsidR="00245AD0" w:rsidRPr="00862889" w:rsidRDefault="00245AD0" w:rsidP="00B3579C">
      <w:pPr>
        <w:rPr>
          <w:rFonts w:ascii="Times New Roman" w:hAnsi="Times New Roman" w:cs="Times New Roman"/>
        </w:rPr>
      </w:pPr>
    </w:p>
    <w:p w14:paraId="476C5A04" w14:textId="77777777" w:rsidR="008C793A" w:rsidRDefault="00245AD0"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8C793A">
        <w:rPr>
          <w:rFonts w:ascii="Times New Roman" w:hAnsi="Times New Roman" w:cs="Times New Roman"/>
        </w:rPr>
        <w:t>Aiello, L.C., Wood, B.A., 1994. Cranial variables as predictors of hominine body mass. American journal of physical anthropology. 95, 409–426.</w:t>
      </w:r>
    </w:p>
    <w:p w14:paraId="22C62EE3"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Alroy, J., Koch, P.L., Zachos, J.C., 2000. Global Climate Change and North American Mammalian Evolution. Paleobiology. 26, 259–288.</w:t>
      </w:r>
    </w:p>
    <w:p w14:paraId="28016F5E"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Ash, J., Gallup, G.G., Jr., 2007. Paleoclimatic Variation and Brain Expansion during Human Evolution. Human Nature. 18, 109–124.</w:t>
      </w:r>
    </w:p>
    <w:p w14:paraId="5A1A25C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Bailey, D.H., Geary, D.C., 2009. Hominid Brain Evolution. Human Nature. 20, 67–79.</w:t>
      </w:r>
    </w:p>
    <w:p w14:paraId="3827A805"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Behrensmeyer, A.K., 2006. ATMOSPHERE: Climate Change and Human Evolution. Science. 311, 476–478.</w:t>
      </w:r>
    </w:p>
    <w:p w14:paraId="64659D2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Berger, L.R., de Ruiter, D.J., Churchill, S.E., Schmid, P., Carlson, K.J., Dirks, P.H.G.M., Kibii, J.M., 2010. Australopithecus sediba: a new species of Homo-like australopith from South Africa. Science. 328, 195–204.</w:t>
      </w:r>
    </w:p>
    <w:p w14:paraId="294B037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Bininda-Emonds, O.R.P., Cardillo, M., Jones, K.E., MacPhee, R.D.E., Beck, R.M.D., Grenyer, R., Price, S.A., Vos, R.A., Gittleman, J.L., Purvis, A., 2007. The delayed rise of present-day mammals. Nature. 446, 507–512.</w:t>
      </w:r>
    </w:p>
    <w:p w14:paraId="3DD0B05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Bobe, R., Behrensmeyer, A.K., Chapman, R.E., 2002. Faunal change, environmental variability and late Pliocene hominin evolution. Journal of Human Evolution. 42, 475–497.</w:t>
      </w:r>
    </w:p>
    <w:p w14:paraId="0A09D7B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Boddy, A.M., McGowen, M.R., Sherwood, C.C., Grossman, L.I., Goodman, M., Wildman, D.E., 2012. Comparative analysis of encephalization in mammals reveals relaxed constraints on anthropoid primate and cetacean brain scaling. Journal of Evolutionary Biology. 25, 981–994.</w:t>
      </w:r>
    </w:p>
    <w:p w14:paraId="36A566B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Broadhurst, C.L., Cunnane, S.C., Crawford, M.A., 1998. Rift Valley lake fish and shellfish provided brain-specific nutrition for early Homo. The British journal of nutrition. 79, 3–21.</w:t>
      </w:r>
    </w:p>
    <w:p w14:paraId="02624F2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Carmody, R.N., Wrangham, R.W., 2010. Cooking and the Human Commitment to a High-quality Diet. Cold Spring Harbor Symposia on Quantitative Biology. 74, 427–434.</w:t>
      </w:r>
    </w:p>
    <w:p w14:paraId="10834863"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Chatfield, C., 2013. The Analysis of Time Series. CRC Press.</w:t>
      </w:r>
    </w:p>
    <w:p w14:paraId="177CC0CE"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Deacon, T.W., 2000. Evolutionary perspectives on language and brain plasticity. Journal of communication disorders. 33, 273–90– quiz 290–1.</w:t>
      </w:r>
    </w:p>
    <w:p w14:paraId="27FD6A3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Deaner, R.O., Isler, K., Burkart, J., van Schaik, C., 2007. Overall Brain Size, and Not Encephalization Quotient, Best Predicts Cognitive Ability across Non-Human Primates. Brain, Behavior and Evolution. 70, 115–124.</w:t>
      </w:r>
    </w:p>
    <w:p w14:paraId="3FE08F7B"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deMenocal, P.B., 2004. African climate change and faunal evolution during the Pliocene–Pleistocene. Earth and Planetary Science Letters. 220, 3–24.</w:t>
      </w:r>
    </w:p>
    <w:p w14:paraId="24ED30C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Domínguez-Rodrigo, M., 2014. Is the “Savanna Hypothesis” a Dead Concept for Explaining the Emergence of the Earliest Hominins? Current Anthropology. 55, 59–81.</w:t>
      </w:r>
    </w:p>
    <w:p w14:paraId="3A7647D9"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Dunbar, R.I.M., 1998. The Social Brain Hypothesis. Evolutionary Anthropology. 6, 178–190.</w:t>
      </w:r>
    </w:p>
    <w:p w14:paraId="66AF10B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Edinger, T., 1948. Evolution of the Horse Brain. Geological Society of America.</w:t>
      </w:r>
    </w:p>
    <w:p w14:paraId="6521483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Elliott, M., Kurki, H., Weston, D.A., Collard, M., 2014. Estimating fossil hominin body mass from cranial variables: An assessment using CT data from modern humans of </w:t>
      </w:r>
      <w:r>
        <w:rPr>
          <w:rFonts w:ascii="Times New Roman" w:hAnsi="Times New Roman" w:cs="Times New Roman"/>
        </w:rPr>
        <w:lastRenderedPageBreak/>
        <w:t>known body mass. American journal of physical anthropology. 154, 201–214.</w:t>
      </w:r>
    </w:p>
    <w:p w14:paraId="48DC835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2007. The evolution of encephalization in caniform carnivorans. Evolution. 61, 1758–1772.</w:t>
      </w:r>
    </w:p>
    <w:p w14:paraId="4EA71870"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2009. Brain-size evolution and sociality in Carnivora. PNAS. 106, 9345–9349.</w:t>
      </w:r>
    </w:p>
    <w:p w14:paraId="7B61623E"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Foley, R.A., 1994. Speciation, extinction and climatic change in hominid evolution. Journal of Human Evolution. 26, 275–289.</w:t>
      </w:r>
    </w:p>
    <w:p w14:paraId="6202D16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1968. The evolution of the primate brain: some aspects of quantitative relations. Brain Research. 7, 121–172.</w:t>
      </w:r>
    </w:p>
    <w:p w14:paraId="2127E6A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2008. The Human Brain Evolving: A Personal Retrospective. Annual Review of Anthropology. 37, 1–19.</w:t>
      </w:r>
    </w:p>
    <w:p w14:paraId="12C99CF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 1973. Evolution of The Brain and Intelligence. Elsevier.</w:t>
      </w:r>
    </w:p>
    <w:p w14:paraId="5B9898C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H.J., 1970. Brain evolution: new light on old principles. Science. 170, 1224–1225.</w:t>
      </w:r>
    </w:p>
    <w:p w14:paraId="082B238E"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Klein, R.G., 2009. The Human Career. University of Chicago Press.</w:t>
      </w:r>
    </w:p>
    <w:p w14:paraId="79FFB6B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Krubitzer, L., 2009. In search of a unifying theory of complex brain evolution. Annals of the New York Academy of Sciences. 1156, 44–67.</w:t>
      </w:r>
    </w:p>
    <w:p w14:paraId="6211197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Lefebvre, L., Reader, S.M., Sol, D., 2004. Brains, innovations and evolution in birds and primates. Brain, Behavior and Evolution. 63, 233–246.</w:t>
      </w:r>
    </w:p>
    <w:p w14:paraId="450AD0A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Ludwig, K.R., Renne, P.R., 2000. Geochronology on the paleoanthropological time scale. Evolutionary Anthropology: Issues, News, and Reviews. 9, 101–110.</w:t>
      </w:r>
    </w:p>
    <w:p w14:paraId="4AF3A27C"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Marino, L., McShea, D.W., Uhen, M.D., 2004. Origin and evolution of large brains in toothed whales. The Anatomical Record Part A Discoveries in Molecular Cellular and Evolutionary Biology. 281, 1247–1255.</w:t>
      </w:r>
    </w:p>
    <w:p w14:paraId="7FAD46A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1981. Relative brain size and basal metabolic rate in terrestrial vertebrates. Nature. 293, 57–60.</w:t>
      </w:r>
    </w:p>
    <w:p w14:paraId="357BC20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1984. Body size, brain size and feeding strategies. 73–103.</w:t>
      </w:r>
    </w:p>
    <w:p w14:paraId="67CEF56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Brierley, C.M., Milner, A.M., Shultz, S., Trauth, M.H., Wilson, K.E., 2014. Quaternary Science Reviews. Quaternary Science Reviews. 101, 1–17.</w:t>
      </w:r>
    </w:p>
    <w:p w14:paraId="09A899F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Christensen, B., 2007. Tectonics, orbital forcing, global climate change, and human evolution in Africa: introduction to the African paleoclimate special volume. Journal of Human Evolution. 53, 443–464.</w:t>
      </w:r>
    </w:p>
    <w:p w14:paraId="2426E7F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Shultz, S., Trauth, M.H., 2015. A synthesis of the theories and concepts of early human evolution. Philosophical Transactions of the Royal Society B: Biological Sciences. 370.</w:t>
      </w:r>
    </w:p>
    <w:p w14:paraId="039D4BF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Capellini, I., Barton, R.A., Mundy, N.I., 2010. Reconstructing the ups and downs of primate brain evolution: implications for adaptive hypotheses and Homo floresiensis. BMC Biology. 8, 9.</w:t>
      </w:r>
    </w:p>
    <w:p w14:paraId="447811C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Geisler, J.H., McGowen, M.R., Fox, C., Marino, L., Gatesy, J., 2013. The evolutionary history of cetacean brain and body size. Evolution. 67, 3339–3353.</w:t>
      </w:r>
    </w:p>
    <w:p w14:paraId="4D4EF155"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Paradis, E., Claude, J., Strimmer, K., 2004. APE: Analyses of Phylogenetics and Evolution in R language. Bioinformatics (Oxford, England). 20, 289–290.</w:t>
      </w:r>
    </w:p>
    <w:p w14:paraId="688D3540"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Passingham, R.E., 2008. What is Special about the Human Brain? Oxford University Press, USA.</w:t>
      </w:r>
    </w:p>
    <w:p w14:paraId="0C40BD4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1996. Evolution and climate variability. Science. 273, 922–923.</w:t>
      </w:r>
    </w:p>
    <w:p w14:paraId="2AA93AC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Potts, R., 1998a. Variability selection in hominid evolution. Evolutionary Anthropology: </w:t>
      </w:r>
      <w:r>
        <w:rPr>
          <w:rFonts w:ascii="Times New Roman" w:hAnsi="Times New Roman" w:cs="Times New Roman"/>
        </w:rPr>
        <w:lastRenderedPageBreak/>
        <w:t>Issues, News, and Reviews. 7, 81–96.</w:t>
      </w:r>
    </w:p>
    <w:p w14:paraId="393FFDA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1998b. Environmental hypotheses of hominin evolution. American journal of physical anthropology. Suppl 27, 93–136.</w:t>
      </w:r>
    </w:p>
    <w:p w14:paraId="66F25C4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2012. Environmental and Behavioral Evidence Pertaining to the Evolution of Early Homo. Current Anthropology. 53, S299–S317.</w:t>
      </w:r>
    </w:p>
    <w:p w14:paraId="7ACA4E7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2013. Hominin evolution in settings of strong environmental variability. Quaternary Science Reviews. 73, 1–13.</w:t>
      </w:r>
    </w:p>
    <w:p w14:paraId="3E30A95C"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Schoenemann, P.T., Begun, D.R., 2013. Hominid brain evolution. A Companion to Paleoanthropology. 136–164.</w:t>
      </w:r>
    </w:p>
    <w:p w14:paraId="6BDDF394"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Schwartz, J.H., Tattersall, I., 2004. The Human Fossil Record, Brain Endocasts--The Paleoneurological Evidence. John Wiley &amp; Sons.</w:t>
      </w:r>
    </w:p>
    <w:p w14:paraId="3CD667B5"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Sherwood, C.C., Subiaul, F., Zawidzki, T.W., 2008. A natural history of the human mind: tracing evolutionary changes in brain and cognition. Journal of Anatomy. 212, 426–454.</w:t>
      </w:r>
    </w:p>
    <w:p w14:paraId="085556C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2007. The evolution of the social brain: anthropoid primates contrast with other vertebrates. Proceedings of the Royal Society B: Biological Sciences. 274, 2429–2436.</w:t>
      </w:r>
    </w:p>
    <w:p w14:paraId="4CF004B0"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2010. Encephalization is not a universal macroevolutionary phenomenon in mammals but is associated with sociality. PNAS. 107, 21582–21586.</w:t>
      </w:r>
    </w:p>
    <w:p w14:paraId="2EF0A456"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Maslin, M., 2013. Early Human Speciation, Brain Expansion and Dispersal Influenced by African Climate Pulses. PloS one. 8, e76750.</w:t>
      </w:r>
    </w:p>
    <w:p w14:paraId="60DD4D42"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2012a. Hominin cognitive evolution: identifying patterns and processes in the fossil and archaeological record. Philosophical Transactions of the Royal Society B: Biological Sciences. 367, 2130–2140.</w:t>
      </w:r>
    </w:p>
    <w:p w14:paraId="24E9CAE6"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2012b. Hominin cognitive evolution: identifying patterns and processes in the fossil and archaeological record. Philosophical Transactions of the Royal Society B: Biological Sciences. 367, 2130–2140.</w:t>
      </w:r>
    </w:p>
    <w:p w14:paraId="38199EF0"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Smaers, J.B., Soligo, C., 2013. Brain reorganization, not relative brain size, primarily characterizes anthropoid brain evolution. Proceedings of the Royal Society B: Biological Sciences. 280, 20130269–20130269.</w:t>
      </w:r>
    </w:p>
    <w:p w14:paraId="49F33EAB"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2009. Revisiting the cognitive buffer hypothesis for the evolution of large brains. Biology Letters. 5, 130–133.</w:t>
      </w:r>
    </w:p>
    <w:p w14:paraId="13B80C0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Bacher, S., Reader, S.M., Lefebvre, L., 2008. Brain size predicts the success of mammal species introduced into novel environments. The American naturalist. 172 Suppl 1, S63–71.</w:t>
      </w:r>
    </w:p>
    <w:p w14:paraId="16B21D3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Duncan, R.P., Blackburn, T.M., Cassey, P., Lefebvre, L., 2005. Big brains, enhanced cognition, and response of birds to novel environments. Proceedings of the National Academy of Sciences. 102, 5460–5465.</w:t>
      </w:r>
    </w:p>
    <w:p w14:paraId="4A17BB6B"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Stout, D., Chaminade, T., 2012. Stone tools, language and the brain in human evolution. Philosophical Transactions of the Royal Society B: Biological Sciences. 367, 75–87.</w:t>
      </w:r>
    </w:p>
    <w:p w14:paraId="0B7DDC0E"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Team, R.C., 2014. R: A language and environment for statistical computing. R Foundation for Statistical Computing, Vienna, Austria, 2012.</w:t>
      </w:r>
    </w:p>
    <w:p w14:paraId="766FB2F0"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Junginger, A., Lesoloyia, M., Odada, E.O., Olago, D.O., Olaka, L.A., Strecker, M.R., Tiedemann, R., 2010. Human evolution in a variable environment: the amplifier lakes of Eastern Africa. Quaternary Science Reviews. 29, 2981–2988.</w:t>
      </w:r>
    </w:p>
    <w:p w14:paraId="3630A7AF"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lastRenderedPageBreak/>
        <w:t>Trauth, M.H., Maslin, M.A., Deino, A.L., Strecker, M.R., Bergner, A.G.N., Dühnforth, M., 2007. High- and low-latitude forcing of Plio-Pleistocene East African climate and human evolution. Journal of Human Evolution. 53, 475–486.</w:t>
      </w:r>
    </w:p>
    <w:p w14:paraId="039DC037"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1993. Turnover-pulses, the Red Queen, and related topics. American Journal of Science. 293, 418–452.</w:t>
      </w:r>
    </w:p>
    <w:p w14:paraId="55E3B713"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1995. The fossil record of African antelopes (Mammalia, Bovidae) in relation to human evolution and paleoclimate.</w:t>
      </w:r>
    </w:p>
    <w:p w14:paraId="1BF33D7B"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1996. Climate, heterochrony, and human evolution. Journal of Anthropological Research. 52, 1–28.</w:t>
      </w:r>
    </w:p>
    <w:p w14:paraId="5D8A4889"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Vaisnys, J.R., Gatesy, J.E., Desalle, R., Wei, K.-Y., 1994. Analysis of paedomorphosis using allometric characters: the example of Reduncini antelopes (Bovidae, Mammalia). Systematic Biology. 43, 92–116.</w:t>
      </w:r>
    </w:p>
    <w:p w14:paraId="1D0D9A18" w14:textId="77777777" w:rsidR="008C793A" w:rsidRDefault="008C793A"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Zachos, J., Pagani, M., Sloan, L., Thomas, E., Billups, K., 2001. Trends, rhythms, and aberrations in global climate 65 Ma to present. Science. 292, 686–693.</w:t>
      </w:r>
    </w:p>
    <w:p w14:paraId="25C762D2" w14:textId="334052A4" w:rsidR="009338F8" w:rsidRPr="00862889" w:rsidRDefault="00245AD0" w:rsidP="008C79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6E9449B7" w14:textId="720C23E4" w:rsidR="00D61EF9" w:rsidRPr="00862889"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lastRenderedPageBreak/>
        <w:t>FIGURES</w:t>
      </w: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26E59245" w:rsidR="00E95B48" w:rsidRPr="00862889" w:rsidRDefault="00E95B48" w:rsidP="00E95B48">
      <w:pPr>
        <w:rPr>
          <w:rFonts w:ascii="Times New Roman" w:hAnsi="Times New Roman" w:cs="Times New Roman"/>
        </w:rPr>
      </w:pPr>
      <w:r w:rsidRPr="00862889">
        <w:rPr>
          <w:noProof/>
        </w:rPr>
        <w:drawing>
          <wp:inline distT="0" distB="0" distL="0" distR="0" wp14:anchorId="49FC9B5D" wp14:editId="61D797C0">
            <wp:extent cx="2886619" cy="3021206"/>
            <wp:effectExtent l="0" t="0" r="9525" b="190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a:srcRect b="7272"/>
                    <a:stretch/>
                  </pic:blipFill>
                  <pic:spPr bwMode="auto">
                    <a:xfrm>
                      <a:off x="0" y="0"/>
                      <a:ext cx="2886619" cy="3021206"/>
                    </a:xfrm>
                    <a:prstGeom prst="rect">
                      <a:avLst/>
                    </a:prstGeom>
                    <a:ln>
                      <a:noFill/>
                    </a:ln>
                    <a:extLst>
                      <a:ext uri="{53640926-AAD7-44d8-BBD7-CCE9431645EC}">
                        <a14:shadowObscured xmlns:a14="http://schemas.microsoft.com/office/drawing/2010/main"/>
                      </a:ext>
                    </a:extLst>
                  </pic:spPr>
                </pic:pic>
              </a:graphicData>
            </a:graphic>
          </wp:inline>
        </w:drawing>
      </w:r>
      <w:r w:rsidR="00D95550">
        <w:rPr>
          <w:rFonts w:ascii="Helvetica" w:hAnsi="Helvetica" w:cs="Helvetica"/>
          <w:noProof/>
        </w:rPr>
        <w:drawing>
          <wp:inline distT="0" distB="0" distL="0" distR="0" wp14:anchorId="50291BA9" wp14:editId="5416FDE2">
            <wp:extent cx="2510725" cy="2934169"/>
            <wp:effectExtent l="0" t="0" r="444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0725" cy="2934169"/>
                    </a:xfrm>
                    <a:prstGeom prst="rect">
                      <a:avLst/>
                    </a:prstGeom>
                    <a:noFill/>
                    <a:ln>
                      <a:noFill/>
                    </a:ln>
                  </pic:spPr>
                </pic:pic>
              </a:graphicData>
            </a:graphic>
          </wp:inline>
        </w:drawing>
      </w:r>
    </w:p>
    <w:p w14:paraId="20DB3CC5" w14:textId="33004596" w:rsidR="00D61EF9" w:rsidRPr="00862889" w:rsidRDefault="00E95B48" w:rsidP="00E95B48">
      <w:pPr>
        <w:rPr>
          <w:rFonts w:ascii="Times New Roman" w:hAnsi="Times New Roman" w:cs="Times New Roman"/>
          <w:sz w:val="22"/>
          <w:szCs w:val="22"/>
        </w:rPr>
      </w:pPr>
      <w:r w:rsidRPr="009E700C">
        <w:rPr>
          <w:rFonts w:ascii="Times New Roman" w:hAnsi="Times New Roman" w:cs="Times New Roman"/>
          <w:b/>
          <w:sz w:val="22"/>
          <w:szCs w:val="22"/>
        </w:rPr>
        <w:t xml:space="preserve">Figure </w:t>
      </w:r>
      <w:r w:rsidR="008478A7" w:rsidRPr="009E700C">
        <w:rPr>
          <w:rFonts w:ascii="Times New Roman" w:hAnsi="Times New Roman" w:cs="Times New Roman"/>
          <w:b/>
          <w:sz w:val="22"/>
          <w:szCs w:val="22"/>
        </w:rPr>
        <w:t>X</w:t>
      </w:r>
      <w:r w:rsidRPr="00862889">
        <w:rPr>
          <w:rFonts w:ascii="Times New Roman" w:hAnsi="Times New Roman" w:cs="Times New Roman"/>
          <w:sz w:val="22"/>
          <w:szCs w:val="22"/>
        </w:rPr>
        <w:t>.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7C42FF16" w14:textId="77777777" w:rsidR="00FE4470" w:rsidRDefault="00E95B48" w:rsidP="00FE4470">
      <w:pPr>
        <w:rPr>
          <w:rFonts w:ascii="Times New Roman" w:hAnsi="Times New Roman" w:cs="Times New Roman"/>
          <w:sz w:val="22"/>
          <w:szCs w:val="22"/>
        </w:rPr>
      </w:pPr>
      <w:proofErr w:type="gramStart"/>
      <w:r w:rsidRPr="00862889">
        <w:rPr>
          <w:rFonts w:ascii="Times New Roman" w:hAnsi="Times New Roman" w:cs="Times New Roman"/>
          <w:sz w:val="22"/>
          <w:szCs w:val="22"/>
        </w:rPr>
        <w:t>environmental</w:t>
      </w:r>
      <w:proofErr w:type="gramEnd"/>
      <w:r w:rsidRPr="00862889">
        <w:rPr>
          <w:rFonts w:ascii="Times New Roman" w:hAnsi="Times New Roman" w:cs="Times New Roman"/>
          <w:sz w:val="22"/>
          <w:szCs w:val="22"/>
        </w:rPr>
        <w:t xml:space="preserve"> variability.</w:t>
      </w:r>
    </w:p>
    <w:p w14:paraId="68191832" w14:textId="55FB9697" w:rsidR="00FE4470" w:rsidRPr="00FE4470" w:rsidRDefault="0041604A" w:rsidP="00FE4470">
      <w:pPr>
        <w:rPr>
          <w:rFonts w:ascii="Times New Roman" w:hAnsi="Times New Roman" w:cs="Times New Roman"/>
          <w:sz w:val="22"/>
          <w:szCs w:val="22"/>
        </w:rPr>
      </w:pPr>
      <w:r>
        <w:rPr>
          <w:rFonts w:ascii="Times New Roman" w:hAnsi="Times New Roman" w:cs="Times New Roman"/>
          <w:b/>
        </w:rPr>
        <w:t>Figure</w:t>
      </w:r>
      <w:r w:rsidR="00FE4470" w:rsidRPr="00102BBD">
        <w:rPr>
          <w:rFonts w:ascii="Times New Roman" w:hAnsi="Times New Roman" w:cs="Times New Roman"/>
          <w:b/>
        </w:rPr>
        <w:t xml:space="preserve"> X</w:t>
      </w:r>
      <w:r w:rsidR="00FE4470" w:rsidRPr="00102BBD">
        <w:rPr>
          <w:rFonts w:ascii="Times New Roman" w:hAnsi="Times New Roman" w:cs="Times New Roman"/>
        </w:rPr>
        <w:t>. Cartoon illustration of examples of low vs. high Trend, Variability and Rate.</w:t>
      </w:r>
    </w:p>
    <w:p w14:paraId="079C6F17" w14:textId="1C0BBD97" w:rsidR="003C07C6" w:rsidRDefault="003C07C6">
      <w:pPr>
        <w:rPr>
          <w:rFonts w:ascii="Times New Roman" w:hAnsi="Times New Roman" w:cs="Times New Roman"/>
          <w:sz w:val="22"/>
          <w:szCs w:val="22"/>
        </w:rPr>
      </w:pPr>
    </w:p>
    <w:p w14:paraId="52B9BEED" w14:textId="77777777" w:rsidR="001F54A7" w:rsidRDefault="001F54A7">
      <w:pPr>
        <w:rPr>
          <w:rFonts w:ascii="Times New Roman" w:hAnsi="Times New Roman" w:cs="Times New Roman"/>
          <w:sz w:val="22"/>
          <w:szCs w:val="22"/>
        </w:rPr>
      </w:pPr>
    </w:p>
    <w:p w14:paraId="22DC2DA9" w14:textId="07E2CA04" w:rsidR="006B0F5B" w:rsidRPr="00102BBD" w:rsidRDefault="00055EBE">
      <w:pPr>
        <w:rPr>
          <w:rFonts w:ascii="Times New Roman" w:hAnsi="Times New Roman" w:cs="Times New Roman"/>
        </w:rPr>
      </w:pPr>
      <w:r>
        <w:rPr>
          <w:rFonts w:ascii="Helvetica" w:hAnsi="Helvetica" w:cs="Helvetica"/>
          <w:noProof/>
        </w:rPr>
        <w:drawing>
          <wp:inline distT="0" distB="0" distL="0" distR="0" wp14:anchorId="0EC0CCD8" wp14:editId="7BF11347">
            <wp:extent cx="5486400" cy="3246722"/>
            <wp:effectExtent l="0" t="0" r="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r w:rsidR="00932C47" w:rsidRPr="00102BBD">
        <w:rPr>
          <w:rFonts w:ascii="Times New Roman" w:hAnsi="Times New Roman" w:cs="Times New Roman"/>
          <w:b/>
        </w:rPr>
        <w:t>Fi</w:t>
      </w:r>
      <w:r w:rsidR="006B0F5B" w:rsidRPr="00102BBD">
        <w:rPr>
          <w:rFonts w:ascii="Times New Roman" w:hAnsi="Times New Roman" w:cs="Times New Roman"/>
          <w:b/>
        </w:rPr>
        <w:t>gure X</w:t>
      </w:r>
      <w:r w:rsidR="006B0F5B" w:rsidRPr="00102BBD">
        <w:rPr>
          <w:rFonts w:ascii="Times New Roman" w:hAnsi="Times New Roman" w:cs="Times New Roman"/>
        </w:rPr>
        <w:t xml:space="preserve">. </w:t>
      </w:r>
      <w:r w:rsidR="0078275D" w:rsidRPr="00102BBD">
        <w:rPr>
          <w:rFonts w:ascii="Times New Roman" w:hAnsi="Times New Roman" w:cs="Times New Roman"/>
        </w:rPr>
        <w:t>Demonstration of the effect of detrending time</w:t>
      </w:r>
      <w:r w:rsidR="00F20E57" w:rsidRPr="00102BBD">
        <w:rPr>
          <w:rFonts w:ascii="Times New Roman" w:hAnsi="Times New Roman" w:cs="Times New Roman"/>
        </w:rPr>
        <w:t>-</w:t>
      </w:r>
      <w:r w:rsidR="0078275D" w:rsidRPr="00102BBD">
        <w:rPr>
          <w:rFonts w:ascii="Times New Roman" w:hAnsi="Times New Roman" w:cs="Times New Roman"/>
        </w:rPr>
        <w:t>series data (in this case the oxygen isotope record and mammalian CC over the last 65M</w:t>
      </w:r>
      <w:r w:rsidR="00EC3655" w:rsidRPr="00102BBD">
        <w:rPr>
          <w:rFonts w:ascii="Times New Roman" w:hAnsi="Times New Roman" w:cs="Times New Roman"/>
        </w:rPr>
        <w:t>y</w:t>
      </w:r>
      <w:r w:rsidR="0078275D" w:rsidRPr="00102BBD">
        <w:rPr>
          <w:rFonts w:ascii="Times New Roman" w:hAnsi="Times New Roman" w:cs="Times New Roman"/>
        </w:rPr>
        <w:t>)</w:t>
      </w:r>
      <w:r w:rsidR="00932C47" w:rsidRPr="00102BBD">
        <w:rPr>
          <w:rFonts w:ascii="Times New Roman" w:hAnsi="Times New Roman" w:cs="Times New Roman"/>
        </w:rPr>
        <w:t xml:space="preserve"> by </w:t>
      </w:r>
      <w:r w:rsidR="00C61642" w:rsidRPr="00102BBD">
        <w:rPr>
          <w:rFonts w:ascii="Times New Roman" w:hAnsi="Times New Roman" w:cs="Times New Roman"/>
        </w:rPr>
        <w:t>calculating</w:t>
      </w:r>
      <w:r w:rsidR="00932C47" w:rsidRPr="00102BBD">
        <w:rPr>
          <w:rFonts w:ascii="Times New Roman" w:hAnsi="Times New Roman" w:cs="Times New Roman"/>
        </w:rPr>
        <w:t xml:space="preserve"> the first difference between temporally adjacent data points.</w:t>
      </w:r>
    </w:p>
    <w:p w14:paraId="3061DFE0" w14:textId="77777777" w:rsidR="006B0F5B" w:rsidRPr="00102BBD" w:rsidRDefault="006B0F5B">
      <w:pPr>
        <w:rPr>
          <w:rFonts w:ascii="Times New Roman" w:hAnsi="Times New Roman" w:cs="Times New Roman"/>
        </w:rPr>
      </w:pPr>
    </w:p>
    <w:p w14:paraId="7CB00353" w14:textId="642251F4" w:rsidR="00D26326" w:rsidRPr="00102BBD" w:rsidRDefault="00AC164B" w:rsidP="00E95B48">
      <w:pPr>
        <w:rPr>
          <w:rFonts w:ascii="Times New Roman" w:hAnsi="Times New Roman" w:cs="Times New Roman"/>
        </w:rPr>
      </w:pPr>
      <w:r>
        <w:rPr>
          <w:rFonts w:ascii="Helvetica" w:hAnsi="Helvetica" w:cs="Helvetica"/>
          <w:noProof/>
        </w:rPr>
        <w:lastRenderedPageBreak/>
        <w:drawing>
          <wp:inline distT="0" distB="0" distL="0" distR="0" wp14:anchorId="56B673F2" wp14:editId="50C0AA46">
            <wp:extent cx="5486400" cy="3246722"/>
            <wp:effectExtent l="0" t="0" r="0" b="508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p>
    <w:p w14:paraId="175E7ED4" w14:textId="3B089500" w:rsidR="003C07C6" w:rsidRPr="00102BBD" w:rsidRDefault="003C07C6" w:rsidP="00E95B48">
      <w:pPr>
        <w:rPr>
          <w:rFonts w:ascii="Times New Roman" w:hAnsi="Times New Roman" w:cs="Times New Roman"/>
        </w:rPr>
      </w:pPr>
    </w:p>
    <w:p w14:paraId="0C1AA4C1" w14:textId="0711ABF4" w:rsidR="00D42FDA" w:rsidRPr="00102BBD" w:rsidRDefault="003C2EEF" w:rsidP="00E95B48">
      <w:pPr>
        <w:rPr>
          <w:rFonts w:ascii="Times New Roman" w:hAnsi="Times New Roman" w:cs="Times New Roman"/>
          <w:b/>
        </w:rPr>
      </w:pPr>
      <w:r>
        <w:rPr>
          <w:rFonts w:ascii="Helvetica" w:hAnsi="Helvetica" w:cs="Helvetica"/>
          <w:noProof/>
        </w:rPr>
        <w:drawing>
          <wp:inline distT="0" distB="0" distL="0" distR="0" wp14:anchorId="6CBBA21E" wp14:editId="3900BBB4">
            <wp:extent cx="5486400" cy="32467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p>
    <w:p w14:paraId="00831F0F" w14:textId="13A1D128" w:rsidR="00AE0A55" w:rsidRPr="00102BBD" w:rsidRDefault="003C07C6" w:rsidP="00531E4F">
      <w:pPr>
        <w:rPr>
          <w:rFonts w:ascii="Times New Roman" w:hAnsi="Times New Roman" w:cs="Times New Roman"/>
        </w:rPr>
      </w:pPr>
      <w:r w:rsidRPr="00102BBD">
        <w:rPr>
          <w:rFonts w:ascii="Times New Roman" w:hAnsi="Times New Roman" w:cs="Times New Roman"/>
          <w:b/>
        </w:rPr>
        <w:t>Figure X</w:t>
      </w:r>
      <w:r w:rsidRPr="00102BBD">
        <w:rPr>
          <w:rFonts w:ascii="Times New Roman" w:hAnsi="Times New Roman" w:cs="Times New Roman"/>
        </w:rPr>
        <w:t xml:space="preserve">. Example of how </w:t>
      </w:r>
      <w:r w:rsidR="00B40094" w:rsidRPr="00102BBD">
        <w:rPr>
          <w:rFonts w:ascii="Times New Roman" w:hAnsi="Times New Roman" w:cs="Times New Roman"/>
        </w:rPr>
        <w:t>measures of the oxygen isotope curve</w:t>
      </w:r>
      <w:r w:rsidR="00C55E6E" w:rsidRPr="00102BBD">
        <w:rPr>
          <w:rFonts w:ascii="Times New Roman" w:hAnsi="Times New Roman" w:cs="Times New Roman"/>
        </w:rPr>
        <w:t xml:space="preserve"> (black line)</w:t>
      </w:r>
      <w:r w:rsidR="00B40094" w:rsidRPr="00102BBD">
        <w:rPr>
          <w:rFonts w:ascii="Times New Roman" w:hAnsi="Times New Roman" w:cs="Times New Roman"/>
        </w:rPr>
        <w:t xml:space="preserve"> were col</w:t>
      </w:r>
      <w:r w:rsidR="00A8791C" w:rsidRPr="00102BBD">
        <w:rPr>
          <w:rFonts w:ascii="Times New Roman" w:hAnsi="Times New Roman" w:cs="Times New Roman"/>
        </w:rPr>
        <w:t xml:space="preserve">lected from the time intervals </w:t>
      </w:r>
      <w:r w:rsidR="00B40094" w:rsidRPr="00102BBD">
        <w:rPr>
          <w:rFonts w:ascii="Times New Roman" w:hAnsi="Times New Roman" w:cs="Times New Roman"/>
        </w:rPr>
        <w:t xml:space="preserve">preceding the </w:t>
      </w:r>
      <w:r w:rsidR="00333E5B" w:rsidRPr="00102BBD">
        <w:rPr>
          <w:rFonts w:ascii="Times New Roman" w:hAnsi="Times New Roman" w:cs="Times New Roman"/>
        </w:rPr>
        <w:t>FAD</w:t>
      </w:r>
      <w:r w:rsidR="00B40094" w:rsidRPr="00102BBD">
        <w:rPr>
          <w:rFonts w:ascii="Times New Roman" w:hAnsi="Times New Roman" w:cs="Times New Roman"/>
        </w:rPr>
        <w:t xml:space="preserve"> associated with a </w:t>
      </w:r>
      <w:r w:rsidR="00333E5B" w:rsidRPr="00102BBD">
        <w:rPr>
          <w:rFonts w:ascii="Times New Roman" w:hAnsi="Times New Roman" w:cs="Times New Roman"/>
        </w:rPr>
        <w:t>species</w:t>
      </w:r>
      <w:r w:rsidR="00B40094" w:rsidRPr="00102BBD">
        <w:rPr>
          <w:rFonts w:ascii="Times New Roman" w:hAnsi="Times New Roman" w:cs="Times New Roman"/>
        </w:rPr>
        <w:t xml:space="preserve"> (either fossil or ancestral).</w:t>
      </w:r>
      <w:r w:rsidR="00A8791C" w:rsidRPr="00102BBD">
        <w:rPr>
          <w:rFonts w:ascii="Times New Roman" w:hAnsi="Times New Roman" w:cs="Times New Roman"/>
        </w:rPr>
        <w:t xml:space="preserve"> In this example, the 200Ky interval preceding the 3.2Ma</w:t>
      </w:r>
      <w:r w:rsidR="00BB477F" w:rsidRPr="00102BBD">
        <w:rPr>
          <w:rFonts w:ascii="Times New Roman" w:hAnsi="Times New Roman" w:cs="Times New Roman"/>
        </w:rPr>
        <w:t xml:space="preserve"> </w:t>
      </w:r>
      <w:r w:rsidR="00A8791C" w:rsidRPr="00102BBD">
        <w:rPr>
          <w:rFonts w:ascii="Times New Roman" w:hAnsi="Times New Roman" w:cs="Times New Roman"/>
        </w:rPr>
        <w:t xml:space="preserve">date of </w:t>
      </w:r>
      <w:r w:rsidR="00BB477F" w:rsidRPr="00102BBD">
        <w:rPr>
          <w:rFonts w:ascii="Times New Roman" w:hAnsi="Times New Roman" w:cs="Times New Roman"/>
        </w:rPr>
        <w:t xml:space="preserve">Australopithecus afarensis is </w:t>
      </w:r>
      <w:r w:rsidR="00333E5B" w:rsidRPr="00102BBD">
        <w:rPr>
          <w:rFonts w:ascii="Times New Roman" w:hAnsi="Times New Roman" w:cs="Times New Roman"/>
        </w:rPr>
        <w:t>en</w:t>
      </w:r>
      <w:r w:rsidR="00BB477F" w:rsidRPr="00102BBD">
        <w:rPr>
          <w:rFonts w:ascii="Times New Roman" w:hAnsi="Times New Roman" w:cs="Times New Roman"/>
        </w:rPr>
        <w:t>closed within the grey rectangle.</w:t>
      </w:r>
    </w:p>
    <w:p w14:paraId="647E5C27" w14:textId="10792CC3" w:rsidR="00F5429A" w:rsidRPr="00102BBD" w:rsidRDefault="008A4C92"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Pr>
          <w:rFonts w:ascii="Helvetica" w:hAnsi="Helvetica" w:cs="Helvetica"/>
          <w:noProof/>
        </w:rPr>
        <w:lastRenderedPageBreak/>
        <w:drawing>
          <wp:inline distT="0" distB="0" distL="0" distR="0" wp14:anchorId="78EC5BEB" wp14:editId="19A6A733">
            <wp:extent cx="2981261" cy="4645116"/>
            <wp:effectExtent l="0" t="0" r="0"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579" cy="4645611"/>
                    </a:xfrm>
                    <a:prstGeom prst="rect">
                      <a:avLst/>
                    </a:prstGeom>
                    <a:noFill/>
                    <a:ln>
                      <a:noFill/>
                    </a:ln>
                  </pic:spPr>
                </pic:pic>
              </a:graphicData>
            </a:graphic>
          </wp:inline>
        </w:drawing>
      </w:r>
    </w:p>
    <w:p w14:paraId="7E91490F" w14:textId="5025E243" w:rsidR="00AE0A55" w:rsidRPr="00102BBD" w:rsidRDefault="00AE0A55" w:rsidP="00AA10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102BBD">
        <w:rPr>
          <w:rFonts w:ascii="Times New Roman" w:hAnsi="Times New Roman" w:cs="Times New Roman"/>
          <w:b/>
          <w:color w:val="000000"/>
        </w:rPr>
        <w:t>Figure X</w:t>
      </w:r>
      <w:r w:rsidRPr="00102BBD">
        <w:rPr>
          <w:rFonts w:ascii="Times New Roman" w:hAnsi="Times New Roman" w:cs="Times New Roman"/>
          <w:color w:val="000000"/>
        </w:rPr>
        <w:t xml:space="preserve">. Climatic measures </w:t>
      </w:r>
      <w:r w:rsidR="00AA10EF" w:rsidRPr="00102BBD">
        <w:rPr>
          <w:rFonts w:ascii="Times New Roman" w:hAnsi="Times New Roman" w:cs="Times New Roman"/>
          <w:color w:val="000000"/>
        </w:rPr>
        <w:t>(</w:t>
      </w:r>
      <w:r w:rsidR="00147126" w:rsidRPr="00102BBD">
        <w:rPr>
          <w:rFonts w:ascii="Times New Roman" w:hAnsi="Times New Roman" w:cs="Times New Roman"/>
          <w:color w:val="000000"/>
        </w:rPr>
        <w:t xml:space="preserve">Trend, Variability, Rate) </w:t>
      </w:r>
      <w:r w:rsidR="008A4C92">
        <w:rPr>
          <w:rFonts w:ascii="Times New Roman" w:hAnsi="Times New Roman" w:cs="Times New Roman"/>
          <w:color w:val="000000"/>
        </w:rPr>
        <w:t xml:space="preserve">using 400Ky intervals </w:t>
      </w:r>
      <w:r w:rsidRPr="00102BBD">
        <w:rPr>
          <w:rFonts w:ascii="Times New Roman" w:hAnsi="Times New Roman" w:cs="Times New Roman"/>
          <w:color w:val="000000"/>
        </w:rPr>
        <w:t xml:space="preserve">of the oxygen isotope record </w:t>
      </w:r>
      <w:r w:rsidR="00EC3655" w:rsidRPr="00102BBD">
        <w:rPr>
          <w:rFonts w:ascii="Times New Roman" w:hAnsi="Times New Roman" w:cs="Times New Roman"/>
          <w:color w:val="000000"/>
        </w:rPr>
        <w:t>over the last 65</w:t>
      </w:r>
      <w:r w:rsidRPr="00102BBD">
        <w:rPr>
          <w:rFonts w:ascii="Times New Roman" w:hAnsi="Times New Roman" w:cs="Times New Roman"/>
          <w:color w:val="000000"/>
        </w:rPr>
        <w:t>My</w:t>
      </w:r>
      <w:r w:rsidR="00147126" w:rsidRPr="00102BBD">
        <w:rPr>
          <w:rFonts w:ascii="Times New Roman" w:hAnsi="Times New Roman" w:cs="Times New Roman"/>
          <w:color w:val="000000"/>
        </w:rPr>
        <w:t>.</w:t>
      </w:r>
    </w:p>
    <w:p w14:paraId="75A571AA" w14:textId="7E18B845" w:rsidR="00D102B9" w:rsidRPr="00102BBD" w:rsidRDefault="00D102B9" w:rsidP="00E95B48">
      <w:pPr>
        <w:rPr>
          <w:rFonts w:ascii="Times New Roman" w:hAnsi="Times New Roman" w:cs="Times New Roman"/>
        </w:rPr>
      </w:pPr>
    </w:p>
    <w:p w14:paraId="78091762" w14:textId="0D221DA8" w:rsidR="009862E3" w:rsidRPr="00102BBD" w:rsidRDefault="00474AD7" w:rsidP="00E95B48">
      <w:pPr>
        <w:rPr>
          <w:rFonts w:ascii="Times New Roman" w:hAnsi="Times New Roman" w:cs="Times New Roman"/>
        </w:rPr>
      </w:pPr>
      <w:r>
        <w:rPr>
          <w:rFonts w:ascii="Helvetica" w:hAnsi="Helvetica" w:cs="Helvetica"/>
          <w:noProof/>
        </w:rPr>
        <w:lastRenderedPageBreak/>
        <w:drawing>
          <wp:inline distT="0" distB="0" distL="0" distR="0" wp14:anchorId="60F3D0C3" wp14:editId="4C7217B2">
            <wp:extent cx="5486400" cy="3246204"/>
            <wp:effectExtent l="0" t="0" r="0" b="508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46204"/>
                    </a:xfrm>
                    <a:prstGeom prst="rect">
                      <a:avLst/>
                    </a:prstGeom>
                    <a:noFill/>
                    <a:ln>
                      <a:noFill/>
                    </a:ln>
                  </pic:spPr>
                </pic:pic>
              </a:graphicData>
            </a:graphic>
          </wp:inline>
        </w:drawing>
      </w:r>
    </w:p>
    <w:p w14:paraId="64AC3199" w14:textId="77777777" w:rsidR="00D60A84" w:rsidRDefault="00D60A84" w:rsidP="00DF58DD">
      <w:pPr>
        <w:rPr>
          <w:rFonts w:ascii="Times New Roman" w:hAnsi="Times New Roman" w:cs="Times New Roman"/>
          <w:b/>
        </w:rPr>
      </w:pPr>
      <w:r>
        <w:rPr>
          <w:rFonts w:ascii="Helvetica" w:hAnsi="Helvetica" w:cs="Helvetica"/>
          <w:noProof/>
        </w:rPr>
        <w:drawing>
          <wp:inline distT="0" distB="0" distL="0" distR="0" wp14:anchorId="69B28679" wp14:editId="3FB1960B">
            <wp:extent cx="1826664" cy="2458036"/>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6664" cy="2458036"/>
                    </a:xfrm>
                    <a:prstGeom prst="rect">
                      <a:avLst/>
                    </a:prstGeom>
                    <a:noFill/>
                    <a:ln>
                      <a:noFill/>
                    </a:ln>
                  </pic:spPr>
                </pic:pic>
              </a:graphicData>
            </a:graphic>
          </wp:inline>
        </w:drawing>
      </w:r>
    </w:p>
    <w:p w14:paraId="1E77431F" w14:textId="3CF7A0B6" w:rsidR="00265B0C" w:rsidRPr="00102BBD" w:rsidRDefault="009862E3" w:rsidP="00DF58DD">
      <w:pPr>
        <w:rPr>
          <w:rFonts w:ascii="Times New Roman" w:hAnsi="Times New Roman" w:cs="Times New Roman"/>
        </w:rPr>
      </w:pPr>
      <w:r w:rsidRPr="00102BBD">
        <w:rPr>
          <w:rFonts w:ascii="Times New Roman" w:hAnsi="Times New Roman" w:cs="Times New Roman"/>
          <w:b/>
        </w:rPr>
        <w:t>Figure X</w:t>
      </w:r>
      <w:r w:rsidRPr="00102BBD">
        <w:rPr>
          <w:rFonts w:ascii="Times New Roman" w:hAnsi="Times New Roman" w:cs="Times New Roman"/>
        </w:rPr>
        <w:t xml:space="preserve">. Alternative </w:t>
      </w:r>
      <w:r w:rsidR="00857D70" w:rsidRPr="00102BBD">
        <w:rPr>
          <w:rFonts w:ascii="Times New Roman" w:hAnsi="Times New Roman" w:cs="Times New Roman"/>
        </w:rPr>
        <w:t>visualization of fossil CC over time, with OLS regression line of CC (blue) and ∂</w:t>
      </w:r>
      <w:r w:rsidR="00857D70" w:rsidRPr="00102BBD">
        <w:rPr>
          <w:rFonts w:ascii="Times New Roman" w:hAnsi="Times New Roman" w:cs="Times New Roman"/>
          <w:vertAlign w:val="superscript"/>
        </w:rPr>
        <w:t>18</w:t>
      </w:r>
      <w:r w:rsidR="00857D70" w:rsidRPr="00102BBD">
        <w:rPr>
          <w:rFonts w:ascii="Times New Roman" w:hAnsi="Times New Roman" w:cs="Times New Roman"/>
        </w:rPr>
        <w:t>O curve (black),</w:t>
      </w:r>
      <w:r w:rsidRPr="00102BBD">
        <w:rPr>
          <w:rFonts w:ascii="Times New Roman" w:hAnsi="Times New Roman" w:cs="Times New Roman"/>
        </w:rPr>
        <w:t xml:space="preserve"> </w:t>
      </w:r>
      <w:r w:rsidR="001A7BEE" w:rsidRPr="00102BBD">
        <w:rPr>
          <w:rFonts w:ascii="Times New Roman" w:hAnsi="Times New Roman" w:cs="Times New Roman"/>
        </w:rPr>
        <w:t>split into respective</w:t>
      </w:r>
      <w:r w:rsidRPr="00102BBD">
        <w:rPr>
          <w:rFonts w:ascii="Times New Roman" w:hAnsi="Times New Roman" w:cs="Times New Roman"/>
        </w:rPr>
        <w:t xml:space="preserve"> </w:t>
      </w:r>
      <w:r w:rsidR="005A4520">
        <w:rPr>
          <w:rFonts w:ascii="Times New Roman" w:hAnsi="Times New Roman" w:cs="Times New Roman"/>
        </w:rPr>
        <w:t>taxon</w:t>
      </w:r>
      <w:r w:rsidRPr="00102BBD">
        <w:rPr>
          <w:rFonts w:ascii="Times New Roman" w:hAnsi="Times New Roman" w:cs="Times New Roman"/>
        </w:rPr>
        <w:t>.</w:t>
      </w:r>
    </w:p>
    <w:p w14:paraId="1A1D7960" w14:textId="54A485D7" w:rsidR="003C2ADC" w:rsidRPr="00102BBD" w:rsidRDefault="003C2ADC" w:rsidP="00D102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rPr>
      </w:pPr>
    </w:p>
    <w:p w14:paraId="2E835A6A" w14:textId="234A97C1" w:rsidR="00E96280" w:rsidRPr="00102BBD" w:rsidRDefault="00474AD7" w:rsidP="00CA7A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Helvetica" w:hAnsi="Helvetica" w:cs="Helvetica"/>
          <w:noProof/>
        </w:rPr>
        <w:lastRenderedPageBreak/>
        <w:drawing>
          <wp:inline distT="0" distB="0" distL="0" distR="0" wp14:anchorId="208BFC4B" wp14:editId="4BDE1EA6">
            <wp:extent cx="5486400" cy="324620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46204"/>
                    </a:xfrm>
                    <a:prstGeom prst="rect">
                      <a:avLst/>
                    </a:prstGeom>
                    <a:noFill/>
                    <a:ln>
                      <a:noFill/>
                    </a:ln>
                  </pic:spPr>
                </pic:pic>
              </a:graphicData>
            </a:graphic>
          </wp:inline>
        </w:drawing>
      </w:r>
    </w:p>
    <w:p w14:paraId="6035A7F4" w14:textId="03E08DB5" w:rsidR="008A71EC" w:rsidRPr="00102BBD" w:rsidRDefault="00E96280" w:rsidP="006E5535">
      <w:pPr>
        <w:rPr>
          <w:rFonts w:ascii="Times New Roman" w:hAnsi="Times New Roman" w:cs="Times New Roman"/>
        </w:rPr>
      </w:pPr>
      <w:r w:rsidRPr="00102BBD">
        <w:rPr>
          <w:rFonts w:ascii="Times New Roman" w:hAnsi="Times New Roman" w:cs="Times New Roman"/>
          <w:b/>
        </w:rPr>
        <w:t>Figure X</w:t>
      </w:r>
      <w:r w:rsidRPr="00102BBD">
        <w:rPr>
          <w:rFonts w:ascii="Times New Roman" w:hAnsi="Times New Roman" w:cs="Times New Roman"/>
        </w:rPr>
        <w:t xml:space="preserve">. </w:t>
      </w:r>
      <w:r w:rsidR="00857D70" w:rsidRPr="00102BBD">
        <w:rPr>
          <w:rFonts w:ascii="Times New Roman" w:hAnsi="Times New Roman" w:cs="Times New Roman"/>
        </w:rPr>
        <w:t>Alternative visualization of ance</w:t>
      </w:r>
      <w:r w:rsidR="00C71F83" w:rsidRPr="00102BBD">
        <w:rPr>
          <w:rFonts w:ascii="Times New Roman" w:hAnsi="Times New Roman" w:cs="Times New Roman"/>
        </w:rPr>
        <w:t>s</w:t>
      </w:r>
      <w:r w:rsidR="00857D70" w:rsidRPr="00102BBD">
        <w:rPr>
          <w:rFonts w:ascii="Times New Roman" w:hAnsi="Times New Roman" w:cs="Times New Roman"/>
        </w:rPr>
        <w:t>tral CC over time, with OLS regression line of CC (blue) and ∂</w:t>
      </w:r>
      <w:r w:rsidR="00857D70" w:rsidRPr="00102BBD">
        <w:rPr>
          <w:rFonts w:ascii="Times New Roman" w:hAnsi="Times New Roman" w:cs="Times New Roman"/>
          <w:vertAlign w:val="superscript"/>
        </w:rPr>
        <w:t>18</w:t>
      </w:r>
      <w:r w:rsidR="00857D70" w:rsidRPr="00102BBD">
        <w:rPr>
          <w:rFonts w:ascii="Times New Roman" w:hAnsi="Times New Roman" w:cs="Times New Roman"/>
        </w:rPr>
        <w:t xml:space="preserve">O curve (black), split into respective </w:t>
      </w:r>
      <w:r w:rsidR="005A4520">
        <w:rPr>
          <w:rFonts w:ascii="Times New Roman" w:hAnsi="Times New Roman" w:cs="Times New Roman"/>
        </w:rPr>
        <w:t>taxon</w:t>
      </w:r>
      <w:r w:rsidR="00857D70" w:rsidRPr="00102BBD">
        <w:rPr>
          <w:rFonts w:ascii="Times New Roman" w:hAnsi="Times New Roman" w:cs="Times New Roman"/>
        </w:rPr>
        <w:t>.</w:t>
      </w:r>
    </w:p>
    <w:p w14:paraId="0232E7E4" w14:textId="77777777" w:rsidR="00162AE9" w:rsidRPr="00102BBD" w:rsidRDefault="00E95B48" w:rsidP="00162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rPr>
        <w:br w:type="page"/>
      </w:r>
      <w:r w:rsidR="00162AE9" w:rsidRPr="00102BBD">
        <w:rPr>
          <w:rFonts w:ascii="Times New Roman" w:hAnsi="Times New Roman" w:cs="Times New Roman"/>
          <w:noProof/>
          <w:color w:val="000000"/>
        </w:rPr>
        <w:lastRenderedPageBreak/>
        <w:drawing>
          <wp:inline distT="0" distB="0" distL="0" distR="0" wp14:anchorId="503F3FEC" wp14:editId="25842B96">
            <wp:extent cx="3882325" cy="4533216"/>
            <wp:effectExtent l="0" t="0" r="444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2325" cy="4533216"/>
                    </a:xfrm>
                    <a:prstGeom prst="rect">
                      <a:avLst/>
                    </a:prstGeom>
                    <a:noFill/>
                    <a:ln>
                      <a:noFill/>
                    </a:ln>
                  </pic:spPr>
                </pic:pic>
              </a:graphicData>
            </a:graphic>
          </wp:inline>
        </w:drawing>
      </w:r>
    </w:p>
    <w:p w14:paraId="75F6D883" w14:textId="77777777" w:rsidR="00162AE9" w:rsidRPr="00102BBD" w:rsidRDefault="00162AE9" w:rsidP="00162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19DD0CC2" w14:textId="77777777" w:rsidR="00162AE9" w:rsidRPr="00102BBD" w:rsidRDefault="00162AE9" w:rsidP="00162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Summary of the CC vs. climate results using either the fossil or ancestral CC data sets. Values of 1, 2 or 3 were assigned to each cell depending on how many of the tested time intervals (1My, 400Ky, and 200Ky) of the oxygen isotope record were significant predictors of CC for a given taxonomic group. Fossil and ancestral CC analyses produced the same pattern of results in 68.11% cases (11/18).</w:t>
      </w:r>
    </w:p>
    <w:p w14:paraId="528D5AF2" w14:textId="094025FB" w:rsidR="00E95B48" w:rsidRPr="00102BBD" w:rsidRDefault="00E95B48" w:rsidP="00E95B48">
      <w:pPr>
        <w:rPr>
          <w:rFonts w:ascii="Times New Roman" w:hAnsi="Times New Roman" w:cs="Times New Roman"/>
        </w:rPr>
      </w:pPr>
    </w:p>
    <w:p w14:paraId="32F3026E" w14:textId="4D06B24E" w:rsidR="00767F37" w:rsidRPr="00102BBD" w:rsidRDefault="00767F37" w:rsidP="003C1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11C3368" w14:textId="77777777" w:rsidR="00572C5D" w:rsidRDefault="00572C5D">
      <w:pPr>
        <w:rPr>
          <w:rFonts w:ascii="Times New Roman" w:hAnsi="Times New Roman" w:cs="Times New Roman"/>
          <w:b/>
        </w:rPr>
      </w:pPr>
      <w:r>
        <w:rPr>
          <w:rFonts w:ascii="Times New Roman" w:hAnsi="Times New Roman" w:cs="Times New Roman"/>
          <w:b/>
        </w:rPr>
        <w:br w:type="page"/>
      </w:r>
    </w:p>
    <w:p w14:paraId="74CE71BC" w14:textId="31C3D702" w:rsidR="0090077B"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102BBD">
        <w:rPr>
          <w:rFonts w:ascii="Times New Roman" w:hAnsi="Times New Roman" w:cs="Times New Roman"/>
          <w:b/>
        </w:rPr>
        <w:lastRenderedPageBreak/>
        <w:t>SUPPLEMENTARY MATERIALS</w:t>
      </w:r>
    </w:p>
    <w:p w14:paraId="7348A886" w14:textId="77777777" w:rsidR="00162AE9" w:rsidRDefault="00162AE9"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5E3667BF" w14:textId="3D4DDD89" w:rsidR="00162AE9" w:rsidRPr="00102BBD" w:rsidRDefault="003A0533" w:rsidP="00162AE9">
      <w:pPr>
        <w:rPr>
          <w:rFonts w:ascii="Times New Roman" w:hAnsi="Times New Roman" w:cs="Times New Roman"/>
          <w:b/>
        </w:rPr>
      </w:pPr>
      <w:bookmarkStart w:id="3" w:name="_GoBack"/>
      <w:r>
        <w:rPr>
          <w:rFonts w:ascii="Times New Roman" w:hAnsi="Times New Roman" w:cs="Times New Roman"/>
          <w:b/>
          <w:noProof/>
        </w:rPr>
        <w:drawing>
          <wp:inline distT="0" distB="0" distL="0" distR="0" wp14:anchorId="10FD0015" wp14:editId="588021BC">
            <wp:extent cx="4112664" cy="6322424"/>
            <wp:effectExtent l="0" t="0" r="2540" b="254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3941" cy="6324387"/>
                    </a:xfrm>
                    <a:prstGeom prst="rect">
                      <a:avLst/>
                    </a:prstGeom>
                    <a:noFill/>
                    <a:ln>
                      <a:noFill/>
                    </a:ln>
                  </pic:spPr>
                </pic:pic>
              </a:graphicData>
            </a:graphic>
          </wp:inline>
        </w:drawing>
      </w:r>
      <w:bookmarkEnd w:id="3"/>
    </w:p>
    <w:p w14:paraId="6836E63F" w14:textId="77777777" w:rsidR="00162AE9" w:rsidRPr="00102BBD" w:rsidRDefault="00162AE9" w:rsidP="00162AE9">
      <w:pPr>
        <w:rPr>
          <w:rFonts w:ascii="Times New Roman" w:hAnsi="Times New Roman" w:cs="Times New Roman"/>
        </w:rPr>
      </w:pPr>
      <w:r w:rsidRPr="00102BBD">
        <w:rPr>
          <w:rFonts w:ascii="Times New Roman" w:hAnsi="Times New Roman" w:cs="Times New Roman"/>
          <w:b/>
        </w:rPr>
        <w:t>Table X</w:t>
      </w:r>
      <w:r w:rsidRPr="00102BBD">
        <w:rPr>
          <w:rFonts w:ascii="Times New Roman" w:hAnsi="Times New Roman" w:cs="Times New Roman"/>
        </w:rPr>
        <w:t>. Results of linear regressions in which fossil CC was the response variable and time (Ma)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457615FD" w14:textId="77777777" w:rsidR="00162AE9" w:rsidRPr="00102BBD" w:rsidRDefault="00162AE9"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0512DCDF" w14:textId="5B658416" w:rsidR="00162AE9" w:rsidRPr="00102BBD" w:rsidRDefault="00A62A36" w:rsidP="00162AE9">
      <w:pPr>
        <w:rPr>
          <w:rFonts w:ascii="Times New Roman" w:hAnsi="Times New Roman" w:cs="Times New Roman"/>
          <w:b/>
          <w:i/>
        </w:rPr>
      </w:pPr>
      <w:r>
        <w:rPr>
          <w:rFonts w:ascii="Times New Roman" w:hAnsi="Times New Roman" w:cs="Times New Roman"/>
          <w:b/>
          <w:i/>
          <w:noProof/>
        </w:rPr>
        <w:lastRenderedPageBreak/>
        <w:drawing>
          <wp:inline distT="0" distB="0" distL="0" distR="0" wp14:anchorId="4C5776FE" wp14:editId="1310AB1C">
            <wp:extent cx="4075392" cy="4954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008" cy="4955293"/>
                    </a:xfrm>
                    <a:prstGeom prst="rect">
                      <a:avLst/>
                    </a:prstGeom>
                    <a:noFill/>
                    <a:ln>
                      <a:noFill/>
                    </a:ln>
                  </pic:spPr>
                </pic:pic>
              </a:graphicData>
            </a:graphic>
          </wp:inline>
        </w:drawing>
      </w:r>
    </w:p>
    <w:p w14:paraId="3FB019D9" w14:textId="77777777" w:rsidR="00162AE9" w:rsidRPr="00102BBD" w:rsidRDefault="00162AE9" w:rsidP="00162AE9">
      <w:pPr>
        <w:rPr>
          <w:rFonts w:ascii="Times New Roman" w:hAnsi="Times New Roman" w:cs="Times New Roman"/>
        </w:rPr>
      </w:pPr>
      <w:r w:rsidRPr="00102BBD">
        <w:rPr>
          <w:rFonts w:ascii="Times New Roman" w:hAnsi="Times New Roman" w:cs="Times New Roman"/>
          <w:b/>
        </w:rPr>
        <w:t>Table X</w:t>
      </w:r>
      <w:r w:rsidRPr="00102BBD">
        <w:rPr>
          <w:rFonts w:ascii="Times New Roman" w:hAnsi="Times New Roman" w:cs="Times New Roman"/>
        </w:rPr>
        <w:t>. Results of linear regressions in which ancestral reconstructed CC was the response variable and time (Ma)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6F2BBC30" w14:textId="00D193F8" w:rsidR="003B7D85" w:rsidRDefault="003B7D85"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5A0D9A23" w14:textId="082B8952" w:rsidR="0076761B" w:rsidRPr="00102BBD" w:rsidRDefault="0076761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r>
        <w:rPr>
          <w:rFonts w:ascii="Times New Roman" w:hAnsi="Times New Roman" w:cs="Times New Roman"/>
          <w:b/>
          <w:noProof/>
          <w:color w:val="000000"/>
        </w:rPr>
        <w:lastRenderedPageBreak/>
        <w:drawing>
          <wp:inline distT="0" distB="0" distL="0" distR="0" wp14:anchorId="5AD4CFC8" wp14:editId="3566D03D">
            <wp:extent cx="5486400" cy="6126839"/>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126839"/>
                    </a:xfrm>
                    <a:prstGeom prst="rect">
                      <a:avLst/>
                    </a:prstGeom>
                    <a:noFill/>
                    <a:ln>
                      <a:noFill/>
                    </a:ln>
                  </pic:spPr>
                </pic:pic>
              </a:graphicData>
            </a:graphic>
          </wp:inline>
        </w:drawing>
      </w:r>
    </w:p>
    <w:p w14:paraId="3E955C83" w14:textId="572AA62D" w:rsidR="0090077B" w:rsidRPr="00FE011C" w:rsidRDefault="0090077B" w:rsidP="00FE01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Results of multiple regression analyses in which </w:t>
      </w:r>
      <w:r w:rsidR="0076761B">
        <w:rPr>
          <w:rFonts w:ascii="Times New Roman" w:hAnsi="Times New Roman" w:cs="Times New Roman"/>
          <w:color w:val="000000"/>
        </w:rPr>
        <w:t xml:space="preserve">non-detrended </w:t>
      </w:r>
      <w:r w:rsidR="00074D93">
        <w:rPr>
          <w:rFonts w:ascii="Times New Roman" w:hAnsi="Times New Roman" w:cs="Times New Roman"/>
          <w:color w:val="000000"/>
        </w:rPr>
        <w:t>fossil</w:t>
      </w:r>
      <w:r w:rsidRPr="00102BBD">
        <w:rPr>
          <w:rFonts w:ascii="Times New Roman" w:hAnsi="Times New Roman" w:cs="Times New Roman"/>
          <w:color w:val="000000"/>
        </w:rPr>
        <w:t xml:space="preserve"> CC was</w:t>
      </w:r>
      <w:r w:rsidR="009D48B7" w:rsidRPr="00102BBD">
        <w:rPr>
          <w:rFonts w:ascii="Times New Roman" w:hAnsi="Times New Roman" w:cs="Times New Roman"/>
          <w:color w:val="000000"/>
        </w:rPr>
        <w:t xml:space="preserve"> the response</w:t>
      </w:r>
      <w:r w:rsidR="00FE011C">
        <w:rPr>
          <w:rFonts w:ascii="Times New Roman" w:hAnsi="Times New Roman" w:cs="Times New Roman"/>
          <w:color w:val="000000"/>
        </w:rPr>
        <w:t xml:space="preserve"> </w:t>
      </w:r>
      <w:r w:rsidRPr="00102BBD">
        <w:rPr>
          <w:rFonts w:ascii="Times New Roman" w:hAnsi="Times New Roman" w:cs="Times New Roman"/>
          <w:color w:val="000000"/>
        </w:rPr>
        <w:t xml:space="preserve">variable and climatic measures (mean, SD, and slope of the </w:t>
      </w:r>
      <w:r w:rsidR="00537505" w:rsidRPr="00102BBD">
        <w:rPr>
          <w:rFonts w:ascii="Times New Roman" w:hAnsi="Times New Roman" w:cs="Times New Roman"/>
        </w:rPr>
        <w:t>∂</w:t>
      </w:r>
      <w:r w:rsidR="00537505" w:rsidRPr="00102BBD">
        <w:rPr>
          <w:rFonts w:ascii="Times New Roman" w:hAnsi="Times New Roman" w:cs="Times New Roman"/>
          <w:vertAlign w:val="superscript"/>
        </w:rPr>
        <w:t>18</w:t>
      </w:r>
      <w:r w:rsidR="00537505" w:rsidRPr="00102BBD">
        <w:rPr>
          <w:rFonts w:ascii="Times New Roman" w:hAnsi="Times New Roman" w:cs="Times New Roman"/>
        </w:rPr>
        <w:t>O</w:t>
      </w:r>
      <w:r w:rsidR="009D48B7" w:rsidRPr="00102BBD">
        <w:rPr>
          <w:rFonts w:ascii="Times New Roman" w:hAnsi="Times New Roman" w:cs="Times New Roman"/>
          <w:color w:val="000000"/>
        </w:rPr>
        <w:t xml:space="preserve"> curve) were</w:t>
      </w:r>
      <w:r w:rsidR="00A54A5D" w:rsidRPr="00102BBD">
        <w:rPr>
          <w:rFonts w:ascii="Times New Roman" w:hAnsi="Times New Roman" w:cs="Times New Roman"/>
          <w:color w:val="000000"/>
        </w:rPr>
        <w:t xml:space="preserve"> </w:t>
      </w:r>
      <w:r w:rsidRPr="00102BBD">
        <w:rPr>
          <w:rFonts w:ascii="Times New Roman" w:hAnsi="Times New Roman" w:cs="Times New Roman"/>
          <w:color w:val="000000"/>
        </w:rPr>
        <w:t>the predictor variables. Analyses were first conducted wi</w:t>
      </w:r>
      <w:r w:rsidR="009D48B7" w:rsidRPr="00102BBD">
        <w:rPr>
          <w:rFonts w:ascii="Times New Roman" w:hAnsi="Times New Roman" w:cs="Times New Roman"/>
          <w:color w:val="000000"/>
        </w:rPr>
        <w:t xml:space="preserve">th all </w:t>
      </w:r>
      <w:r w:rsidR="005A4520">
        <w:rPr>
          <w:rFonts w:ascii="Times New Roman" w:hAnsi="Times New Roman" w:cs="Times New Roman"/>
          <w:color w:val="000000"/>
        </w:rPr>
        <w:t>taxa</w:t>
      </w:r>
      <w:r w:rsidR="009D48B7" w:rsidRPr="00102BBD">
        <w:rPr>
          <w:rFonts w:ascii="Times New Roman" w:hAnsi="Times New Roman" w:cs="Times New Roman"/>
          <w:color w:val="000000"/>
        </w:rPr>
        <w:t xml:space="preserve"> grouped together,</w:t>
      </w:r>
      <w:r w:rsidR="00FE011C">
        <w:rPr>
          <w:rFonts w:ascii="Times New Roman" w:hAnsi="Times New Roman" w:cs="Times New Roman"/>
          <w:color w:val="000000"/>
        </w:rPr>
        <w:t xml:space="preserve"> </w:t>
      </w:r>
      <w:r w:rsidRPr="00102BBD">
        <w:rPr>
          <w:rFonts w:ascii="Times New Roman" w:hAnsi="Times New Roman" w:cs="Times New Roman"/>
          <w:color w:val="000000"/>
        </w:rPr>
        <w:t xml:space="preserve">and then divided into respective </w:t>
      </w:r>
      <w:r w:rsidR="005A4520">
        <w:rPr>
          <w:rFonts w:ascii="Times New Roman" w:hAnsi="Times New Roman" w:cs="Times New Roman"/>
          <w:color w:val="000000"/>
        </w:rPr>
        <w:t>taxa</w:t>
      </w:r>
      <w:r w:rsidRPr="00102BBD">
        <w:rPr>
          <w:rFonts w:ascii="Times New Roman" w:hAnsi="Times New Roman" w:cs="Times New Roman"/>
          <w:color w:val="000000"/>
        </w:rPr>
        <w:t>.</w:t>
      </w:r>
      <w:r w:rsidR="00074D93">
        <w:rPr>
          <w:rFonts w:ascii="Times New Roman" w:hAnsi="Times New Roman" w:cs="Times New Roman"/>
          <w:color w:val="000000"/>
        </w:rPr>
        <w:t xml:space="preserve"> Hominins were also subdivided into individuals (“Individualized Hominins”).</w:t>
      </w:r>
      <w:r w:rsidRPr="00102BBD">
        <w:rPr>
          <w:rFonts w:ascii="Times New Roman" w:hAnsi="Times New Roman" w:cs="Times New Roman"/>
          <w:color w:val="000000"/>
        </w:rPr>
        <w:t xml:space="preserve"> Highlighted p values are significant at &lt;0.05.</w:t>
      </w:r>
    </w:p>
    <w:p w14:paraId="4B536FEE" w14:textId="77777777" w:rsidR="0090077B" w:rsidRPr="00102BBD"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216239F1" w14:textId="5AAEEE7B" w:rsidR="00D53C8F" w:rsidRPr="00102BBD" w:rsidRDefault="00D53C8F"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1A118A46" w14:textId="77777777" w:rsidR="003B7D85" w:rsidRPr="00102BBD" w:rsidRDefault="003B7D85"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2117D38A"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59C6AE14" w14:textId="6A19468B" w:rsidR="0090077B" w:rsidRPr="00102BBD" w:rsidRDefault="00083601"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noProof/>
          <w:color w:val="000000"/>
        </w:rPr>
        <w:lastRenderedPageBreak/>
        <w:drawing>
          <wp:inline distT="0" distB="0" distL="0" distR="0" wp14:anchorId="57D03A0A" wp14:editId="0CA3B14D">
            <wp:extent cx="5486400" cy="6008219"/>
            <wp:effectExtent l="0" t="0" r="0" b="1206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008219"/>
                    </a:xfrm>
                    <a:prstGeom prst="rect">
                      <a:avLst/>
                    </a:prstGeom>
                    <a:noFill/>
                    <a:ln>
                      <a:noFill/>
                    </a:ln>
                  </pic:spPr>
                </pic:pic>
              </a:graphicData>
            </a:graphic>
          </wp:inline>
        </w:drawing>
      </w:r>
    </w:p>
    <w:p w14:paraId="227D11D2" w14:textId="2C09BE93" w:rsidR="004A5CAD" w:rsidRPr="00FE011C" w:rsidRDefault="004A5CAD" w:rsidP="004A5C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Results of multiple regression analyses in which </w:t>
      </w:r>
      <w:r>
        <w:rPr>
          <w:rFonts w:ascii="Times New Roman" w:hAnsi="Times New Roman" w:cs="Times New Roman"/>
          <w:color w:val="000000"/>
        </w:rPr>
        <w:t>detrended fossil</w:t>
      </w:r>
      <w:r w:rsidRPr="00102BBD">
        <w:rPr>
          <w:rFonts w:ascii="Times New Roman" w:hAnsi="Times New Roman" w:cs="Times New Roman"/>
          <w:color w:val="000000"/>
        </w:rPr>
        <w:t xml:space="preserve"> CC was the response</w:t>
      </w:r>
      <w:r>
        <w:rPr>
          <w:rFonts w:ascii="Times New Roman" w:hAnsi="Times New Roman" w:cs="Times New Roman"/>
          <w:color w:val="000000"/>
        </w:rPr>
        <w:t xml:space="preserve"> </w:t>
      </w:r>
      <w:r w:rsidRPr="00102BBD">
        <w:rPr>
          <w:rFonts w:ascii="Times New Roman" w:hAnsi="Times New Roman" w:cs="Times New Roman"/>
          <w:color w:val="000000"/>
        </w:rPr>
        <w:t xml:space="preserve">variable and climatic measures (mean, SD, and slope of the </w:t>
      </w:r>
      <w:r w:rsidRPr="00102BBD">
        <w:rPr>
          <w:rFonts w:ascii="Times New Roman" w:hAnsi="Times New Roman" w:cs="Times New Roman"/>
        </w:rPr>
        <w:t>∂</w:t>
      </w:r>
      <w:r w:rsidRPr="00102BBD">
        <w:rPr>
          <w:rFonts w:ascii="Times New Roman" w:hAnsi="Times New Roman" w:cs="Times New Roman"/>
          <w:vertAlign w:val="superscript"/>
        </w:rPr>
        <w:t>18</w:t>
      </w:r>
      <w:r w:rsidRPr="00102BBD">
        <w:rPr>
          <w:rFonts w:ascii="Times New Roman" w:hAnsi="Times New Roman" w:cs="Times New Roman"/>
        </w:rPr>
        <w:t>O</w:t>
      </w:r>
      <w:r w:rsidRPr="00102BBD">
        <w:rPr>
          <w:rFonts w:ascii="Times New Roman" w:hAnsi="Times New Roman" w:cs="Times New Roman"/>
          <w:color w:val="000000"/>
        </w:rPr>
        <w:t xml:space="preserve"> curve) were the predictor variables. Analyses were first conducted with all </w:t>
      </w:r>
      <w:r w:rsidR="005A4520">
        <w:rPr>
          <w:rFonts w:ascii="Times New Roman" w:hAnsi="Times New Roman" w:cs="Times New Roman"/>
          <w:color w:val="000000"/>
        </w:rPr>
        <w:t>taxa</w:t>
      </w:r>
      <w:r w:rsidRPr="00102BBD">
        <w:rPr>
          <w:rFonts w:ascii="Times New Roman" w:hAnsi="Times New Roman" w:cs="Times New Roman"/>
          <w:color w:val="000000"/>
        </w:rPr>
        <w:t xml:space="preserve"> grouped together,</w:t>
      </w:r>
      <w:r>
        <w:rPr>
          <w:rFonts w:ascii="Times New Roman" w:hAnsi="Times New Roman" w:cs="Times New Roman"/>
          <w:color w:val="000000"/>
        </w:rPr>
        <w:t xml:space="preserve"> </w:t>
      </w:r>
      <w:r w:rsidRPr="00102BBD">
        <w:rPr>
          <w:rFonts w:ascii="Times New Roman" w:hAnsi="Times New Roman" w:cs="Times New Roman"/>
          <w:color w:val="000000"/>
        </w:rPr>
        <w:t xml:space="preserve">and then divided into respective </w:t>
      </w:r>
      <w:r w:rsidR="005A4520">
        <w:rPr>
          <w:rFonts w:ascii="Times New Roman" w:hAnsi="Times New Roman" w:cs="Times New Roman"/>
          <w:color w:val="000000"/>
        </w:rPr>
        <w:t>taxa</w:t>
      </w:r>
      <w:r w:rsidRPr="00102BBD">
        <w:rPr>
          <w:rFonts w:ascii="Times New Roman" w:hAnsi="Times New Roman" w:cs="Times New Roman"/>
          <w:color w:val="000000"/>
        </w:rPr>
        <w:t>.</w:t>
      </w:r>
      <w:r>
        <w:rPr>
          <w:rFonts w:ascii="Times New Roman" w:hAnsi="Times New Roman" w:cs="Times New Roman"/>
          <w:color w:val="000000"/>
        </w:rPr>
        <w:t xml:space="preserve"> Hominins were also subdivided into individuals (“Individualized Hominins”).</w:t>
      </w:r>
      <w:r w:rsidRPr="00102BBD">
        <w:rPr>
          <w:rFonts w:ascii="Times New Roman" w:hAnsi="Times New Roman" w:cs="Times New Roman"/>
          <w:color w:val="000000"/>
        </w:rPr>
        <w:t xml:space="preserve"> Highlighted p values are significant at &lt;0.05.</w:t>
      </w:r>
    </w:p>
    <w:p w14:paraId="36110E48" w14:textId="4355D931" w:rsidR="009D48B7" w:rsidRPr="00102BBD" w:rsidRDefault="009D48B7">
      <w:pPr>
        <w:rPr>
          <w:rFonts w:ascii="Times New Roman" w:hAnsi="Times New Roman" w:cs="Times New Roman"/>
          <w:color w:val="000000"/>
        </w:rPr>
      </w:pPr>
    </w:p>
    <w:p w14:paraId="4F79F568"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073C78A0" w14:textId="205CBBA4"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35EC4E12" w14:textId="0A9C5979"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4C26B4AA" w14:textId="77777777" w:rsidR="003C13AC" w:rsidRPr="00102BBD"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03EDB49B" w14:textId="77777777" w:rsidR="003C13AC" w:rsidRPr="00102BBD"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76CDD913" w14:textId="1DA16623" w:rsidR="007F6337" w:rsidRPr="00102BBD" w:rsidRDefault="007F633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520D9467" w14:textId="6DF8EB25" w:rsidR="007F6337" w:rsidRPr="00102BBD" w:rsidRDefault="004E3915"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lastRenderedPageBreak/>
        <w:drawing>
          <wp:inline distT="0" distB="0" distL="0" distR="0" wp14:anchorId="47EC0555" wp14:editId="42C3C4D0">
            <wp:extent cx="5486400" cy="4609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609061"/>
                    </a:xfrm>
                    <a:prstGeom prst="rect">
                      <a:avLst/>
                    </a:prstGeom>
                    <a:noFill/>
                    <a:ln>
                      <a:noFill/>
                    </a:ln>
                  </pic:spPr>
                </pic:pic>
              </a:graphicData>
            </a:graphic>
          </wp:inline>
        </w:drawing>
      </w:r>
    </w:p>
    <w:p w14:paraId="514C3FC2" w14:textId="21145516" w:rsidR="0090077B" w:rsidRPr="00102BBD"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Results of multiple regression analyses in which </w:t>
      </w:r>
      <w:r w:rsidR="004E3915">
        <w:rPr>
          <w:rFonts w:ascii="Times New Roman" w:hAnsi="Times New Roman" w:cs="Times New Roman"/>
          <w:color w:val="000000"/>
        </w:rPr>
        <w:t xml:space="preserve">non-detrended </w:t>
      </w:r>
      <w:r w:rsidRPr="00102BBD">
        <w:rPr>
          <w:rFonts w:ascii="Times New Roman" w:hAnsi="Times New Roman" w:cs="Times New Roman"/>
          <w:color w:val="000000"/>
        </w:rPr>
        <w:t xml:space="preserve">ancestral CC was the response variable and climatic measures (mean, SD, and slope of the oxygen isotope curve) were the predictor variables. Analyses were first conducted with all </w:t>
      </w:r>
      <w:r w:rsidR="005A4520">
        <w:rPr>
          <w:rFonts w:ascii="Times New Roman" w:hAnsi="Times New Roman" w:cs="Times New Roman"/>
          <w:color w:val="000000"/>
        </w:rPr>
        <w:t>taxa</w:t>
      </w:r>
      <w:r w:rsidRPr="00102BBD">
        <w:rPr>
          <w:rFonts w:ascii="Times New Roman" w:hAnsi="Times New Roman" w:cs="Times New Roman"/>
          <w:color w:val="000000"/>
        </w:rPr>
        <w:t xml:space="preserve"> grouped together, and then divided into respective </w:t>
      </w:r>
      <w:r w:rsidR="005A4520">
        <w:rPr>
          <w:rFonts w:ascii="Times New Roman" w:hAnsi="Times New Roman" w:cs="Times New Roman"/>
          <w:color w:val="000000"/>
        </w:rPr>
        <w:t>taxa</w:t>
      </w:r>
      <w:r w:rsidRPr="00102BBD">
        <w:rPr>
          <w:rFonts w:ascii="Times New Roman" w:hAnsi="Times New Roman" w:cs="Times New Roman"/>
          <w:color w:val="000000"/>
        </w:rPr>
        <w:t>. Highlighted p values are significant at &lt;0.05.</w:t>
      </w:r>
    </w:p>
    <w:p w14:paraId="4B492CE6"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7536C4E6"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512C9A13"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371FA1BF" w14:textId="69ABB9C8"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1A10990F" w14:textId="7D7344EA"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7C0329F5" w14:textId="21EFCDFD" w:rsidR="001F7609" w:rsidRPr="00102BBD" w:rsidRDefault="00B55B8D"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noProof/>
          <w:color w:val="000000"/>
        </w:rPr>
        <w:lastRenderedPageBreak/>
        <w:drawing>
          <wp:inline distT="0" distB="0" distL="0" distR="0" wp14:anchorId="23F3372D" wp14:editId="3EA2FD1F">
            <wp:extent cx="5486400" cy="457262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572620"/>
                    </a:xfrm>
                    <a:prstGeom prst="rect">
                      <a:avLst/>
                    </a:prstGeom>
                    <a:noFill/>
                    <a:ln>
                      <a:noFill/>
                    </a:ln>
                  </pic:spPr>
                </pic:pic>
              </a:graphicData>
            </a:graphic>
          </wp:inline>
        </w:drawing>
      </w:r>
    </w:p>
    <w:p w14:paraId="01F57822" w14:textId="02EF77E7" w:rsidR="00E17FDD" w:rsidRPr="00102BBD" w:rsidRDefault="00E17FDD" w:rsidP="00E17F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Results of multiple regression analyses in which </w:t>
      </w:r>
      <w:r>
        <w:rPr>
          <w:rFonts w:ascii="Times New Roman" w:hAnsi="Times New Roman" w:cs="Times New Roman"/>
          <w:color w:val="000000"/>
        </w:rPr>
        <w:t xml:space="preserve">detrended </w:t>
      </w:r>
      <w:r w:rsidRPr="00102BBD">
        <w:rPr>
          <w:rFonts w:ascii="Times New Roman" w:hAnsi="Times New Roman" w:cs="Times New Roman"/>
          <w:color w:val="000000"/>
        </w:rPr>
        <w:t xml:space="preserve">ancestral CC was the response variable and climatic measures (mean, SD, and slope of the oxygen isotope curve) were the predictor variables. Analyses were first conducted with all </w:t>
      </w:r>
      <w:r w:rsidR="005A4520">
        <w:rPr>
          <w:rFonts w:ascii="Times New Roman" w:hAnsi="Times New Roman" w:cs="Times New Roman"/>
          <w:color w:val="000000"/>
        </w:rPr>
        <w:t>taxa</w:t>
      </w:r>
      <w:r w:rsidRPr="00102BBD">
        <w:rPr>
          <w:rFonts w:ascii="Times New Roman" w:hAnsi="Times New Roman" w:cs="Times New Roman"/>
          <w:color w:val="000000"/>
        </w:rPr>
        <w:t xml:space="preserve"> grouped together, and then divided into respective </w:t>
      </w:r>
      <w:r w:rsidR="005A4520">
        <w:rPr>
          <w:rFonts w:ascii="Times New Roman" w:hAnsi="Times New Roman" w:cs="Times New Roman"/>
          <w:color w:val="000000"/>
        </w:rPr>
        <w:t>taxa</w:t>
      </w:r>
      <w:r w:rsidRPr="00102BBD">
        <w:rPr>
          <w:rFonts w:ascii="Times New Roman" w:hAnsi="Times New Roman" w:cs="Times New Roman"/>
          <w:color w:val="000000"/>
        </w:rPr>
        <w:t>. Highlighted p values are significant at &lt;0.05.</w:t>
      </w:r>
    </w:p>
    <w:p w14:paraId="09CC8CA6"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6A620249" w14:textId="77777777" w:rsidR="00413452" w:rsidRPr="00102BBD"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4CFE99CA" w14:textId="77777777" w:rsidR="00413452" w:rsidRPr="00102BBD"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5E5EAA1B" w14:textId="77777777" w:rsidR="00413452" w:rsidRPr="00102BBD"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sectPr w:rsidR="00413452" w:rsidRPr="00102BBD" w:rsidSect="003F4283">
      <w:headerReference w:type="even" r:id="rId26"/>
      <w:headerReference w:type="default" r:id="rId2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Brian Schilder" w:date="2016-01-24T12:00:00Z" w:initials="BS">
    <w:p w14:paraId="67CCF643" w14:textId="47360D4E" w:rsidR="00DA1F74" w:rsidRDefault="00DA1F74">
      <w:pPr>
        <w:pStyle w:val="CommentText"/>
      </w:pPr>
      <w:r>
        <w:rPr>
          <w:rStyle w:val="CommentReference"/>
        </w:rPr>
        <w:annotationRef/>
      </w:r>
      <w:r>
        <w:t xml:space="preserve">More specifically: Montgomery et al. pooled their ancestral reconstructed CC and fossil CC into one dataset; </w:t>
      </w:r>
      <w:proofErr w:type="spellStart"/>
      <w:r>
        <w:t>Boddy</w:t>
      </w:r>
      <w:proofErr w:type="spellEnd"/>
      <w:r>
        <w:t xml:space="preserve"> et al. reported EQ (not absolute CC); and Marino et al. only focused on fossil Odontocetes.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539E5" w15:done="0"/>
  <w15:commentEx w15:paraId="021B3A1C" w15:done="0"/>
  <w15:commentEx w15:paraId="4EDA0089" w15:done="0"/>
  <w15:commentEx w15:paraId="2EE296B0" w15:done="0"/>
  <w15:commentEx w15:paraId="461E9BB0" w15:done="0"/>
  <w15:commentEx w15:paraId="62540B95" w15:done="0"/>
  <w15:commentEx w15:paraId="2DE39924" w15:paraIdParent="62540B95" w15:done="0"/>
  <w15:commentEx w15:paraId="52645540" w15:done="0"/>
  <w15:commentEx w15:paraId="6DFE65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21B1C0" w14:textId="77777777" w:rsidR="00DA1F74" w:rsidRDefault="00DA1F74" w:rsidP="009338F8">
      <w:r>
        <w:separator/>
      </w:r>
    </w:p>
  </w:endnote>
  <w:endnote w:type="continuationSeparator" w:id="0">
    <w:p w14:paraId="7F0E9942" w14:textId="77777777" w:rsidR="00DA1F74" w:rsidRDefault="00DA1F74"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8D086E" w14:textId="77777777" w:rsidR="00DA1F74" w:rsidRDefault="00DA1F74" w:rsidP="009338F8">
      <w:r>
        <w:separator/>
      </w:r>
    </w:p>
  </w:footnote>
  <w:footnote w:type="continuationSeparator" w:id="0">
    <w:p w14:paraId="2734B721" w14:textId="77777777" w:rsidR="00DA1F74" w:rsidRDefault="00DA1F74"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DA1F74" w:rsidRDefault="00DA1F74"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DA1F74" w:rsidRDefault="00DA1F74"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DA1F74" w:rsidRDefault="00DA1F74"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62A36">
      <w:rPr>
        <w:rStyle w:val="PageNumber"/>
        <w:noProof/>
      </w:rPr>
      <w:t>23</w:t>
    </w:r>
    <w:r>
      <w:rPr>
        <w:rStyle w:val="PageNumber"/>
      </w:rPr>
      <w:fldChar w:fldCharType="end"/>
    </w:r>
  </w:p>
  <w:p w14:paraId="3DB3AC9F" w14:textId="303EFE36" w:rsidR="00DA1F74" w:rsidRDefault="00DA1F74"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oNotTrackMov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3A3B"/>
    <w:rsid w:val="00004BB6"/>
    <w:rsid w:val="00005E65"/>
    <w:rsid w:val="00006CF5"/>
    <w:rsid w:val="00007A95"/>
    <w:rsid w:val="00011AC0"/>
    <w:rsid w:val="00011F8B"/>
    <w:rsid w:val="0001272B"/>
    <w:rsid w:val="00012C05"/>
    <w:rsid w:val="0001604F"/>
    <w:rsid w:val="00016803"/>
    <w:rsid w:val="00017888"/>
    <w:rsid w:val="000207A2"/>
    <w:rsid w:val="00021841"/>
    <w:rsid w:val="0002233C"/>
    <w:rsid w:val="00023B04"/>
    <w:rsid w:val="000311CD"/>
    <w:rsid w:val="00033F4B"/>
    <w:rsid w:val="00034111"/>
    <w:rsid w:val="000348BA"/>
    <w:rsid w:val="00036012"/>
    <w:rsid w:val="000368F6"/>
    <w:rsid w:val="00036BBD"/>
    <w:rsid w:val="00037527"/>
    <w:rsid w:val="000403EA"/>
    <w:rsid w:val="00040F05"/>
    <w:rsid w:val="00041078"/>
    <w:rsid w:val="00042C1B"/>
    <w:rsid w:val="00044CD5"/>
    <w:rsid w:val="000474E3"/>
    <w:rsid w:val="0004751E"/>
    <w:rsid w:val="00047A5A"/>
    <w:rsid w:val="000500BD"/>
    <w:rsid w:val="000500DE"/>
    <w:rsid w:val="00050101"/>
    <w:rsid w:val="00050598"/>
    <w:rsid w:val="00051608"/>
    <w:rsid w:val="00051AD7"/>
    <w:rsid w:val="00051FB5"/>
    <w:rsid w:val="00055EBE"/>
    <w:rsid w:val="000576E0"/>
    <w:rsid w:val="00060990"/>
    <w:rsid w:val="00061291"/>
    <w:rsid w:val="00063C2A"/>
    <w:rsid w:val="00064015"/>
    <w:rsid w:val="00064EA1"/>
    <w:rsid w:val="0006514F"/>
    <w:rsid w:val="00065895"/>
    <w:rsid w:val="00065E98"/>
    <w:rsid w:val="00065FE9"/>
    <w:rsid w:val="00066119"/>
    <w:rsid w:val="00071176"/>
    <w:rsid w:val="00074171"/>
    <w:rsid w:val="00074D93"/>
    <w:rsid w:val="00074F28"/>
    <w:rsid w:val="0007707D"/>
    <w:rsid w:val="000808FF"/>
    <w:rsid w:val="00082244"/>
    <w:rsid w:val="00083601"/>
    <w:rsid w:val="00083EEB"/>
    <w:rsid w:val="00084E12"/>
    <w:rsid w:val="000878D5"/>
    <w:rsid w:val="00090E31"/>
    <w:rsid w:val="00091C98"/>
    <w:rsid w:val="00093736"/>
    <w:rsid w:val="00096084"/>
    <w:rsid w:val="000A10D5"/>
    <w:rsid w:val="000A2414"/>
    <w:rsid w:val="000A50DA"/>
    <w:rsid w:val="000A57CD"/>
    <w:rsid w:val="000A602C"/>
    <w:rsid w:val="000B4E62"/>
    <w:rsid w:val="000B533C"/>
    <w:rsid w:val="000C1FC4"/>
    <w:rsid w:val="000C2FA1"/>
    <w:rsid w:val="000C477D"/>
    <w:rsid w:val="000C645D"/>
    <w:rsid w:val="000D1E44"/>
    <w:rsid w:val="000D3A10"/>
    <w:rsid w:val="000D3E73"/>
    <w:rsid w:val="000D47E9"/>
    <w:rsid w:val="000D4CAE"/>
    <w:rsid w:val="000D54C6"/>
    <w:rsid w:val="000E0DAF"/>
    <w:rsid w:val="000E14E6"/>
    <w:rsid w:val="000E2844"/>
    <w:rsid w:val="000E360D"/>
    <w:rsid w:val="000E50E1"/>
    <w:rsid w:val="000E69C4"/>
    <w:rsid w:val="000E6F60"/>
    <w:rsid w:val="000E71CE"/>
    <w:rsid w:val="000E778F"/>
    <w:rsid w:val="000F18E1"/>
    <w:rsid w:val="000F2922"/>
    <w:rsid w:val="000F355B"/>
    <w:rsid w:val="000F4371"/>
    <w:rsid w:val="000F4D45"/>
    <w:rsid w:val="000F5D18"/>
    <w:rsid w:val="000F6DFB"/>
    <w:rsid w:val="00102BBD"/>
    <w:rsid w:val="00105D74"/>
    <w:rsid w:val="00106CD7"/>
    <w:rsid w:val="00106D5E"/>
    <w:rsid w:val="001128CD"/>
    <w:rsid w:val="00112E66"/>
    <w:rsid w:val="00112F76"/>
    <w:rsid w:val="00114CB0"/>
    <w:rsid w:val="001157DB"/>
    <w:rsid w:val="001279B6"/>
    <w:rsid w:val="0013115C"/>
    <w:rsid w:val="0013190A"/>
    <w:rsid w:val="00131A5C"/>
    <w:rsid w:val="00131B98"/>
    <w:rsid w:val="00131E5F"/>
    <w:rsid w:val="001322F6"/>
    <w:rsid w:val="00132426"/>
    <w:rsid w:val="001343DE"/>
    <w:rsid w:val="0013562B"/>
    <w:rsid w:val="00136BF6"/>
    <w:rsid w:val="00137A3B"/>
    <w:rsid w:val="00137E3E"/>
    <w:rsid w:val="00137E4C"/>
    <w:rsid w:val="00141ADD"/>
    <w:rsid w:val="00141B87"/>
    <w:rsid w:val="00141CC9"/>
    <w:rsid w:val="0014221E"/>
    <w:rsid w:val="00142D2A"/>
    <w:rsid w:val="00144284"/>
    <w:rsid w:val="001446D4"/>
    <w:rsid w:val="00145194"/>
    <w:rsid w:val="00146BF6"/>
    <w:rsid w:val="00147126"/>
    <w:rsid w:val="0015012D"/>
    <w:rsid w:val="00151F35"/>
    <w:rsid w:val="00152E71"/>
    <w:rsid w:val="0015577B"/>
    <w:rsid w:val="00160234"/>
    <w:rsid w:val="00162AE9"/>
    <w:rsid w:val="00162B6D"/>
    <w:rsid w:val="00163319"/>
    <w:rsid w:val="00163C2D"/>
    <w:rsid w:val="00163D49"/>
    <w:rsid w:val="00164133"/>
    <w:rsid w:val="001648EF"/>
    <w:rsid w:val="00164C43"/>
    <w:rsid w:val="0016534F"/>
    <w:rsid w:val="00166107"/>
    <w:rsid w:val="001661CE"/>
    <w:rsid w:val="00166370"/>
    <w:rsid w:val="0016649A"/>
    <w:rsid w:val="001701A4"/>
    <w:rsid w:val="00171200"/>
    <w:rsid w:val="001712F0"/>
    <w:rsid w:val="00173D38"/>
    <w:rsid w:val="00175548"/>
    <w:rsid w:val="001768A3"/>
    <w:rsid w:val="001770F9"/>
    <w:rsid w:val="001807F8"/>
    <w:rsid w:val="00183658"/>
    <w:rsid w:val="00191685"/>
    <w:rsid w:val="0019223A"/>
    <w:rsid w:val="001926EA"/>
    <w:rsid w:val="00193024"/>
    <w:rsid w:val="001936B6"/>
    <w:rsid w:val="001977F0"/>
    <w:rsid w:val="00197FF6"/>
    <w:rsid w:val="001A04AD"/>
    <w:rsid w:val="001A2F71"/>
    <w:rsid w:val="001A3E78"/>
    <w:rsid w:val="001A4EE6"/>
    <w:rsid w:val="001A5441"/>
    <w:rsid w:val="001A7BEE"/>
    <w:rsid w:val="001B063B"/>
    <w:rsid w:val="001B0CA0"/>
    <w:rsid w:val="001B1382"/>
    <w:rsid w:val="001B407B"/>
    <w:rsid w:val="001B40C3"/>
    <w:rsid w:val="001B44C0"/>
    <w:rsid w:val="001B453E"/>
    <w:rsid w:val="001B75DF"/>
    <w:rsid w:val="001C0D15"/>
    <w:rsid w:val="001C1146"/>
    <w:rsid w:val="001C2C84"/>
    <w:rsid w:val="001C36DB"/>
    <w:rsid w:val="001C3AD4"/>
    <w:rsid w:val="001C429D"/>
    <w:rsid w:val="001C6693"/>
    <w:rsid w:val="001C6EDA"/>
    <w:rsid w:val="001C7761"/>
    <w:rsid w:val="001C7E16"/>
    <w:rsid w:val="001D0798"/>
    <w:rsid w:val="001D10D1"/>
    <w:rsid w:val="001D17E2"/>
    <w:rsid w:val="001D281C"/>
    <w:rsid w:val="001D5BB7"/>
    <w:rsid w:val="001D683B"/>
    <w:rsid w:val="001D763F"/>
    <w:rsid w:val="001E0235"/>
    <w:rsid w:val="001E0F48"/>
    <w:rsid w:val="001E1722"/>
    <w:rsid w:val="001E2EC5"/>
    <w:rsid w:val="001E347F"/>
    <w:rsid w:val="001E54E0"/>
    <w:rsid w:val="001E5B60"/>
    <w:rsid w:val="001E6971"/>
    <w:rsid w:val="001E7CCC"/>
    <w:rsid w:val="001F0158"/>
    <w:rsid w:val="001F0FA8"/>
    <w:rsid w:val="001F17ED"/>
    <w:rsid w:val="001F3547"/>
    <w:rsid w:val="001F54A7"/>
    <w:rsid w:val="001F5712"/>
    <w:rsid w:val="001F5B93"/>
    <w:rsid w:val="001F73D7"/>
    <w:rsid w:val="001F7609"/>
    <w:rsid w:val="00201BF9"/>
    <w:rsid w:val="0020270F"/>
    <w:rsid w:val="0020277F"/>
    <w:rsid w:val="00202C9C"/>
    <w:rsid w:val="002036B6"/>
    <w:rsid w:val="00204821"/>
    <w:rsid w:val="002075E2"/>
    <w:rsid w:val="00207D7F"/>
    <w:rsid w:val="00210404"/>
    <w:rsid w:val="00211934"/>
    <w:rsid w:val="00212535"/>
    <w:rsid w:val="00213168"/>
    <w:rsid w:val="002133F1"/>
    <w:rsid w:val="00215559"/>
    <w:rsid w:val="0021651B"/>
    <w:rsid w:val="00220A3F"/>
    <w:rsid w:val="002215F2"/>
    <w:rsid w:val="00221864"/>
    <w:rsid w:val="00221BCD"/>
    <w:rsid w:val="00222010"/>
    <w:rsid w:val="00222540"/>
    <w:rsid w:val="00222A0E"/>
    <w:rsid w:val="00222CAF"/>
    <w:rsid w:val="00223005"/>
    <w:rsid w:val="00224BBB"/>
    <w:rsid w:val="00225740"/>
    <w:rsid w:val="00226873"/>
    <w:rsid w:val="00227009"/>
    <w:rsid w:val="0022709B"/>
    <w:rsid w:val="0022746F"/>
    <w:rsid w:val="002305A1"/>
    <w:rsid w:val="002312A3"/>
    <w:rsid w:val="00234A4B"/>
    <w:rsid w:val="00237C57"/>
    <w:rsid w:val="00243325"/>
    <w:rsid w:val="00243855"/>
    <w:rsid w:val="00244D72"/>
    <w:rsid w:val="00245AD0"/>
    <w:rsid w:val="00247DC3"/>
    <w:rsid w:val="00250586"/>
    <w:rsid w:val="002524BF"/>
    <w:rsid w:val="002524F7"/>
    <w:rsid w:val="00252A80"/>
    <w:rsid w:val="00254FA4"/>
    <w:rsid w:val="002625BD"/>
    <w:rsid w:val="0026418E"/>
    <w:rsid w:val="00265B0C"/>
    <w:rsid w:val="00270033"/>
    <w:rsid w:val="0027132A"/>
    <w:rsid w:val="0027364C"/>
    <w:rsid w:val="002746A6"/>
    <w:rsid w:val="002753DA"/>
    <w:rsid w:val="002754F2"/>
    <w:rsid w:val="00281167"/>
    <w:rsid w:val="002850A4"/>
    <w:rsid w:val="00286139"/>
    <w:rsid w:val="002874DA"/>
    <w:rsid w:val="002875CF"/>
    <w:rsid w:val="00292B67"/>
    <w:rsid w:val="00292E88"/>
    <w:rsid w:val="00292F63"/>
    <w:rsid w:val="00293B4E"/>
    <w:rsid w:val="00295547"/>
    <w:rsid w:val="00295BF7"/>
    <w:rsid w:val="002960A1"/>
    <w:rsid w:val="00297870"/>
    <w:rsid w:val="002A077B"/>
    <w:rsid w:val="002A0D8E"/>
    <w:rsid w:val="002A2E60"/>
    <w:rsid w:val="002A2E73"/>
    <w:rsid w:val="002A35E9"/>
    <w:rsid w:val="002A39F4"/>
    <w:rsid w:val="002A44CE"/>
    <w:rsid w:val="002A5911"/>
    <w:rsid w:val="002A639A"/>
    <w:rsid w:val="002A6C54"/>
    <w:rsid w:val="002A7A5F"/>
    <w:rsid w:val="002B04BE"/>
    <w:rsid w:val="002B359D"/>
    <w:rsid w:val="002B37B5"/>
    <w:rsid w:val="002B5154"/>
    <w:rsid w:val="002B69D2"/>
    <w:rsid w:val="002C3242"/>
    <w:rsid w:val="002C333B"/>
    <w:rsid w:val="002C464E"/>
    <w:rsid w:val="002C4888"/>
    <w:rsid w:val="002C4F6E"/>
    <w:rsid w:val="002C579A"/>
    <w:rsid w:val="002C593B"/>
    <w:rsid w:val="002D12D6"/>
    <w:rsid w:val="002D2CB2"/>
    <w:rsid w:val="002D32FE"/>
    <w:rsid w:val="002D409B"/>
    <w:rsid w:val="002D4526"/>
    <w:rsid w:val="002D5A6A"/>
    <w:rsid w:val="002D70EA"/>
    <w:rsid w:val="002E1FEA"/>
    <w:rsid w:val="002E48AA"/>
    <w:rsid w:val="002E5182"/>
    <w:rsid w:val="002E7CA4"/>
    <w:rsid w:val="002F13A6"/>
    <w:rsid w:val="002F1847"/>
    <w:rsid w:val="002F26B1"/>
    <w:rsid w:val="002F43E4"/>
    <w:rsid w:val="00300EF2"/>
    <w:rsid w:val="00301E78"/>
    <w:rsid w:val="00303188"/>
    <w:rsid w:val="00303CDE"/>
    <w:rsid w:val="0030589D"/>
    <w:rsid w:val="00312398"/>
    <w:rsid w:val="00312CF2"/>
    <w:rsid w:val="003130A1"/>
    <w:rsid w:val="00314DEF"/>
    <w:rsid w:val="00317B4D"/>
    <w:rsid w:val="00324214"/>
    <w:rsid w:val="00325D69"/>
    <w:rsid w:val="00325D76"/>
    <w:rsid w:val="00326BA5"/>
    <w:rsid w:val="00327BF5"/>
    <w:rsid w:val="00331C52"/>
    <w:rsid w:val="00332469"/>
    <w:rsid w:val="00333E5B"/>
    <w:rsid w:val="0034080B"/>
    <w:rsid w:val="00341C1F"/>
    <w:rsid w:val="00341E8D"/>
    <w:rsid w:val="00342537"/>
    <w:rsid w:val="00344F3A"/>
    <w:rsid w:val="00347931"/>
    <w:rsid w:val="00347A91"/>
    <w:rsid w:val="00347EB6"/>
    <w:rsid w:val="00350730"/>
    <w:rsid w:val="00350BB6"/>
    <w:rsid w:val="00350F66"/>
    <w:rsid w:val="00351E19"/>
    <w:rsid w:val="00351FC9"/>
    <w:rsid w:val="00352311"/>
    <w:rsid w:val="00352B9E"/>
    <w:rsid w:val="0035464B"/>
    <w:rsid w:val="00354783"/>
    <w:rsid w:val="0035552C"/>
    <w:rsid w:val="00355EEA"/>
    <w:rsid w:val="00357F9B"/>
    <w:rsid w:val="00361C3E"/>
    <w:rsid w:val="0036383B"/>
    <w:rsid w:val="003641AA"/>
    <w:rsid w:val="003643EB"/>
    <w:rsid w:val="00364778"/>
    <w:rsid w:val="00364AE5"/>
    <w:rsid w:val="00365A34"/>
    <w:rsid w:val="00370959"/>
    <w:rsid w:val="00370C4B"/>
    <w:rsid w:val="00372E26"/>
    <w:rsid w:val="00374BD5"/>
    <w:rsid w:val="00374DDC"/>
    <w:rsid w:val="00381EAC"/>
    <w:rsid w:val="003828E7"/>
    <w:rsid w:val="00382F78"/>
    <w:rsid w:val="00384738"/>
    <w:rsid w:val="00385D39"/>
    <w:rsid w:val="00390CBD"/>
    <w:rsid w:val="0039140C"/>
    <w:rsid w:val="00391A42"/>
    <w:rsid w:val="00393F90"/>
    <w:rsid w:val="00395FAA"/>
    <w:rsid w:val="003960D1"/>
    <w:rsid w:val="00396696"/>
    <w:rsid w:val="0039683A"/>
    <w:rsid w:val="00396DC3"/>
    <w:rsid w:val="003A0533"/>
    <w:rsid w:val="003A0C31"/>
    <w:rsid w:val="003A2346"/>
    <w:rsid w:val="003A2FE5"/>
    <w:rsid w:val="003A66B2"/>
    <w:rsid w:val="003A71A3"/>
    <w:rsid w:val="003A72F9"/>
    <w:rsid w:val="003B0233"/>
    <w:rsid w:val="003B05B3"/>
    <w:rsid w:val="003B1651"/>
    <w:rsid w:val="003B2171"/>
    <w:rsid w:val="003B4B21"/>
    <w:rsid w:val="003B4EEF"/>
    <w:rsid w:val="003B7D85"/>
    <w:rsid w:val="003C07C6"/>
    <w:rsid w:val="003C13AC"/>
    <w:rsid w:val="003C1D57"/>
    <w:rsid w:val="003C2296"/>
    <w:rsid w:val="003C2AD4"/>
    <w:rsid w:val="003C2ADC"/>
    <w:rsid w:val="003C2EEF"/>
    <w:rsid w:val="003C3841"/>
    <w:rsid w:val="003C6153"/>
    <w:rsid w:val="003C6273"/>
    <w:rsid w:val="003C6943"/>
    <w:rsid w:val="003C73F2"/>
    <w:rsid w:val="003D00EF"/>
    <w:rsid w:val="003D0B94"/>
    <w:rsid w:val="003D1F3E"/>
    <w:rsid w:val="003D315D"/>
    <w:rsid w:val="003D4387"/>
    <w:rsid w:val="003D4F4C"/>
    <w:rsid w:val="003D65D5"/>
    <w:rsid w:val="003D6C7D"/>
    <w:rsid w:val="003D71BD"/>
    <w:rsid w:val="003E2B3D"/>
    <w:rsid w:val="003E3F57"/>
    <w:rsid w:val="003E4B0A"/>
    <w:rsid w:val="003E5272"/>
    <w:rsid w:val="003E7449"/>
    <w:rsid w:val="003E761D"/>
    <w:rsid w:val="003F208C"/>
    <w:rsid w:val="003F40F6"/>
    <w:rsid w:val="003F4283"/>
    <w:rsid w:val="003F463E"/>
    <w:rsid w:val="003F5387"/>
    <w:rsid w:val="003F738A"/>
    <w:rsid w:val="004009FE"/>
    <w:rsid w:val="00401244"/>
    <w:rsid w:val="00405065"/>
    <w:rsid w:val="0040587C"/>
    <w:rsid w:val="004070A6"/>
    <w:rsid w:val="004075B9"/>
    <w:rsid w:val="004128D1"/>
    <w:rsid w:val="00413452"/>
    <w:rsid w:val="00415849"/>
    <w:rsid w:val="0041604A"/>
    <w:rsid w:val="00416A26"/>
    <w:rsid w:val="004219BD"/>
    <w:rsid w:val="004223BC"/>
    <w:rsid w:val="00424814"/>
    <w:rsid w:val="0042576B"/>
    <w:rsid w:val="00425BD5"/>
    <w:rsid w:val="0042688E"/>
    <w:rsid w:val="00427A38"/>
    <w:rsid w:val="00435577"/>
    <w:rsid w:val="004437A6"/>
    <w:rsid w:val="0044488D"/>
    <w:rsid w:val="0044499E"/>
    <w:rsid w:val="004452A8"/>
    <w:rsid w:val="0044587D"/>
    <w:rsid w:val="00447413"/>
    <w:rsid w:val="00450E86"/>
    <w:rsid w:val="004516B2"/>
    <w:rsid w:val="004560C3"/>
    <w:rsid w:val="00456378"/>
    <w:rsid w:val="00456BA8"/>
    <w:rsid w:val="004627E9"/>
    <w:rsid w:val="0046381B"/>
    <w:rsid w:val="00463EC9"/>
    <w:rsid w:val="004643A6"/>
    <w:rsid w:val="00465693"/>
    <w:rsid w:val="004661E0"/>
    <w:rsid w:val="00466663"/>
    <w:rsid w:val="0046706C"/>
    <w:rsid w:val="00467A06"/>
    <w:rsid w:val="00472C87"/>
    <w:rsid w:val="0047390F"/>
    <w:rsid w:val="00474737"/>
    <w:rsid w:val="00474AD7"/>
    <w:rsid w:val="00475A87"/>
    <w:rsid w:val="00476D50"/>
    <w:rsid w:val="00477013"/>
    <w:rsid w:val="004834C3"/>
    <w:rsid w:val="004839FE"/>
    <w:rsid w:val="00484783"/>
    <w:rsid w:val="004853B6"/>
    <w:rsid w:val="00486054"/>
    <w:rsid w:val="00486AA6"/>
    <w:rsid w:val="00486DE7"/>
    <w:rsid w:val="00490155"/>
    <w:rsid w:val="004915C9"/>
    <w:rsid w:val="004922CC"/>
    <w:rsid w:val="00492C6E"/>
    <w:rsid w:val="00492CAA"/>
    <w:rsid w:val="00493F72"/>
    <w:rsid w:val="00496621"/>
    <w:rsid w:val="004A015D"/>
    <w:rsid w:val="004A0B3C"/>
    <w:rsid w:val="004A20BB"/>
    <w:rsid w:val="004A4493"/>
    <w:rsid w:val="004A5331"/>
    <w:rsid w:val="004A5CAD"/>
    <w:rsid w:val="004A5DF5"/>
    <w:rsid w:val="004A672D"/>
    <w:rsid w:val="004B053F"/>
    <w:rsid w:val="004B12A9"/>
    <w:rsid w:val="004B2548"/>
    <w:rsid w:val="004B3872"/>
    <w:rsid w:val="004B3AE9"/>
    <w:rsid w:val="004B5BFD"/>
    <w:rsid w:val="004B71D9"/>
    <w:rsid w:val="004C22A5"/>
    <w:rsid w:val="004C31BC"/>
    <w:rsid w:val="004C4134"/>
    <w:rsid w:val="004C42EA"/>
    <w:rsid w:val="004C4459"/>
    <w:rsid w:val="004C63C9"/>
    <w:rsid w:val="004C6C43"/>
    <w:rsid w:val="004C70CA"/>
    <w:rsid w:val="004D076D"/>
    <w:rsid w:val="004D2B42"/>
    <w:rsid w:val="004D4055"/>
    <w:rsid w:val="004D5E7D"/>
    <w:rsid w:val="004D7214"/>
    <w:rsid w:val="004E181B"/>
    <w:rsid w:val="004E1CFC"/>
    <w:rsid w:val="004E2C0E"/>
    <w:rsid w:val="004E3791"/>
    <w:rsid w:val="004E3915"/>
    <w:rsid w:val="004E6D02"/>
    <w:rsid w:val="004F08F0"/>
    <w:rsid w:val="004F2778"/>
    <w:rsid w:val="004F3105"/>
    <w:rsid w:val="004F40FC"/>
    <w:rsid w:val="004F536B"/>
    <w:rsid w:val="004F7105"/>
    <w:rsid w:val="005002F9"/>
    <w:rsid w:val="00500509"/>
    <w:rsid w:val="00500643"/>
    <w:rsid w:val="00500E53"/>
    <w:rsid w:val="005024D6"/>
    <w:rsid w:val="00502C96"/>
    <w:rsid w:val="005035CF"/>
    <w:rsid w:val="00503CE3"/>
    <w:rsid w:val="00504DE5"/>
    <w:rsid w:val="00506708"/>
    <w:rsid w:val="005076EC"/>
    <w:rsid w:val="005110F7"/>
    <w:rsid w:val="0051138B"/>
    <w:rsid w:val="00513E61"/>
    <w:rsid w:val="0051509F"/>
    <w:rsid w:val="0051556E"/>
    <w:rsid w:val="005158FB"/>
    <w:rsid w:val="00515F7C"/>
    <w:rsid w:val="00515FB1"/>
    <w:rsid w:val="005220C9"/>
    <w:rsid w:val="00523657"/>
    <w:rsid w:val="00524054"/>
    <w:rsid w:val="00525120"/>
    <w:rsid w:val="00526D4D"/>
    <w:rsid w:val="00531E4F"/>
    <w:rsid w:val="005329A6"/>
    <w:rsid w:val="00533520"/>
    <w:rsid w:val="00533606"/>
    <w:rsid w:val="00534072"/>
    <w:rsid w:val="00535C08"/>
    <w:rsid w:val="00536094"/>
    <w:rsid w:val="0053689B"/>
    <w:rsid w:val="00537505"/>
    <w:rsid w:val="005400D2"/>
    <w:rsid w:val="00540239"/>
    <w:rsid w:val="00541A63"/>
    <w:rsid w:val="00543E16"/>
    <w:rsid w:val="00544A7F"/>
    <w:rsid w:val="00545896"/>
    <w:rsid w:val="00545EF6"/>
    <w:rsid w:val="005468B2"/>
    <w:rsid w:val="005468BC"/>
    <w:rsid w:val="00546E1A"/>
    <w:rsid w:val="005517EC"/>
    <w:rsid w:val="00553F49"/>
    <w:rsid w:val="00554C0F"/>
    <w:rsid w:val="00555237"/>
    <w:rsid w:val="0055700E"/>
    <w:rsid w:val="005612F3"/>
    <w:rsid w:val="00561BFE"/>
    <w:rsid w:val="00562887"/>
    <w:rsid w:val="00562B27"/>
    <w:rsid w:val="00564821"/>
    <w:rsid w:val="00566CD7"/>
    <w:rsid w:val="00567002"/>
    <w:rsid w:val="00570E51"/>
    <w:rsid w:val="005727A2"/>
    <w:rsid w:val="00572C5D"/>
    <w:rsid w:val="0057300B"/>
    <w:rsid w:val="005736F6"/>
    <w:rsid w:val="0057417F"/>
    <w:rsid w:val="00574B00"/>
    <w:rsid w:val="00575AF1"/>
    <w:rsid w:val="005772EF"/>
    <w:rsid w:val="00577402"/>
    <w:rsid w:val="00577450"/>
    <w:rsid w:val="00581FC7"/>
    <w:rsid w:val="00582C3B"/>
    <w:rsid w:val="0058358C"/>
    <w:rsid w:val="00586BC1"/>
    <w:rsid w:val="00586F1E"/>
    <w:rsid w:val="00587EFB"/>
    <w:rsid w:val="00590470"/>
    <w:rsid w:val="00591C06"/>
    <w:rsid w:val="005923D6"/>
    <w:rsid w:val="005926D2"/>
    <w:rsid w:val="00592CD6"/>
    <w:rsid w:val="00595828"/>
    <w:rsid w:val="00595C69"/>
    <w:rsid w:val="00595E79"/>
    <w:rsid w:val="005962E7"/>
    <w:rsid w:val="00596D56"/>
    <w:rsid w:val="00597A6C"/>
    <w:rsid w:val="005A2926"/>
    <w:rsid w:val="005A3C65"/>
    <w:rsid w:val="005A4520"/>
    <w:rsid w:val="005A462C"/>
    <w:rsid w:val="005A4C01"/>
    <w:rsid w:val="005A7674"/>
    <w:rsid w:val="005B5B7F"/>
    <w:rsid w:val="005C072D"/>
    <w:rsid w:val="005C3716"/>
    <w:rsid w:val="005C4077"/>
    <w:rsid w:val="005C59D5"/>
    <w:rsid w:val="005C6731"/>
    <w:rsid w:val="005C690C"/>
    <w:rsid w:val="005D03A0"/>
    <w:rsid w:val="005D221B"/>
    <w:rsid w:val="005D76BA"/>
    <w:rsid w:val="005D7C53"/>
    <w:rsid w:val="005E5586"/>
    <w:rsid w:val="005E5654"/>
    <w:rsid w:val="005E74F9"/>
    <w:rsid w:val="005F0F6D"/>
    <w:rsid w:val="005F0FFF"/>
    <w:rsid w:val="005F18BB"/>
    <w:rsid w:val="005F273E"/>
    <w:rsid w:val="005F32F3"/>
    <w:rsid w:val="005F3F70"/>
    <w:rsid w:val="005F414D"/>
    <w:rsid w:val="005F439E"/>
    <w:rsid w:val="00601C7B"/>
    <w:rsid w:val="00602537"/>
    <w:rsid w:val="0060314B"/>
    <w:rsid w:val="00603F3D"/>
    <w:rsid w:val="00604B23"/>
    <w:rsid w:val="00605DB8"/>
    <w:rsid w:val="00606F2F"/>
    <w:rsid w:val="006073A7"/>
    <w:rsid w:val="00610A1B"/>
    <w:rsid w:val="00610AB4"/>
    <w:rsid w:val="0061322D"/>
    <w:rsid w:val="00613761"/>
    <w:rsid w:val="00614046"/>
    <w:rsid w:val="00616304"/>
    <w:rsid w:val="00616831"/>
    <w:rsid w:val="00616D6C"/>
    <w:rsid w:val="00620B1A"/>
    <w:rsid w:val="006241DC"/>
    <w:rsid w:val="00624F16"/>
    <w:rsid w:val="00625A3E"/>
    <w:rsid w:val="006269F4"/>
    <w:rsid w:val="00626FDE"/>
    <w:rsid w:val="00632C4D"/>
    <w:rsid w:val="00635041"/>
    <w:rsid w:val="00636736"/>
    <w:rsid w:val="006418E5"/>
    <w:rsid w:val="00643D7B"/>
    <w:rsid w:val="0064438E"/>
    <w:rsid w:val="00644F3A"/>
    <w:rsid w:val="00645FB8"/>
    <w:rsid w:val="00651AF5"/>
    <w:rsid w:val="00651BF0"/>
    <w:rsid w:val="0065241B"/>
    <w:rsid w:val="00652CDA"/>
    <w:rsid w:val="00652DDE"/>
    <w:rsid w:val="00653192"/>
    <w:rsid w:val="006538AA"/>
    <w:rsid w:val="00655A7B"/>
    <w:rsid w:val="0065657A"/>
    <w:rsid w:val="00657B3C"/>
    <w:rsid w:val="006620E4"/>
    <w:rsid w:val="00662239"/>
    <w:rsid w:val="00664943"/>
    <w:rsid w:val="0066558B"/>
    <w:rsid w:val="0066676C"/>
    <w:rsid w:val="00667F49"/>
    <w:rsid w:val="00673927"/>
    <w:rsid w:val="00675491"/>
    <w:rsid w:val="006758AA"/>
    <w:rsid w:val="006759DF"/>
    <w:rsid w:val="00675B09"/>
    <w:rsid w:val="00676777"/>
    <w:rsid w:val="0068125D"/>
    <w:rsid w:val="00682187"/>
    <w:rsid w:val="00682AAD"/>
    <w:rsid w:val="0068338F"/>
    <w:rsid w:val="00684E2A"/>
    <w:rsid w:val="00686C93"/>
    <w:rsid w:val="00687EBF"/>
    <w:rsid w:val="006901B6"/>
    <w:rsid w:val="00694250"/>
    <w:rsid w:val="006955EE"/>
    <w:rsid w:val="006958F1"/>
    <w:rsid w:val="0069711B"/>
    <w:rsid w:val="0069747E"/>
    <w:rsid w:val="00697889"/>
    <w:rsid w:val="00697BB7"/>
    <w:rsid w:val="006A22D2"/>
    <w:rsid w:val="006A2739"/>
    <w:rsid w:val="006A4E84"/>
    <w:rsid w:val="006A5166"/>
    <w:rsid w:val="006A5EAC"/>
    <w:rsid w:val="006B0F5B"/>
    <w:rsid w:val="006B1BC7"/>
    <w:rsid w:val="006B47A9"/>
    <w:rsid w:val="006B4834"/>
    <w:rsid w:val="006B768E"/>
    <w:rsid w:val="006B7F4B"/>
    <w:rsid w:val="006C1003"/>
    <w:rsid w:val="006C15E3"/>
    <w:rsid w:val="006C1A8C"/>
    <w:rsid w:val="006C1F8F"/>
    <w:rsid w:val="006C2A99"/>
    <w:rsid w:val="006C2DAA"/>
    <w:rsid w:val="006C44CE"/>
    <w:rsid w:val="006C528C"/>
    <w:rsid w:val="006C5D53"/>
    <w:rsid w:val="006C5E8B"/>
    <w:rsid w:val="006C6808"/>
    <w:rsid w:val="006C6BCA"/>
    <w:rsid w:val="006D10F3"/>
    <w:rsid w:val="006D18F7"/>
    <w:rsid w:val="006D1F9D"/>
    <w:rsid w:val="006D2039"/>
    <w:rsid w:val="006D3C7F"/>
    <w:rsid w:val="006D4735"/>
    <w:rsid w:val="006D5912"/>
    <w:rsid w:val="006D66C7"/>
    <w:rsid w:val="006E0047"/>
    <w:rsid w:val="006E303A"/>
    <w:rsid w:val="006E3871"/>
    <w:rsid w:val="006E3C20"/>
    <w:rsid w:val="006E5535"/>
    <w:rsid w:val="006E5CE6"/>
    <w:rsid w:val="006F14C7"/>
    <w:rsid w:val="006F202A"/>
    <w:rsid w:val="006F370D"/>
    <w:rsid w:val="006F4225"/>
    <w:rsid w:val="006F50F2"/>
    <w:rsid w:val="007023EF"/>
    <w:rsid w:val="00703937"/>
    <w:rsid w:val="00703ACD"/>
    <w:rsid w:val="0071158B"/>
    <w:rsid w:val="00713D8B"/>
    <w:rsid w:val="00714448"/>
    <w:rsid w:val="0071469E"/>
    <w:rsid w:val="0071523F"/>
    <w:rsid w:val="007171A7"/>
    <w:rsid w:val="00720009"/>
    <w:rsid w:val="0072010A"/>
    <w:rsid w:val="00722117"/>
    <w:rsid w:val="00723584"/>
    <w:rsid w:val="007247BC"/>
    <w:rsid w:val="00724FB9"/>
    <w:rsid w:val="0072642C"/>
    <w:rsid w:val="007278DB"/>
    <w:rsid w:val="00733938"/>
    <w:rsid w:val="00733EC0"/>
    <w:rsid w:val="00735FD8"/>
    <w:rsid w:val="00736C12"/>
    <w:rsid w:val="00736C81"/>
    <w:rsid w:val="00736CCB"/>
    <w:rsid w:val="007418EE"/>
    <w:rsid w:val="007436B9"/>
    <w:rsid w:val="007446B0"/>
    <w:rsid w:val="00745045"/>
    <w:rsid w:val="00745A5F"/>
    <w:rsid w:val="00745D45"/>
    <w:rsid w:val="0074680C"/>
    <w:rsid w:val="0075029C"/>
    <w:rsid w:val="00754EEB"/>
    <w:rsid w:val="007566C1"/>
    <w:rsid w:val="00756A0D"/>
    <w:rsid w:val="00757AF1"/>
    <w:rsid w:val="00764847"/>
    <w:rsid w:val="00766BBB"/>
    <w:rsid w:val="007673B6"/>
    <w:rsid w:val="0076761B"/>
    <w:rsid w:val="00767F37"/>
    <w:rsid w:val="0077057E"/>
    <w:rsid w:val="00770B0C"/>
    <w:rsid w:val="00770D85"/>
    <w:rsid w:val="00772B60"/>
    <w:rsid w:val="00774646"/>
    <w:rsid w:val="00774D79"/>
    <w:rsid w:val="00776573"/>
    <w:rsid w:val="007771EC"/>
    <w:rsid w:val="0077774D"/>
    <w:rsid w:val="007779AD"/>
    <w:rsid w:val="00777FB5"/>
    <w:rsid w:val="0078108F"/>
    <w:rsid w:val="0078275D"/>
    <w:rsid w:val="007827E9"/>
    <w:rsid w:val="00790735"/>
    <w:rsid w:val="00790871"/>
    <w:rsid w:val="00790F97"/>
    <w:rsid w:val="00792869"/>
    <w:rsid w:val="00792909"/>
    <w:rsid w:val="0079408F"/>
    <w:rsid w:val="007941F4"/>
    <w:rsid w:val="0079457D"/>
    <w:rsid w:val="0079752D"/>
    <w:rsid w:val="007A2744"/>
    <w:rsid w:val="007A2A72"/>
    <w:rsid w:val="007A5988"/>
    <w:rsid w:val="007A7AD4"/>
    <w:rsid w:val="007B0AEF"/>
    <w:rsid w:val="007B0E08"/>
    <w:rsid w:val="007B1C36"/>
    <w:rsid w:val="007B21E0"/>
    <w:rsid w:val="007B2431"/>
    <w:rsid w:val="007B2488"/>
    <w:rsid w:val="007B2884"/>
    <w:rsid w:val="007B3DFF"/>
    <w:rsid w:val="007B4831"/>
    <w:rsid w:val="007B49BC"/>
    <w:rsid w:val="007B56CE"/>
    <w:rsid w:val="007B775A"/>
    <w:rsid w:val="007C0314"/>
    <w:rsid w:val="007C1EB8"/>
    <w:rsid w:val="007C2036"/>
    <w:rsid w:val="007C2303"/>
    <w:rsid w:val="007C417A"/>
    <w:rsid w:val="007C5D3F"/>
    <w:rsid w:val="007C6448"/>
    <w:rsid w:val="007C7EE6"/>
    <w:rsid w:val="007C7F00"/>
    <w:rsid w:val="007D12A9"/>
    <w:rsid w:val="007D1974"/>
    <w:rsid w:val="007D2AE6"/>
    <w:rsid w:val="007D3E73"/>
    <w:rsid w:val="007D5E19"/>
    <w:rsid w:val="007E06FE"/>
    <w:rsid w:val="007E1259"/>
    <w:rsid w:val="007E1E15"/>
    <w:rsid w:val="007E2436"/>
    <w:rsid w:val="007E2FAF"/>
    <w:rsid w:val="007E4610"/>
    <w:rsid w:val="007E6052"/>
    <w:rsid w:val="007E7FDA"/>
    <w:rsid w:val="007F116F"/>
    <w:rsid w:val="007F1390"/>
    <w:rsid w:val="007F1A89"/>
    <w:rsid w:val="007F1E18"/>
    <w:rsid w:val="007F2239"/>
    <w:rsid w:val="007F2DE7"/>
    <w:rsid w:val="007F2F76"/>
    <w:rsid w:val="007F3734"/>
    <w:rsid w:val="007F6337"/>
    <w:rsid w:val="00800A0F"/>
    <w:rsid w:val="00801AC5"/>
    <w:rsid w:val="00802181"/>
    <w:rsid w:val="008036FB"/>
    <w:rsid w:val="00804F84"/>
    <w:rsid w:val="00805BC9"/>
    <w:rsid w:val="008109C8"/>
    <w:rsid w:val="00810A36"/>
    <w:rsid w:val="0081121D"/>
    <w:rsid w:val="008127CD"/>
    <w:rsid w:val="00812CCE"/>
    <w:rsid w:val="00813759"/>
    <w:rsid w:val="00815BCA"/>
    <w:rsid w:val="00817473"/>
    <w:rsid w:val="0082002D"/>
    <w:rsid w:val="008243FB"/>
    <w:rsid w:val="008256F6"/>
    <w:rsid w:val="0083096A"/>
    <w:rsid w:val="008331FE"/>
    <w:rsid w:val="00833B6C"/>
    <w:rsid w:val="00834074"/>
    <w:rsid w:val="00834375"/>
    <w:rsid w:val="0083554B"/>
    <w:rsid w:val="00836336"/>
    <w:rsid w:val="008376F7"/>
    <w:rsid w:val="00841089"/>
    <w:rsid w:val="00842FE6"/>
    <w:rsid w:val="0084397B"/>
    <w:rsid w:val="008440DD"/>
    <w:rsid w:val="00846DC0"/>
    <w:rsid w:val="008478A7"/>
    <w:rsid w:val="008518E6"/>
    <w:rsid w:val="008536FB"/>
    <w:rsid w:val="00854F3D"/>
    <w:rsid w:val="00856C23"/>
    <w:rsid w:val="008573B6"/>
    <w:rsid w:val="00857D70"/>
    <w:rsid w:val="00862889"/>
    <w:rsid w:val="00862E6D"/>
    <w:rsid w:val="00863054"/>
    <w:rsid w:val="00863745"/>
    <w:rsid w:val="00863B74"/>
    <w:rsid w:val="00866A85"/>
    <w:rsid w:val="00871985"/>
    <w:rsid w:val="008733C5"/>
    <w:rsid w:val="00874EB5"/>
    <w:rsid w:val="00875516"/>
    <w:rsid w:val="00881943"/>
    <w:rsid w:val="00883403"/>
    <w:rsid w:val="008834BE"/>
    <w:rsid w:val="00883CFA"/>
    <w:rsid w:val="00884731"/>
    <w:rsid w:val="008876FF"/>
    <w:rsid w:val="00887866"/>
    <w:rsid w:val="008878F8"/>
    <w:rsid w:val="0089382F"/>
    <w:rsid w:val="00894FE1"/>
    <w:rsid w:val="00895789"/>
    <w:rsid w:val="00897718"/>
    <w:rsid w:val="00897D2C"/>
    <w:rsid w:val="008A4C92"/>
    <w:rsid w:val="008A4F14"/>
    <w:rsid w:val="008A71EC"/>
    <w:rsid w:val="008A7385"/>
    <w:rsid w:val="008B2479"/>
    <w:rsid w:val="008B3978"/>
    <w:rsid w:val="008B4591"/>
    <w:rsid w:val="008B704A"/>
    <w:rsid w:val="008C0A09"/>
    <w:rsid w:val="008C172D"/>
    <w:rsid w:val="008C452B"/>
    <w:rsid w:val="008C57A9"/>
    <w:rsid w:val="008C5C33"/>
    <w:rsid w:val="008C793A"/>
    <w:rsid w:val="008C7EDA"/>
    <w:rsid w:val="008D0DB5"/>
    <w:rsid w:val="008D258B"/>
    <w:rsid w:val="008D26FB"/>
    <w:rsid w:val="008D3E64"/>
    <w:rsid w:val="008D3FA0"/>
    <w:rsid w:val="008D4B92"/>
    <w:rsid w:val="008D5F8C"/>
    <w:rsid w:val="008D6763"/>
    <w:rsid w:val="008E5BBE"/>
    <w:rsid w:val="008F02BB"/>
    <w:rsid w:val="008F1964"/>
    <w:rsid w:val="008F1F9B"/>
    <w:rsid w:val="008F37FD"/>
    <w:rsid w:val="008F3A86"/>
    <w:rsid w:val="008F63E5"/>
    <w:rsid w:val="008F682D"/>
    <w:rsid w:val="008F7B36"/>
    <w:rsid w:val="0090077B"/>
    <w:rsid w:val="0090310C"/>
    <w:rsid w:val="00905ADF"/>
    <w:rsid w:val="00906A84"/>
    <w:rsid w:val="00906C9C"/>
    <w:rsid w:val="00907197"/>
    <w:rsid w:val="00910E8B"/>
    <w:rsid w:val="00913E11"/>
    <w:rsid w:val="0091493F"/>
    <w:rsid w:val="00916336"/>
    <w:rsid w:val="009168D7"/>
    <w:rsid w:val="00917ED4"/>
    <w:rsid w:val="00920DFF"/>
    <w:rsid w:val="00927FDF"/>
    <w:rsid w:val="00930B65"/>
    <w:rsid w:val="00931F38"/>
    <w:rsid w:val="00932C47"/>
    <w:rsid w:val="009338F8"/>
    <w:rsid w:val="00933BD8"/>
    <w:rsid w:val="00934273"/>
    <w:rsid w:val="009351D0"/>
    <w:rsid w:val="009357EC"/>
    <w:rsid w:val="00935F04"/>
    <w:rsid w:val="009412F2"/>
    <w:rsid w:val="00942C2E"/>
    <w:rsid w:val="00944695"/>
    <w:rsid w:val="0094504A"/>
    <w:rsid w:val="00945E64"/>
    <w:rsid w:val="0094699B"/>
    <w:rsid w:val="00950CA6"/>
    <w:rsid w:val="00955414"/>
    <w:rsid w:val="009559D9"/>
    <w:rsid w:val="00955CED"/>
    <w:rsid w:val="00955F7B"/>
    <w:rsid w:val="00956AA4"/>
    <w:rsid w:val="00962C11"/>
    <w:rsid w:val="00962EA3"/>
    <w:rsid w:val="00963AD9"/>
    <w:rsid w:val="00964506"/>
    <w:rsid w:val="00965EE2"/>
    <w:rsid w:val="009668D7"/>
    <w:rsid w:val="0096705E"/>
    <w:rsid w:val="00967BB2"/>
    <w:rsid w:val="00970291"/>
    <w:rsid w:val="00970384"/>
    <w:rsid w:val="00970630"/>
    <w:rsid w:val="00970C78"/>
    <w:rsid w:val="00970EEA"/>
    <w:rsid w:val="00972193"/>
    <w:rsid w:val="00973289"/>
    <w:rsid w:val="00973554"/>
    <w:rsid w:val="00973879"/>
    <w:rsid w:val="00975A32"/>
    <w:rsid w:val="0098035E"/>
    <w:rsid w:val="00980B19"/>
    <w:rsid w:val="00980EE9"/>
    <w:rsid w:val="00981251"/>
    <w:rsid w:val="0098153E"/>
    <w:rsid w:val="0098514E"/>
    <w:rsid w:val="0098535C"/>
    <w:rsid w:val="009862E3"/>
    <w:rsid w:val="00986EFB"/>
    <w:rsid w:val="00987D9D"/>
    <w:rsid w:val="0099244A"/>
    <w:rsid w:val="009939A4"/>
    <w:rsid w:val="00993C49"/>
    <w:rsid w:val="00996D3B"/>
    <w:rsid w:val="009A05C1"/>
    <w:rsid w:val="009A2392"/>
    <w:rsid w:val="009A28EE"/>
    <w:rsid w:val="009A594A"/>
    <w:rsid w:val="009A606A"/>
    <w:rsid w:val="009A65EB"/>
    <w:rsid w:val="009A71BE"/>
    <w:rsid w:val="009A7E41"/>
    <w:rsid w:val="009B63F0"/>
    <w:rsid w:val="009B7AFA"/>
    <w:rsid w:val="009B7E6B"/>
    <w:rsid w:val="009C1169"/>
    <w:rsid w:val="009C1A90"/>
    <w:rsid w:val="009C253D"/>
    <w:rsid w:val="009C76D9"/>
    <w:rsid w:val="009D106C"/>
    <w:rsid w:val="009D29CC"/>
    <w:rsid w:val="009D47D9"/>
    <w:rsid w:val="009D48B7"/>
    <w:rsid w:val="009D586B"/>
    <w:rsid w:val="009D64DC"/>
    <w:rsid w:val="009D6D1A"/>
    <w:rsid w:val="009D7B38"/>
    <w:rsid w:val="009D7D6E"/>
    <w:rsid w:val="009E197E"/>
    <w:rsid w:val="009E2312"/>
    <w:rsid w:val="009E549E"/>
    <w:rsid w:val="009E700C"/>
    <w:rsid w:val="009F0030"/>
    <w:rsid w:val="009F0B83"/>
    <w:rsid w:val="009F130B"/>
    <w:rsid w:val="009F414D"/>
    <w:rsid w:val="009F496B"/>
    <w:rsid w:val="009F7C99"/>
    <w:rsid w:val="00A01FE4"/>
    <w:rsid w:val="00A0211C"/>
    <w:rsid w:val="00A0247A"/>
    <w:rsid w:val="00A0295E"/>
    <w:rsid w:val="00A0324F"/>
    <w:rsid w:val="00A04E62"/>
    <w:rsid w:val="00A06F31"/>
    <w:rsid w:val="00A07F65"/>
    <w:rsid w:val="00A102D1"/>
    <w:rsid w:val="00A1130C"/>
    <w:rsid w:val="00A114DF"/>
    <w:rsid w:val="00A1150C"/>
    <w:rsid w:val="00A15BBD"/>
    <w:rsid w:val="00A1664E"/>
    <w:rsid w:val="00A2137B"/>
    <w:rsid w:val="00A226F8"/>
    <w:rsid w:val="00A22A65"/>
    <w:rsid w:val="00A262A6"/>
    <w:rsid w:val="00A26CC4"/>
    <w:rsid w:val="00A27491"/>
    <w:rsid w:val="00A302A2"/>
    <w:rsid w:val="00A31CC1"/>
    <w:rsid w:val="00A32A7E"/>
    <w:rsid w:val="00A32B89"/>
    <w:rsid w:val="00A355CF"/>
    <w:rsid w:val="00A36543"/>
    <w:rsid w:val="00A374BB"/>
    <w:rsid w:val="00A40724"/>
    <w:rsid w:val="00A41265"/>
    <w:rsid w:val="00A414D3"/>
    <w:rsid w:val="00A415B1"/>
    <w:rsid w:val="00A4375E"/>
    <w:rsid w:val="00A4401A"/>
    <w:rsid w:val="00A44273"/>
    <w:rsid w:val="00A4660C"/>
    <w:rsid w:val="00A4745B"/>
    <w:rsid w:val="00A50BA7"/>
    <w:rsid w:val="00A51CA8"/>
    <w:rsid w:val="00A5200D"/>
    <w:rsid w:val="00A54A5D"/>
    <w:rsid w:val="00A5666F"/>
    <w:rsid w:val="00A56A78"/>
    <w:rsid w:val="00A56C2A"/>
    <w:rsid w:val="00A60175"/>
    <w:rsid w:val="00A601F8"/>
    <w:rsid w:val="00A607F5"/>
    <w:rsid w:val="00A614A6"/>
    <w:rsid w:val="00A6219F"/>
    <w:rsid w:val="00A62A36"/>
    <w:rsid w:val="00A6467F"/>
    <w:rsid w:val="00A64843"/>
    <w:rsid w:val="00A64BEB"/>
    <w:rsid w:val="00A65366"/>
    <w:rsid w:val="00A65788"/>
    <w:rsid w:val="00A6629A"/>
    <w:rsid w:val="00A67F4B"/>
    <w:rsid w:val="00A7063B"/>
    <w:rsid w:val="00A718BC"/>
    <w:rsid w:val="00A72790"/>
    <w:rsid w:val="00A746B3"/>
    <w:rsid w:val="00A74888"/>
    <w:rsid w:val="00A757BB"/>
    <w:rsid w:val="00A75876"/>
    <w:rsid w:val="00A7789B"/>
    <w:rsid w:val="00A814C9"/>
    <w:rsid w:val="00A8270E"/>
    <w:rsid w:val="00A829E1"/>
    <w:rsid w:val="00A83018"/>
    <w:rsid w:val="00A831C2"/>
    <w:rsid w:val="00A834CB"/>
    <w:rsid w:val="00A877C5"/>
    <w:rsid w:val="00A8791C"/>
    <w:rsid w:val="00A9103E"/>
    <w:rsid w:val="00A910FD"/>
    <w:rsid w:val="00A92E54"/>
    <w:rsid w:val="00A93CE1"/>
    <w:rsid w:val="00A93FFE"/>
    <w:rsid w:val="00A94764"/>
    <w:rsid w:val="00A94998"/>
    <w:rsid w:val="00A94FFE"/>
    <w:rsid w:val="00A9549A"/>
    <w:rsid w:val="00A960EA"/>
    <w:rsid w:val="00A965CA"/>
    <w:rsid w:val="00AA10EF"/>
    <w:rsid w:val="00AA1C99"/>
    <w:rsid w:val="00AA1EE3"/>
    <w:rsid w:val="00AA2B16"/>
    <w:rsid w:val="00AA49E8"/>
    <w:rsid w:val="00AA78E3"/>
    <w:rsid w:val="00AB36D2"/>
    <w:rsid w:val="00AB5EEB"/>
    <w:rsid w:val="00AB7093"/>
    <w:rsid w:val="00AB717F"/>
    <w:rsid w:val="00AC0A6E"/>
    <w:rsid w:val="00AC111B"/>
    <w:rsid w:val="00AC164B"/>
    <w:rsid w:val="00AC27FB"/>
    <w:rsid w:val="00AC3739"/>
    <w:rsid w:val="00AC6FFE"/>
    <w:rsid w:val="00AC7A06"/>
    <w:rsid w:val="00AD2D61"/>
    <w:rsid w:val="00AD30FE"/>
    <w:rsid w:val="00AD3B81"/>
    <w:rsid w:val="00AD3F0D"/>
    <w:rsid w:val="00AD4E7D"/>
    <w:rsid w:val="00AE09A2"/>
    <w:rsid w:val="00AE0A55"/>
    <w:rsid w:val="00AE11FB"/>
    <w:rsid w:val="00AE2D83"/>
    <w:rsid w:val="00AE3027"/>
    <w:rsid w:val="00AE3BD2"/>
    <w:rsid w:val="00AE4F73"/>
    <w:rsid w:val="00AE5080"/>
    <w:rsid w:val="00AF001B"/>
    <w:rsid w:val="00AF2255"/>
    <w:rsid w:val="00AF295D"/>
    <w:rsid w:val="00AF2B56"/>
    <w:rsid w:val="00AF31CB"/>
    <w:rsid w:val="00AF39E2"/>
    <w:rsid w:val="00AF3CB5"/>
    <w:rsid w:val="00AF4BB7"/>
    <w:rsid w:val="00AF5ED2"/>
    <w:rsid w:val="00AF6DF3"/>
    <w:rsid w:val="00AF6ED5"/>
    <w:rsid w:val="00B01123"/>
    <w:rsid w:val="00B0179A"/>
    <w:rsid w:val="00B01E51"/>
    <w:rsid w:val="00B02626"/>
    <w:rsid w:val="00B02F2D"/>
    <w:rsid w:val="00B06376"/>
    <w:rsid w:val="00B07CC5"/>
    <w:rsid w:val="00B11CE1"/>
    <w:rsid w:val="00B1265F"/>
    <w:rsid w:val="00B1312E"/>
    <w:rsid w:val="00B136E1"/>
    <w:rsid w:val="00B14252"/>
    <w:rsid w:val="00B1554D"/>
    <w:rsid w:val="00B177B5"/>
    <w:rsid w:val="00B21E67"/>
    <w:rsid w:val="00B233FC"/>
    <w:rsid w:val="00B23F0E"/>
    <w:rsid w:val="00B23F65"/>
    <w:rsid w:val="00B23FBF"/>
    <w:rsid w:val="00B30849"/>
    <w:rsid w:val="00B3350E"/>
    <w:rsid w:val="00B33AF1"/>
    <w:rsid w:val="00B3427D"/>
    <w:rsid w:val="00B3579C"/>
    <w:rsid w:val="00B358AF"/>
    <w:rsid w:val="00B35F2B"/>
    <w:rsid w:val="00B36297"/>
    <w:rsid w:val="00B365A7"/>
    <w:rsid w:val="00B37CA7"/>
    <w:rsid w:val="00B40094"/>
    <w:rsid w:val="00B40189"/>
    <w:rsid w:val="00B41BFA"/>
    <w:rsid w:val="00B42737"/>
    <w:rsid w:val="00B44E50"/>
    <w:rsid w:val="00B45402"/>
    <w:rsid w:val="00B4557B"/>
    <w:rsid w:val="00B50F94"/>
    <w:rsid w:val="00B51FFA"/>
    <w:rsid w:val="00B53289"/>
    <w:rsid w:val="00B53643"/>
    <w:rsid w:val="00B54039"/>
    <w:rsid w:val="00B54068"/>
    <w:rsid w:val="00B546C2"/>
    <w:rsid w:val="00B54A2B"/>
    <w:rsid w:val="00B55645"/>
    <w:rsid w:val="00B55B8D"/>
    <w:rsid w:val="00B56AF9"/>
    <w:rsid w:val="00B57469"/>
    <w:rsid w:val="00B57A7A"/>
    <w:rsid w:val="00B6039F"/>
    <w:rsid w:val="00B60993"/>
    <w:rsid w:val="00B63A12"/>
    <w:rsid w:val="00B63F2C"/>
    <w:rsid w:val="00B64DED"/>
    <w:rsid w:val="00B6581E"/>
    <w:rsid w:val="00B6694B"/>
    <w:rsid w:val="00B669BB"/>
    <w:rsid w:val="00B670F9"/>
    <w:rsid w:val="00B7014A"/>
    <w:rsid w:val="00B706F8"/>
    <w:rsid w:val="00B716E4"/>
    <w:rsid w:val="00B71B36"/>
    <w:rsid w:val="00B72915"/>
    <w:rsid w:val="00B7484B"/>
    <w:rsid w:val="00B758BC"/>
    <w:rsid w:val="00B75A39"/>
    <w:rsid w:val="00B75EC8"/>
    <w:rsid w:val="00B771A4"/>
    <w:rsid w:val="00B816EA"/>
    <w:rsid w:val="00B81C62"/>
    <w:rsid w:val="00B81CB5"/>
    <w:rsid w:val="00B81E94"/>
    <w:rsid w:val="00B83595"/>
    <w:rsid w:val="00B837D7"/>
    <w:rsid w:val="00B83BAC"/>
    <w:rsid w:val="00B842E8"/>
    <w:rsid w:val="00B844C6"/>
    <w:rsid w:val="00B8470B"/>
    <w:rsid w:val="00B85D11"/>
    <w:rsid w:val="00B87CB6"/>
    <w:rsid w:val="00B913A2"/>
    <w:rsid w:val="00B92EE2"/>
    <w:rsid w:val="00B934A9"/>
    <w:rsid w:val="00B93534"/>
    <w:rsid w:val="00B96759"/>
    <w:rsid w:val="00B96ACC"/>
    <w:rsid w:val="00BA125A"/>
    <w:rsid w:val="00BA1274"/>
    <w:rsid w:val="00BA4B61"/>
    <w:rsid w:val="00BA563C"/>
    <w:rsid w:val="00BA567A"/>
    <w:rsid w:val="00BA633F"/>
    <w:rsid w:val="00BA7403"/>
    <w:rsid w:val="00BA767D"/>
    <w:rsid w:val="00BB1296"/>
    <w:rsid w:val="00BB2367"/>
    <w:rsid w:val="00BB278D"/>
    <w:rsid w:val="00BB3991"/>
    <w:rsid w:val="00BB3A3E"/>
    <w:rsid w:val="00BB43B7"/>
    <w:rsid w:val="00BB477F"/>
    <w:rsid w:val="00BB4E00"/>
    <w:rsid w:val="00BB53C3"/>
    <w:rsid w:val="00BB59D4"/>
    <w:rsid w:val="00BC0205"/>
    <w:rsid w:val="00BC09C8"/>
    <w:rsid w:val="00BC1175"/>
    <w:rsid w:val="00BC21EB"/>
    <w:rsid w:val="00BC3347"/>
    <w:rsid w:val="00BC37DF"/>
    <w:rsid w:val="00BC41B0"/>
    <w:rsid w:val="00BC4CEC"/>
    <w:rsid w:val="00BC538A"/>
    <w:rsid w:val="00BD0B94"/>
    <w:rsid w:val="00BD1C15"/>
    <w:rsid w:val="00BD2314"/>
    <w:rsid w:val="00BD656E"/>
    <w:rsid w:val="00BD66FE"/>
    <w:rsid w:val="00BD6AC4"/>
    <w:rsid w:val="00BD7F69"/>
    <w:rsid w:val="00BE0249"/>
    <w:rsid w:val="00BE05D1"/>
    <w:rsid w:val="00BE11F8"/>
    <w:rsid w:val="00BE53AE"/>
    <w:rsid w:val="00BF09EE"/>
    <w:rsid w:val="00BF21E3"/>
    <w:rsid w:val="00BF2AD7"/>
    <w:rsid w:val="00BF3BB2"/>
    <w:rsid w:val="00BF3F6A"/>
    <w:rsid w:val="00BF4A1A"/>
    <w:rsid w:val="00BF5F36"/>
    <w:rsid w:val="00C02CF7"/>
    <w:rsid w:val="00C06315"/>
    <w:rsid w:val="00C12279"/>
    <w:rsid w:val="00C1263D"/>
    <w:rsid w:val="00C148BD"/>
    <w:rsid w:val="00C15366"/>
    <w:rsid w:val="00C15B05"/>
    <w:rsid w:val="00C165EB"/>
    <w:rsid w:val="00C17444"/>
    <w:rsid w:val="00C17A50"/>
    <w:rsid w:val="00C20A96"/>
    <w:rsid w:val="00C2711C"/>
    <w:rsid w:val="00C304BE"/>
    <w:rsid w:val="00C32B5A"/>
    <w:rsid w:val="00C33AA2"/>
    <w:rsid w:val="00C33D3B"/>
    <w:rsid w:val="00C342FA"/>
    <w:rsid w:val="00C3757C"/>
    <w:rsid w:val="00C41041"/>
    <w:rsid w:val="00C42AFD"/>
    <w:rsid w:val="00C43A73"/>
    <w:rsid w:val="00C4774B"/>
    <w:rsid w:val="00C47E69"/>
    <w:rsid w:val="00C50CAC"/>
    <w:rsid w:val="00C51C6B"/>
    <w:rsid w:val="00C51D2F"/>
    <w:rsid w:val="00C5200D"/>
    <w:rsid w:val="00C52A17"/>
    <w:rsid w:val="00C52C28"/>
    <w:rsid w:val="00C52D79"/>
    <w:rsid w:val="00C53A10"/>
    <w:rsid w:val="00C55E65"/>
    <w:rsid w:val="00C55E6E"/>
    <w:rsid w:val="00C613F5"/>
    <w:rsid w:val="00C61642"/>
    <w:rsid w:val="00C61ABB"/>
    <w:rsid w:val="00C623A8"/>
    <w:rsid w:val="00C62D85"/>
    <w:rsid w:val="00C63EAC"/>
    <w:rsid w:val="00C6430A"/>
    <w:rsid w:val="00C64ACD"/>
    <w:rsid w:val="00C65439"/>
    <w:rsid w:val="00C70679"/>
    <w:rsid w:val="00C719BC"/>
    <w:rsid w:val="00C71F83"/>
    <w:rsid w:val="00C82E36"/>
    <w:rsid w:val="00C83026"/>
    <w:rsid w:val="00C908A4"/>
    <w:rsid w:val="00C92731"/>
    <w:rsid w:val="00C92AA1"/>
    <w:rsid w:val="00C92ED7"/>
    <w:rsid w:val="00C93B97"/>
    <w:rsid w:val="00C97285"/>
    <w:rsid w:val="00C97EBC"/>
    <w:rsid w:val="00CA072C"/>
    <w:rsid w:val="00CA0788"/>
    <w:rsid w:val="00CA07C8"/>
    <w:rsid w:val="00CA0BDF"/>
    <w:rsid w:val="00CA42FA"/>
    <w:rsid w:val="00CA441C"/>
    <w:rsid w:val="00CA7A2D"/>
    <w:rsid w:val="00CA7C32"/>
    <w:rsid w:val="00CB2123"/>
    <w:rsid w:val="00CB28AE"/>
    <w:rsid w:val="00CB515C"/>
    <w:rsid w:val="00CB5525"/>
    <w:rsid w:val="00CB5603"/>
    <w:rsid w:val="00CB7E69"/>
    <w:rsid w:val="00CC4254"/>
    <w:rsid w:val="00CC4579"/>
    <w:rsid w:val="00CC58BD"/>
    <w:rsid w:val="00CC7192"/>
    <w:rsid w:val="00CD1A35"/>
    <w:rsid w:val="00CD1EC6"/>
    <w:rsid w:val="00CD26E5"/>
    <w:rsid w:val="00CD2F7B"/>
    <w:rsid w:val="00CD3166"/>
    <w:rsid w:val="00CD3948"/>
    <w:rsid w:val="00CD4429"/>
    <w:rsid w:val="00CD6B4A"/>
    <w:rsid w:val="00CD737E"/>
    <w:rsid w:val="00CD7DF2"/>
    <w:rsid w:val="00CE1878"/>
    <w:rsid w:val="00CE1B6A"/>
    <w:rsid w:val="00CE20E7"/>
    <w:rsid w:val="00CE25CB"/>
    <w:rsid w:val="00CE30AE"/>
    <w:rsid w:val="00CE38DA"/>
    <w:rsid w:val="00CE3B9D"/>
    <w:rsid w:val="00CE79AA"/>
    <w:rsid w:val="00CF2307"/>
    <w:rsid w:val="00CF2E23"/>
    <w:rsid w:val="00CF3568"/>
    <w:rsid w:val="00CF450A"/>
    <w:rsid w:val="00CF4A14"/>
    <w:rsid w:val="00CF5213"/>
    <w:rsid w:val="00CF7AEA"/>
    <w:rsid w:val="00D00038"/>
    <w:rsid w:val="00D00A6E"/>
    <w:rsid w:val="00D019AD"/>
    <w:rsid w:val="00D0621A"/>
    <w:rsid w:val="00D07500"/>
    <w:rsid w:val="00D102B9"/>
    <w:rsid w:val="00D1319B"/>
    <w:rsid w:val="00D13855"/>
    <w:rsid w:val="00D13D42"/>
    <w:rsid w:val="00D13D76"/>
    <w:rsid w:val="00D13FCA"/>
    <w:rsid w:val="00D150AB"/>
    <w:rsid w:val="00D1515B"/>
    <w:rsid w:val="00D1533B"/>
    <w:rsid w:val="00D1591F"/>
    <w:rsid w:val="00D176B6"/>
    <w:rsid w:val="00D21D4D"/>
    <w:rsid w:val="00D22962"/>
    <w:rsid w:val="00D23023"/>
    <w:rsid w:val="00D23C5C"/>
    <w:rsid w:val="00D26326"/>
    <w:rsid w:val="00D270FC"/>
    <w:rsid w:val="00D27828"/>
    <w:rsid w:val="00D27FAC"/>
    <w:rsid w:val="00D304F3"/>
    <w:rsid w:val="00D32C53"/>
    <w:rsid w:val="00D353E4"/>
    <w:rsid w:val="00D4038A"/>
    <w:rsid w:val="00D415E5"/>
    <w:rsid w:val="00D42D63"/>
    <w:rsid w:val="00D42FDA"/>
    <w:rsid w:val="00D45AA5"/>
    <w:rsid w:val="00D45EB3"/>
    <w:rsid w:val="00D45F4E"/>
    <w:rsid w:val="00D46A31"/>
    <w:rsid w:val="00D46CE0"/>
    <w:rsid w:val="00D46ECD"/>
    <w:rsid w:val="00D52760"/>
    <w:rsid w:val="00D53C8F"/>
    <w:rsid w:val="00D54159"/>
    <w:rsid w:val="00D54206"/>
    <w:rsid w:val="00D544DD"/>
    <w:rsid w:val="00D5532B"/>
    <w:rsid w:val="00D579EF"/>
    <w:rsid w:val="00D60972"/>
    <w:rsid w:val="00D60A84"/>
    <w:rsid w:val="00D617C2"/>
    <w:rsid w:val="00D61EF9"/>
    <w:rsid w:val="00D62E7A"/>
    <w:rsid w:val="00D63F43"/>
    <w:rsid w:val="00D67E3E"/>
    <w:rsid w:val="00D71E28"/>
    <w:rsid w:val="00D74F5F"/>
    <w:rsid w:val="00D7622F"/>
    <w:rsid w:val="00D82013"/>
    <w:rsid w:val="00D83970"/>
    <w:rsid w:val="00D860CE"/>
    <w:rsid w:val="00D86245"/>
    <w:rsid w:val="00D8686F"/>
    <w:rsid w:val="00D86BF7"/>
    <w:rsid w:val="00D878DD"/>
    <w:rsid w:val="00D9222F"/>
    <w:rsid w:val="00D92441"/>
    <w:rsid w:val="00D928D4"/>
    <w:rsid w:val="00D92E07"/>
    <w:rsid w:val="00D95550"/>
    <w:rsid w:val="00D97449"/>
    <w:rsid w:val="00D978F2"/>
    <w:rsid w:val="00D97ED4"/>
    <w:rsid w:val="00DA0406"/>
    <w:rsid w:val="00DA0E25"/>
    <w:rsid w:val="00DA1138"/>
    <w:rsid w:val="00DA1F74"/>
    <w:rsid w:val="00DA4FBA"/>
    <w:rsid w:val="00DA7E14"/>
    <w:rsid w:val="00DA7E6B"/>
    <w:rsid w:val="00DB0010"/>
    <w:rsid w:val="00DB08CB"/>
    <w:rsid w:val="00DB0A4A"/>
    <w:rsid w:val="00DB1C27"/>
    <w:rsid w:val="00DB29DB"/>
    <w:rsid w:val="00DB4F8E"/>
    <w:rsid w:val="00DB5207"/>
    <w:rsid w:val="00DB678A"/>
    <w:rsid w:val="00DB7306"/>
    <w:rsid w:val="00DB77ED"/>
    <w:rsid w:val="00DC25D2"/>
    <w:rsid w:val="00DC3231"/>
    <w:rsid w:val="00DC35D8"/>
    <w:rsid w:val="00DC4C7B"/>
    <w:rsid w:val="00DC51C2"/>
    <w:rsid w:val="00DC525D"/>
    <w:rsid w:val="00DD0A49"/>
    <w:rsid w:val="00DD0BDA"/>
    <w:rsid w:val="00DD1435"/>
    <w:rsid w:val="00DD2FB1"/>
    <w:rsid w:val="00DD6C74"/>
    <w:rsid w:val="00DD6FB3"/>
    <w:rsid w:val="00DF089E"/>
    <w:rsid w:val="00DF3149"/>
    <w:rsid w:val="00DF479A"/>
    <w:rsid w:val="00DF49A4"/>
    <w:rsid w:val="00DF58DD"/>
    <w:rsid w:val="00E01182"/>
    <w:rsid w:val="00E01B78"/>
    <w:rsid w:val="00E0203C"/>
    <w:rsid w:val="00E02250"/>
    <w:rsid w:val="00E049E4"/>
    <w:rsid w:val="00E05033"/>
    <w:rsid w:val="00E05051"/>
    <w:rsid w:val="00E07420"/>
    <w:rsid w:val="00E11561"/>
    <w:rsid w:val="00E1237A"/>
    <w:rsid w:val="00E15061"/>
    <w:rsid w:val="00E156D9"/>
    <w:rsid w:val="00E17FDD"/>
    <w:rsid w:val="00E23138"/>
    <w:rsid w:val="00E2399F"/>
    <w:rsid w:val="00E25C91"/>
    <w:rsid w:val="00E26EBB"/>
    <w:rsid w:val="00E32B32"/>
    <w:rsid w:val="00E334EE"/>
    <w:rsid w:val="00E33949"/>
    <w:rsid w:val="00E34A3F"/>
    <w:rsid w:val="00E34C84"/>
    <w:rsid w:val="00E403EF"/>
    <w:rsid w:val="00E415B1"/>
    <w:rsid w:val="00E424A5"/>
    <w:rsid w:val="00E43AEF"/>
    <w:rsid w:val="00E46FDC"/>
    <w:rsid w:val="00E475FC"/>
    <w:rsid w:val="00E47D51"/>
    <w:rsid w:val="00E539A7"/>
    <w:rsid w:val="00E5564A"/>
    <w:rsid w:val="00E556D8"/>
    <w:rsid w:val="00E558D6"/>
    <w:rsid w:val="00E576B7"/>
    <w:rsid w:val="00E579B5"/>
    <w:rsid w:val="00E57CCF"/>
    <w:rsid w:val="00E6048C"/>
    <w:rsid w:val="00E604D1"/>
    <w:rsid w:val="00E62E16"/>
    <w:rsid w:val="00E63018"/>
    <w:rsid w:val="00E631C7"/>
    <w:rsid w:val="00E63703"/>
    <w:rsid w:val="00E64E00"/>
    <w:rsid w:val="00E66E72"/>
    <w:rsid w:val="00E7069A"/>
    <w:rsid w:val="00E712F8"/>
    <w:rsid w:val="00E73D7D"/>
    <w:rsid w:val="00E74185"/>
    <w:rsid w:val="00E74C45"/>
    <w:rsid w:val="00E760C1"/>
    <w:rsid w:val="00E76D4D"/>
    <w:rsid w:val="00E8242F"/>
    <w:rsid w:val="00E83357"/>
    <w:rsid w:val="00E863F1"/>
    <w:rsid w:val="00E87778"/>
    <w:rsid w:val="00E919B6"/>
    <w:rsid w:val="00E929C2"/>
    <w:rsid w:val="00E9403F"/>
    <w:rsid w:val="00E9561A"/>
    <w:rsid w:val="00E95B48"/>
    <w:rsid w:val="00E96280"/>
    <w:rsid w:val="00E971C5"/>
    <w:rsid w:val="00E97514"/>
    <w:rsid w:val="00EA0268"/>
    <w:rsid w:val="00EA19BC"/>
    <w:rsid w:val="00EA4519"/>
    <w:rsid w:val="00EA534E"/>
    <w:rsid w:val="00EA6DED"/>
    <w:rsid w:val="00EA761D"/>
    <w:rsid w:val="00EB03EE"/>
    <w:rsid w:val="00EB0441"/>
    <w:rsid w:val="00EB129A"/>
    <w:rsid w:val="00EB1ACA"/>
    <w:rsid w:val="00EB231D"/>
    <w:rsid w:val="00EB3472"/>
    <w:rsid w:val="00EB3FDC"/>
    <w:rsid w:val="00EB60F4"/>
    <w:rsid w:val="00EC1A1B"/>
    <w:rsid w:val="00EC1C6C"/>
    <w:rsid w:val="00EC3550"/>
    <w:rsid w:val="00EC3655"/>
    <w:rsid w:val="00EC3ACD"/>
    <w:rsid w:val="00EC3CD2"/>
    <w:rsid w:val="00EC468E"/>
    <w:rsid w:val="00EC50A6"/>
    <w:rsid w:val="00EC5DC9"/>
    <w:rsid w:val="00ED05C5"/>
    <w:rsid w:val="00ED1688"/>
    <w:rsid w:val="00ED1C9F"/>
    <w:rsid w:val="00ED2791"/>
    <w:rsid w:val="00ED2D7D"/>
    <w:rsid w:val="00ED33C4"/>
    <w:rsid w:val="00ED4DE7"/>
    <w:rsid w:val="00ED6376"/>
    <w:rsid w:val="00EE014C"/>
    <w:rsid w:val="00EE089F"/>
    <w:rsid w:val="00EE1551"/>
    <w:rsid w:val="00EE19F3"/>
    <w:rsid w:val="00EE3200"/>
    <w:rsid w:val="00EE3313"/>
    <w:rsid w:val="00EE3EE9"/>
    <w:rsid w:val="00EF0092"/>
    <w:rsid w:val="00EF23A3"/>
    <w:rsid w:val="00EF2672"/>
    <w:rsid w:val="00EF2F7F"/>
    <w:rsid w:val="00EF4A96"/>
    <w:rsid w:val="00EF5348"/>
    <w:rsid w:val="00F00AE5"/>
    <w:rsid w:val="00F00C3B"/>
    <w:rsid w:val="00F04E50"/>
    <w:rsid w:val="00F05B12"/>
    <w:rsid w:val="00F06C69"/>
    <w:rsid w:val="00F07232"/>
    <w:rsid w:val="00F07C96"/>
    <w:rsid w:val="00F1471E"/>
    <w:rsid w:val="00F15681"/>
    <w:rsid w:val="00F1739D"/>
    <w:rsid w:val="00F202E5"/>
    <w:rsid w:val="00F20D72"/>
    <w:rsid w:val="00F20E57"/>
    <w:rsid w:val="00F21C33"/>
    <w:rsid w:val="00F22D3B"/>
    <w:rsid w:val="00F23E74"/>
    <w:rsid w:val="00F24465"/>
    <w:rsid w:val="00F2494A"/>
    <w:rsid w:val="00F25300"/>
    <w:rsid w:val="00F25697"/>
    <w:rsid w:val="00F25788"/>
    <w:rsid w:val="00F261BB"/>
    <w:rsid w:val="00F2638F"/>
    <w:rsid w:val="00F30478"/>
    <w:rsid w:val="00F31D76"/>
    <w:rsid w:val="00F31E5D"/>
    <w:rsid w:val="00F3301C"/>
    <w:rsid w:val="00F349B2"/>
    <w:rsid w:val="00F378B6"/>
    <w:rsid w:val="00F40625"/>
    <w:rsid w:val="00F4180A"/>
    <w:rsid w:val="00F437E3"/>
    <w:rsid w:val="00F4452D"/>
    <w:rsid w:val="00F46828"/>
    <w:rsid w:val="00F50D8D"/>
    <w:rsid w:val="00F53BE4"/>
    <w:rsid w:val="00F5429A"/>
    <w:rsid w:val="00F55618"/>
    <w:rsid w:val="00F572F0"/>
    <w:rsid w:val="00F60890"/>
    <w:rsid w:val="00F61CD4"/>
    <w:rsid w:val="00F633A9"/>
    <w:rsid w:val="00F63914"/>
    <w:rsid w:val="00F6485D"/>
    <w:rsid w:val="00F651B1"/>
    <w:rsid w:val="00F66226"/>
    <w:rsid w:val="00F66B0F"/>
    <w:rsid w:val="00F674F8"/>
    <w:rsid w:val="00F714F9"/>
    <w:rsid w:val="00F72C91"/>
    <w:rsid w:val="00F73147"/>
    <w:rsid w:val="00F7328E"/>
    <w:rsid w:val="00F7480A"/>
    <w:rsid w:val="00F750C2"/>
    <w:rsid w:val="00F7538A"/>
    <w:rsid w:val="00F757CE"/>
    <w:rsid w:val="00F75A67"/>
    <w:rsid w:val="00F77786"/>
    <w:rsid w:val="00F81771"/>
    <w:rsid w:val="00F82BD1"/>
    <w:rsid w:val="00F82E9E"/>
    <w:rsid w:val="00F84F99"/>
    <w:rsid w:val="00F85943"/>
    <w:rsid w:val="00F86BEB"/>
    <w:rsid w:val="00F90BFB"/>
    <w:rsid w:val="00F913F8"/>
    <w:rsid w:val="00F92FE6"/>
    <w:rsid w:val="00F939F3"/>
    <w:rsid w:val="00F93EEF"/>
    <w:rsid w:val="00F9402C"/>
    <w:rsid w:val="00F951FC"/>
    <w:rsid w:val="00F965FF"/>
    <w:rsid w:val="00F96A30"/>
    <w:rsid w:val="00FA0402"/>
    <w:rsid w:val="00FA128C"/>
    <w:rsid w:val="00FA27DF"/>
    <w:rsid w:val="00FA3A02"/>
    <w:rsid w:val="00FA3A04"/>
    <w:rsid w:val="00FA42F2"/>
    <w:rsid w:val="00FA7C40"/>
    <w:rsid w:val="00FB20A8"/>
    <w:rsid w:val="00FB2B09"/>
    <w:rsid w:val="00FB5A6F"/>
    <w:rsid w:val="00FB76D2"/>
    <w:rsid w:val="00FB790A"/>
    <w:rsid w:val="00FB7DED"/>
    <w:rsid w:val="00FC22C0"/>
    <w:rsid w:val="00FC2FA9"/>
    <w:rsid w:val="00FC5218"/>
    <w:rsid w:val="00FC61B0"/>
    <w:rsid w:val="00FD08B1"/>
    <w:rsid w:val="00FD1551"/>
    <w:rsid w:val="00FD4695"/>
    <w:rsid w:val="00FD7055"/>
    <w:rsid w:val="00FE011C"/>
    <w:rsid w:val="00FE08D6"/>
    <w:rsid w:val="00FE1183"/>
    <w:rsid w:val="00FE12FB"/>
    <w:rsid w:val="00FE254C"/>
    <w:rsid w:val="00FE3DE0"/>
    <w:rsid w:val="00FE4470"/>
    <w:rsid w:val="00FE62D2"/>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38379181">
      <w:bodyDiv w:val="1"/>
      <w:marLeft w:val="0"/>
      <w:marRight w:val="0"/>
      <w:marTop w:val="0"/>
      <w:marBottom w:val="0"/>
      <w:divBdr>
        <w:top w:val="none" w:sz="0" w:space="0" w:color="auto"/>
        <w:left w:val="none" w:sz="0" w:space="0" w:color="auto"/>
        <w:bottom w:val="none" w:sz="0" w:space="0" w:color="auto"/>
        <w:right w:val="none" w:sz="0" w:space="0" w:color="auto"/>
      </w:divBdr>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759374640">
      <w:bodyDiv w:val="1"/>
      <w:marLeft w:val="0"/>
      <w:marRight w:val="0"/>
      <w:marTop w:val="0"/>
      <w:marBottom w:val="0"/>
      <w:divBdr>
        <w:top w:val="none" w:sz="0" w:space="0" w:color="auto"/>
        <w:left w:val="none" w:sz="0" w:space="0" w:color="auto"/>
        <w:bottom w:val="none" w:sz="0" w:space="0" w:color="auto"/>
        <w:right w:val="none" w:sz="0" w:space="0" w:color="auto"/>
      </w:divBdr>
    </w:div>
    <w:div w:id="839583927">
      <w:bodyDiv w:val="1"/>
      <w:marLeft w:val="0"/>
      <w:marRight w:val="0"/>
      <w:marTop w:val="0"/>
      <w:marBottom w:val="0"/>
      <w:divBdr>
        <w:top w:val="none" w:sz="0" w:space="0" w:color="auto"/>
        <w:left w:val="none" w:sz="0" w:space="0" w:color="auto"/>
        <w:bottom w:val="none" w:sz="0" w:space="0" w:color="auto"/>
        <w:right w:val="none" w:sz="0" w:space="0" w:color="auto"/>
      </w:divBdr>
    </w:div>
    <w:div w:id="900868955">
      <w:bodyDiv w:val="1"/>
      <w:marLeft w:val="0"/>
      <w:marRight w:val="0"/>
      <w:marTop w:val="0"/>
      <w:marBottom w:val="0"/>
      <w:divBdr>
        <w:top w:val="none" w:sz="0" w:space="0" w:color="auto"/>
        <w:left w:val="none" w:sz="0" w:space="0" w:color="auto"/>
        <w:bottom w:val="none" w:sz="0" w:space="0" w:color="auto"/>
        <w:right w:val="none" w:sz="0" w:space="0" w:color="auto"/>
      </w:divBdr>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991299891">
      <w:bodyDiv w:val="1"/>
      <w:marLeft w:val="0"/>
      <w:marRight w:val="0"/>
      <w:marTop w:val="0"/>
      <w:marBottom w:val="0"/>
      <w:divBdr>
        <w:top w:val="none" w:sz="0" w:space="0" w:color="auto"/>
        <w:left w:val="none" w:sz="0" w:space="0" w:color="auto"/>
        <w:bottom w:val="none" w:sz="0" w:space="0" w:color="auto"/>
        <w:right w:val="none" w:sz="0" w:space="0" w:color="auto"/>
      </w:divBdr>
    </w:div>
    <w:div w:id="1035430143">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19054599">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599242">
      <w:bodyDiv w:val="1"/>
      <w:marLeft w:val="0"/>
      <w:marRight w:val="0"/>
      <w:marTop w:val="0"/>
      <w:marBottom w:val="0"/>
      <w:divBdr>
        <w:top w:val="none" w:sz="0" w:space="0" w:color="auto"/>
        <w:left w:val="none" w:sz="0" w:space="0" w:color="auto"/>
        <w:bottom w:val="none" w:sz="0" w:space="0" w:color="auto"/>
        <w:right w:val="none" w:sz="0" w:space="0" w:color="auto"/>
      </w:divBdr>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087653830">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emf"/><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30" Type="http://schemas.microsoft.com/office/2011/relationships/commentsExtended" Target="commentsExtended.xm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childer@gwmail.gw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524</TotalTime>
  <Pages>27</Pages>
  <Words>28638</Words>
  <Characters>163243</Characters>
  <Application>Microsoft Macintosh Word</Application>
  <DocSecurity>0</DocSecurity>
  <Lines>1360</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50</cp:revision>
  <dcterms:created xsi:type="dcterms:W3CDTF">2016-01-17T21:24:00Z</dcterms:created>
  <dcterms:modified xsi:type="dcterms:W3CDTF">2016-01-26T19:32:00Z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citations="61" publications="66"/&gt;&lt;/info&gt;PAPERS2_INFO_END</vt:lpwstr>
  </property>
</Properties>
</file>